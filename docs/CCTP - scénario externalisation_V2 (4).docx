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4D68" w14:textId="77777777" w:rsidR="00FC73F8" w:rsidRDefault="00FC73F8" w:rsidP="000353BE">
      <w:pPr>
        <w:pStyle w:val="TableParagraph"/>
        <w:spacing w:before="114"/>
        <w:ind w:left="227"/>
        <w:rPr>
          <w:rFonts w:ascii="Verdana" w:hAnsi="Verdana"/>
          <w:b/>
          <w:w w:val="90"/>
          <w:sz w:val="32"/>
        </w:rPr>
      </w:pPr>
    </w:p>
    <w:p w14:paraId="59C7A25E" w14:textId="77777777" w:rsidR="00FC73F8" w:rsidRDefault="00FC73F8" w:rsidP="000353BE">
      <w:pPr>
        <w:pStyle w:val="TableParagraph"/>
        <w:spacing w:before="114"/>
        <w:ind w:left="227"/>
        <w:rPr>
          <w:rFonts w:ascii="Verdana" w:hAnsi="Verdana"/>
          <w:b/>
          <w:w w:val="90"/>
          <w:sz w:val="32"/>
        </w:rPr>
      </w:pPr>
    </w:p>
    <w:p w14:paraId="330CD23A" w14:textId="77777777" w:rsidR="00FC73F8" w:rsidRDefault="00FC73F8" w:rsidP="000353BE">
      <w:pPr>
        <w:pStyle w:val="TableParagraph"/>
        <w:spacing w:before="114"/>
        <w:ind w:left="227"/>
        <w:rPr>
          <w:rFonts w:ascii="Verdana" w:hAnsi="Verdana"/>
          <w:b/>
          <w:w w:val="90"/>
          <w:sz w:val="32"/>
        </w:rPr>
      </w:pPr>
    </w:p>
    <w:p w14:paraId="5EF89C0C" w14:textId="77777777" w:rsidR="00FC73F8" w:rsidRDefault="00FC73F8" w:rsidP="000353BE">
      <w:pPr>
        <w:pStyle w:val="TableParagraph"/>
        <w:spacing w:before="114"/>
        <w:ind w:left="227"/>
        <w:rPr>
          <w:rFonts w:ascii="Verdana" w:hAnsi="Verdana"/>
          <w:b/>
          <w:w w:val="90"/>
          <w:sz w:val="32"/>
        </w:rPr>
      </w:pPr>
    </w:p>
    <w:p w14:paraId="414A8706" w14:textId="1D634209" w:rsidR="000353BE" w:rsidRDefault="000353BE" w:rsidP="000353BE">
      <w:pPr>
        <w:pStyle w:val="TableParagraph"/>
        <w:spacing w:before="114"/>
        <w:ind w:left="227"/>
        <w:rPr>
          <w:rFonts w:ascii="Verdana" w:hAnsi="Verdana"/>
          <w:b/>
          <w:w w:val="90"/>
          <w:sz w:val="32"/>
        </w:rPr>
      </w:pPr>
      <w:r w:rsidRPr="00051059">
        <w:rPr>
          <w:rFonts w:ascii="Verdana" w:hAnsi="Verdana"/>
          <w:b/>
          <w:w w:val="90"/>
          <w:sz w:val="32"/>
        </w:rPr>
        <w:t xml:space="preserve">Marché de mise en place d’un </w:t>
      </w:r>
      <w:r w:rsidR="00FC73F8">
        <w:rPr>
          <w:rFonts w:ascii="Verdana" w:hAnsi="Verdana"/>
          <w:b/>
          <w:w w:val="90"/>
          <w:sz w:val="32"/>
        </w:rPr>
        <w:t>écosystème applicatif bâtimentaire</w:t>
      </w:r>
    </w:p>
    <w:p w14:paraId="4B498942" w14:textId="77777777" w:rsidR="00FC73F8" w:rsidRDefault="00FC73F8" w:rsidP="000353BE">
      <w:pPr>
        <w:pStyle w:val="TableParagraph"/>
        <w:spacing w:before="114"/>
        <w:ind w:left="227"/>
        <w:rPr>
          <w:rFonts w:ascii="Verdana" w:hAnsi="Verdana"/>
          <w:b/>
          <w:w w:val="90"/>
          <w:sz w:val="32"/>
        </w:rPr>
      </w:pPr>
    </w:p>
    <w:p w14:paraId="632ABC08" w14:textId="4F74C210" w:rsidR="000353BE" w:rsidRDefault="000353BE" w:rsidP="000353BE">
      <w:pPr>
        <w:pStyle w:val="TableParagraph"/>
        <w:spacing w:before="121"/>
        <w:ind w:left="227"/>
        <w:rPr>
          <w:b/>
          <w:spacing w:val="-2"/>
          <w:sz w:val="56"/>
          <w:szCs w:val="56"/>
        </w:rPr>
      </w:pPr>
      <w:r w:rsidRPr="085861DB">
        <w:rPr>
          <w:b/>
          <w:sz w:val="56"/>
          <w:szCs w:val="56"/>
        </w:rPr>
        <w:t>Prestation pour</w:t>
      </w:r>
      <w:r w:rsidRPr="085861DB">
        <w:rPr>
          <w:b/>
          <w:spacing w:val="-13"/>
          <w:sz w:val="56"/>
          <w:szCs w:val="56"/>
        </w:rPr>
        <w:t xml:space="preserve"> </w:t>
      </w:r>
      <w:r w:rsidR="00FC73F8" w:rsidRPr="085861DB">
        <w:rPr>
          <w:b/>
          <w:sz w:val="56"/>
          <w:szCs w:val="56"/>
        </w:rPr>
        <w:t>PRAEMIA REIM</w:t>
      </w:r>
      <w:r w:rsidR="732F99EE" w:rsidRPr="085861DB">
        <w:rPr>
          <w:b/>
          <w:bCs/>
          <w:sz w:val="56"/>
          <w:szCs w:val="56"/>
        </w:rPr>
        <w:t xml:space="preserve"> France</w:t>
      </w:r>
    </w:p>
    <w:p w14:paraId="217793BD" w14:textId="77777777" w:rsidR="00FC73F8" w:rsidRDefault="00FC73F8" w:rsidP="000353BE">
      <w:pPr>
        <w:pStyle w:val="TableParagraph"/>
        <w:spacing w:before="121"/>
        <w:ind w:left="227"/>
        <w:rPr>
          <w:b/>
          <w:sz w:val="56"/>
        </w:rPr>
      </w:pPr>
    </w:p>
    <w:p w14:paraId="096CE7FA" w14:textId="797C6A5A" w:rsidR="00BD6906" w:rsidRDefault="000353BE" w:rsidP="00FC73F8">
      <w:pPr>
        <w:rPr>
          <w:sz w:val="40"/>
        </w:rPr>
      </w:pPr>
      <w:r>
        <w:rPr>
          <w:sz w:val="40"/>
        </w:rPr>
        <w:t>Cahier</w:t>
      </w:r>
      <w:r>
        <w:rPr>
          <w:spacing w:val="-12"/>
          <w:sz w:val="40"/>
        </w:rPr>
        <w:t xml:space="preserve"> </w:t>
      </w:r>
      <w:r>
        <w:rPr>
          <w:sz w:val="40"/>
        </w:rPr>
        <w:t>des</w:t>
      </w:r>
      <w:r>
        <w:rPr>
          <w:spacing w:val="-11"/>
          <w:sz w:val="40"/>
        </w:rPr>
        <w:t xml:space="preserve"> </w:t>
      </w:r>
      <w:r>
        <w:rPr>
          <w:sz w:val="40"/>
        </w:rPr>
        <w:t>Clauses</w:t>
      </w:r>
      <w:r>
        <w:rPr>
          <w:spacing w:val="-11"/>
          <w:sz w:val="40"/>
        </w:rPr>
        <w:t xml:space="preserve"> </w:t>
      </w:r>
      <w:r>
        <w:rPr>
          <w:sz w:val="40"/>
        </w:rPr>
        <w:t>Techniques Particulières (CCTP)</w:t>
      </w:r>
    </w:p>
    <w:p w14:paraId="7A822FDC" w14:textId="77777777" w:rsidR="00D03A12" w:rsidRDefault="00D03A12" w:rsidP="00FC73F8">
      <w:pPr>
        <w:rPr>
          <w:sz w:val="40"/>
        </w:rPr>
      </w:pPr>
    </w:p>
    <w:p w14:paraId="2AB5656D" w14:textId="77777777" w:rsidR="00D03A12" w:rsidRDefault="00D03A12" w:rsidP="00FC73F8">
      <w:pPr>
        <w:rPr>
          <w:sz w:val="40"/>
        </w:rPr>
      </w:pPr>
    </w:p>
    <w:p w14:paraId="16E8CECC" w14:textId="77777777" w:rsidR="00D03A12" w:rsidRDefault="00D03A12" w:rsidP="00FC73F8">
      <w:pPr>
        <w:rPr>
          <w:sz w:val="40"/>
        </w:rPr>
      </w:pPr>
    </w:p>
    <w:p w14:paraId="74BF9DBF" w14:textId="77777777" w:rsidR="00D03A12" w:rsidRDefault="00D03A12" w:rsidP="00FC73F8">
      <w:pPr>
        <w:rPr>
          <w:sz w:val="40"/>
        </w:rPr>
      </w:pPr>
    </w:p>
    <w:p w14:paraId="6C06714A" w14:textId="77777777" w:rsidR="00D03A12" w:rsidRDefault="00D03A12" w:rsidP="00FC73F8">
      <w:pPr>
        <w:rPr>
          <w:sz w:val="40"/>
        </w:rPr>
      </w:pPr>
    </w:p>
    <w:p w14:paraId="647A56FC" w14:textId="77777777" w:rsidR="00D03A12" w:rsidRDefault="00D03A12" w:rsidP="00FC73F8">
      <w:pPr>
        <w:rPr>
          <w:sz w:val="40"/>
        </w:rPr>
      </w:pPr>
    </w:p>
    <w:p w14:paraId="5FF64F86" w14:textId="77777777" w:rsidR="00D03A12" w:rsidRDefault="00D03A12" w:rsidP="00FC73F8">
      <w:pPr>
        <w:rPr>
          <w:sz w:val="40"/>
        </w:rPr>
      </w:pPr>
    </w:p>
    <w:p w14:paraId="7B9817AF" w14:textId="77777777" w:rsidR="00D03A12" w:rsidRDefault="00D03A12" w:rsidP="00FC73F8">
      <w:pPr>
        <w:rPr>
          <w:sz w:val="40"/>
        </w:rPr>
      </w:pPr>
    </w:p>
    <w:p w14:paraId="44E123A9" w14:textId="77777777" w:rsidR="00D03A12" w:rsidRDefault="00D03A12" w:rsidP="00FC73F8">
      <w:pPr>
        <w:rPr>
          <w:sz w:val="40"/>
        </w:rPr>
      </w:pPr>
    </w:p>
    <w:p w14:paraId="0C93B415" w14:textId="77777777" w:rsidR="00D03A12" w:rsidRDefault="00D03A12" w:rsidP="00FC73F8">
      <w:pPr>
        <w:rPr>
          <w:sz w:val="40"/>
        </w:rPr>
      </w:pPr>
    </w:p>
    <w:p w14:paraId="0312D8E8" w14:textId="77777777" w:rsidR="00D03A12" w:rsidRDefault="00D03A12" w:rsidP="00FC73F8">
      <w:pPr>
        <w:rPr>
          <w:sz w:val="40"/>
        </w:rPr>
      </w:pPr>
    </w:p>
    <w:p w14:paraId="00A96A6D" w14:textId="77777777" w:rsidR="00D03A12" w:rsidRDefault="00D03A12" w:rsidP="00FC73F8">
      <w:pPr>
        <w:rPr>
          <w:sz w:val="40"/>
        </w:rPr>
      </w:pPr>
    </w:p>
    <w:p w14:paraId="4646ED7C" w14:textId="77777777" w:rsidR="00F85F2D" w:rsidRDefault="00F85F2D" w:rsidP="00F85F2D"/>
    <w:p w14:paraId="5FE5F9CC" w14:textId="1CECF6A6" w:rsidR="007722D3" w:rsidRDefault="00996F0A">
      <w:pPr>
        <w:widowControl/>
        <w:autoSpaceDE/>
        <w:autoSpaceDN/>
        <w:spacing w:after="160" w:line="259" w:lineRule="auto"/>
      </w:pPr>
      <w:r>
        <w:br w:type="page"/>
      </w:r>
    </w:p>
    <w:p w14:paraId="49BEFE38" w14:textId="5878F2D7" w:rsidR="007722D3" w:rsidRPr="00996F0A" w:rsidRDefault="00996F0A" w:rsidP="00996F0A">
      <w:pPr>
        <w:rPr>
          <w:color w:val="44546A" w:themeColor="text2"/>
          <w:sz w:val="28"/>
          <w:szCs w:val="28"/>
        </w:rPr>
      </w:pPr>
      <w:r w:rsidRPr="00996F0A">
        <w:rPr>
          <w:color w:val="44546A" w:themeColor="text2"/>
          <w:sz w:val="28"/>
          <w:szCs w:val="28"/>
        </w:rPr>
        <w:lastRenderedPageBreak/>
        <w:t>SOMMAIRE DU DOCUMENT</w:t>
      </w:r>
    </w:p>
    <w:p w14:paraId="26BBE1A6" w14:textId="77777777" w:rsidR="00996F0A" w:rsidRDefault="00996F0A" w:rsidP="00996F0A"/>
    <w:p w14:paraId="166C1854" w14:textId="07D515CC" w:rsidR="00FD1049" w:rsidRDefault="00FD1049">
      <w:pPr>
        <w:pStyle w:val="TM1"/>
        <w:tabs>
          <w:tab w:val="left" w:pos="440"/>
          <w:tab w:val="right" w:leader="dot" w:pos="9062"/>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2800609" w:history="1">
        <w:r w:rsidRPr="00B366B9">
          <w:rPr>
            <w:rStyle w:val="Lienhypertexte"/>
            <w:noProof/>
          </w:rPr>
          <w:t>1</w:t>
        </w:r>
        <w:r>
          <w:rPr>
            <w:rFonts w:asciiTheme="minorHAnsi" w:hAnsiTheme="minorHAnsi" w:cstheme="minorBidi"/>
            <w:noProof/>
            <w:kern w:val="2"/>
            <w:sz w:val="24"/>
            <w:szCs w:val="24"/>
            <w14:ligatures w14:val="standardContextual"/>
          </w:rPr>
          <w:tab/>
        </w:r>
        <w:r w:rsidRPr="00B366B9">
          <w:rPr>
            <w:rStyle w:val="Lienhypertexte"/>
            <w:noProof/>
          </w:rPr>
          <w:t>Contexte et objectifs de la consultation</w:t>
        </w:r>
        <w:r>
          <w:rPr>
            <w:noProof/>
            <w:webHidden/>
          </w:rPr>
          <w:tab/>
        </w:r>
        <w:r>
          <w:rPr>
            <w:noProof/>
            <w:webHidden/>
          </w:rPr>
          <w:fldChar w:fldCharType="begin"/>
        </w:r>
        <w:r>
          <w:rPr>
            <w:noProof/>
            <w:webHidden/>
          </w:rPr>
          <w:instrText xml:space="preserve"> PAGEREF _Toc212800609 \h </w:instrText>
        </w:r>
        <w:r>
          <w:rPr>
            <w:noProof/>
            <w:webHidden/>
          </w:rPr>
        </w:r>
        <w:r>
          <w:rPr>
            <w:noProof/>
            <w:webHidden/>
          </w:rPr>
          <w:fldChar w:fldCharType="separate"/>
        </w:r>
        <w:r>
          <w:rPr>
            <w:noProof/>
            <w:webHidden/>
          </w:rPr>
          <w:t>3</w:t>
        </w:r>
        <w:r>
          <w:rPr>
            <w:noProof/>
            <w:webHidden/>
          </w:rPr>
          <w:fldChar w:fldCharType="end"/>
        </w:r>
      </w:hyperlink>
    </w:p>
    <w:p w14:paraId="4BEE0224" w14:textId="05DF9193" w:rsidR="00FD1049" w:rsidRDefault="00FD1049">
      <w:pPr>
        <w:pStyle w:val="TM2"/>
        <w:tabs>
          <w:tab w:val="left" w:pos="960"/>
          <w:tab w:val="right" w:leader="dot" w:pos="9062"/>
        </w:tabs>
        <w:rPr>
          <w:rFonts w:asciiTheme="minorHAnsi" w:hAnsiTheme="minorHAnsi" w:cstheme="minorBidi"/>
          <w:noProof/>
          <w:kern w:val="2"/>
          <w:sz w:val="24"/>
          <w:szCs w:val="24"/>
          <w14:ligatures w14:val="standardContextual"/>
        </w:rPr>
      </w:pPr>
      <w:hyperlink w:anchor="_Toc212800610" w:history="1">
        <w:r w:rsidRPr="00B366B9">
          <w:rPr>
            <w:rStyle w:val="Lienhypertexte"/>
            <w:noProof/>
          </w:rPr>
          <w:t>1.1</w:t>
        </w:r>
        <w:r>
          <w:rPr>
            <w:rFonts w:asciiTheme="minorHAnsi" w:hAnsiTheme="minorHAnsi" w:cstheme="minorBidi"/>
            <w:noProof/>
            <w:kern w:val="2"/>
            <w:sz w:val="24"/>
            <w:szCs w:val="24"/>
            <w14:ligatures w14:val="standardContextual"/>
          </w:rPr>
          <w:tab/>
        </w:r>
        <w:r w:rsidRPr="00B366B9">
          <w:rPr>
            <w:rStyle w:val="Lienhypertexte"/>
            <w:noProof/>
          </w:rPr>
          <w:t>Présentation de l’entreprise</w:t>
        </w:r>
        <w:r>
          <w:rPr>
            <w:noProof/>
            <w:webHidden/>
          </w:rPr>
          <w:tab/>
        </w:r>
        <w:r>
          <w:rPr>
            <w:noProof/>
            <w:webHidden/>
          </w:rPr>
          <w:fldChar w:fldCharType="begin"/>
        </w:r>
        <w:r>
          <w:rPr>
            <w:noProof/>
            <w:webHidden/>
          </w:rPr>
          <w:instrText xml:space="preserve"> PAGEREF _Toc212800610 \h </w:instrText>
        </w:r>
        <w:r>
          <w:rPr>
            <w:noProof/>
            <w:webHidden/>
          </w:rPr>
        </w:r>
        <w:r>
          <w:rPr>
            <w:noProof/>
            <w:webHidden/>
          </w:rPr>
          <w:fldChar w:fldCharType="separate"/>
        </w:r>
        <w:r>
          <w:rPr>
            <w:noProof/>
            <w:webHidden/>
          </w:rPr>
          <w:t>3</w:t>
        </w:r>
        <w:r>
          <w:rPr>
            <w:noProof/>
            <w:webHidden/>
          </w:rPr>
          <w:fldChar w:fldCharType="end"/>
        </w:r>
      </w:hyperlink>
    </w:p>
    <w:p w14:paraId="04D4FEB1" w14:textId="7A7937D3" w:rsidR="00FD1049" w:rsidRDefault="00FD1049">
      <w:pPr>
        <w:pStyle w:val="TM2"/>
        <w:tabs>
          <w:tab w:val="left" w:pos="960"/>
          <w:tab w:val="right" w:leader="dot" w:pos="9062"/>
        </w:tabs>
        <w:rPr>
          <w:rFonts w:asciiTheme="minorHAnsi" w:hAnsiTheme="minorHAnsi" w:cstheme="minorBidi"/>
          <w:noProof/>
          <w:kern w:val="2"/>
          <w:sz w:val="24"/>
          <w:szCs w:val="24"/>
          <w14:ligatures w14:val="standardContextual"/>
        </w:rPr>
      </w:pPr>
      <w:hyperlink w:anchor="_Toc212800611" w:history="1">
        <w:r w:rsidRPr="00B366B9">
          <w:rPr>
            <w:rStyle w:val="Lienhypertexte"/>
            <w:noProof/>
          </w:rPr>
          <w:t>1.2</w:t>
        </w:r>
        <w:r>
          <w:rPr>
            <w:rFonts w:asciiTheme="minorHAnsi" w:hAnsiTheme="minorHAnsi" w:cstheme="minorBidi"/>
            <w:noProof/>
            <w:kern w:val="2"/>
            <w:sz w:val="24"/>
            <w:szCs w:val="24"/>
            <w14:ligatures w14:val="standardContextual"/>
          </w:rPr>
          <w:tab/>
        </w:r>
        <w:r w:rsidRPr="00B366B9">
          <w:rPr>
            <w:rStyle w:val="Lienhypertexte"/>
            <w:noProof/>
          </w:rPr>
          <w:t>Objectifs et attentes</w:t>
        </w:r>
        <w:r>
          <w:rPr>
            <w:noProof/>
            <w:webHidden/>
          </w:rPr>
          <w:tab/>
        </w:r>
        <w:r>
          <w:rPr>
            <w:noProof/>
            <w:webHidden/>
          </w:rPr>
          <w:fldChar w:fldCharType="begin"/>
        </w:r>
        <w:r>
          <w:rPr>
            <w:noProof/>
            <w:webHidden/>
          </w:rPr>
          <w:instrText xml:space="preserve"> PAGEREF _Toc212800611 \h </w:instrText>
        </w:r>
        <w:r>
          <w:rPr>
            <w:noProof/>
            <w:webHidden/>
          </w:rPr>
        </w:r>
        <w:r>
          <w:rPr>
            <w:noProof/>
            <w:webHidden/>
          </w:rPr>
          <w:fldChar w:fldCharType="separate"/>
        </w:r>
        <w:r>
          <w:rPr>
            <w:noProof/>
            <w:webHidden/>
          </w:rPr>
          <w:t>3</w:t>
        </w:r>
        <w:r>
          <w:rPr>
            <w:noProof/>
            <w:webHidden/>
          </w:rPr>
          <w:fldChar w:fldCharType="end"/>
        </w:r>
      </w:hyperlink>
    </w:p>
    <w:p w14:paraId="7A3B7715" w14:textId="4B0E27C0" w:rsidR="00FD1049" w:rsidRDefault="00FD1049">
      <w:pPr>
        <w:pStyle w:val="TM2"/>
        <w:tabs>
          <w:tab w:val="left" w:pos="960"/>
          <w:tab w:val="right" w:leader="dot" w:pos="9062"/>
        </w:tabs>
        <w:rPr>
          <w:rFonts w:asciiTheme="minorHAnsi" w:hAnsiTheme="minorHAnsi" w:cstheme="minorBidi"/>
          <w:noProof/>
          <w:kern w:val="2"/>
          <w:sz w:val="24"/>
          <w:szCs w:val="24"/>
          <w14:ligatures w14:val="standardContextual"/>
        </w:rPr>
      </w:pPr>
      <w:hyperlink w:anchor="_Toc212800612" w:history="1">
        <w:r w:rsidRPr="00B366B9">
          <w:rPr>
            <w:rStyle w:val="Lienhypertexte"/>
            <w:noProof/>
          </w:rPr>
          <w:t>1.3</w:t>
        </w:r>
        <w:r>
          <w:rPr>
            <w:rFonts w:asciiTheme="minorHAnsi" w:hAnsiTheme="minorHAnsi" w:cstheme="minorBidi"/>
            <w:noProof/>
            <w:kern w:val="2"/>
            <w:sz w:val="24"/>
            <w:szCs w:val="24"/>
            <w14:ligatures w14:val="standardContextual"/>
          </w:rPr>
          <w:tab/>
        </w:r>
        <w:r w:rsidRPr="00B366B9">
          <w:rPr>
            <w:rStyle w:val="Lienhypertexte"/>
            <w:noProof/>
          </w:rPr>
          <w:t>Structuration du marché</w:t>
        </w:r>
        <w:r>
          <w:rPr>
            <w:noProof/>
            <w:webHidden/>
          </w:rPr>
          <w:tab/>
        </w:r>
        <w:r>
          <w:rPr>
            <w:noProof/>
            <w:webHidden/>
          </w:rPr>
          <w:fldChar w:fldCharType="begin"/>
        </w:r>
        <w:r>
          <w:rPr>
            <w:noProof/>
            <w:webHidden/>
          </w:rPr>
          <w:instrText xml:space="preserve"> PAGEREF _Toc212800612 \h </w:instrText>
        </w:r>
        <w:r>
          <w:rPr>
            <w:noProof/>
            <w:webHidden/>
          </w:rPr>
        </w:r>
        <w:r>
          <w:rPr>
            <w:noProof/>
            <w:webHidden/>
          </w:rPr>
          <w:fldChar w:fldCharType="separate"/>
        </w:r>
        <w:r>
          <w:rPr>
            <w:noProof/>
            <w:webHidden/>
          </w:rPr>
          <w:t>4</w:t>
        </w:r>
        <w:r>
          <w:rPr>
            <w:noProof/>
            <w:webHidden/>
          </w:rPr>
          <w:fldChar w:fldCharType="end"/>
        </w:r>
      </w:hyperlink>
    </w:p>
    <w:p w14:paraId="565455F7" w14:textId="232DD8B9" w:rsidR="00FD1049" w:rsidRDefault="00FD1049">
      <w:pPr>
        <w:pStyle w:val="TM2"/>
        <w:tabs>
          <w:tab w:val="left" w:pos="960"/>
          <w:tab w:val="right" w:leader="dot" w:pos="9062"/>
        </w:tabs>
        <w:rPr>
          <w:rFonts w:asciiTheme="minorHAnsi" w:hAnsiTheme="minorHAnsi" w:cstheme="minorBidi"/>
          <w:noProof/>
          <w:kern w:val="2"/>
          <w:sz w:val="24"/>
          <w:szCs w:val="24"/>
          <w14:ligatures w14:val="standardContextual"/>
        </w:rPr>
      </w:pPr>
      <w:hyperlink w:anchor="_Toc212800613" w:history="1">
        <w:r w:rsidRPr="00B366B9">
          <w:rPr>
            <w:rStyle w:val="Lienhypertexte"/>
            <w:noProof/>
          </w:rPr>
          <w:t>1.4</w:t>
        </w:r>
        <w:r>
          <w:rPr>
            <w:rFonts w:asciiTheme="minorHAnsi" w:hAnsiTheme="minorHAnsi" w:cstheme="minorBidi"/>
            <w:noProof/>
            <w:kern w:val="2"/>
            <w:sz w:val="24"/>
            <w:szCs w:val="24"/>
            <w14:ligatures w14:val="standardContextual"/>
          </w:rPr>
          <w:tab/>
        </w:r>
        <w:r w:rsidRPr="00B366B9">
          <w:rPr>
            <w:rStyle w:val="Lienhypertexte"/>
            <w:noProof/>
          </w:rPr>
          <w:t>Présentation du périmètre et de la volumétrie</w:t>
        </w:r>
        <w:r>
          <w:rPr>
            <w:noProof/>
            <w:webHidden/>
          </w:rPr>
          <w:tab/>
        </w:r>
        <w:r>
          <w:rPr>
            <w:noProof/>
            <w:webHidden/>
          </w:rPr>
          <w:fldChar w:fldCharType="begin"/>
        </w:r>
        <w:r>
          <w:rPr>
            <w:noProof/>
            <w:webHidden/>
          </w:rPr>
          <w:instrText xml:space="preserve"> PAGEREF _Toc212800613 \h </w:instrText>
        </w:r>
        <w:r>
          <w:rPr>
            <w:noProof/>
            <w:webHidden/>
          </w:rPr>
        </w:r>
        <w:r>
          <w:rPr>
            <w:noProof/>
            <w:webHidden/>
          </w:rPr>
          <w:fldChar w:fldCharType="separate"/>
        </w:r>
        <w:r>
          <w:rPr>
            <w:noProof/>
            <w:webHidden/>
          </w:rPr>
          <w:t>5</w:t>
        </w:r>
        <w:r>
          <w:rPr>
            <w:noProof/>
            <w:webHidden/>
          </w:rPr>
          <w:fldChar w:fldCharType="end"/>
        </w:r>
      </w:hyperlink>
    </w:p>
    <w:p w14:paraId="7C72CFF3" w14:textId="1D796404" w:rsidR="00FD1049" w:rsidRDefault="00FD1049">
      <w:pPr>
        <w:pStyle w:val="TM2"/>
        <w:tabs>
          <w:tab w:val="left" w:pos="960"/>
          <w:tab w:val="right" w:leader="dot" w:pos="9062"/>
        </w:tabs>
        <w:rPr>
          <w:rFonts w:asciiTheme="minorHAnsi" w:hAnsiTheme="minorHAnsi" w:cstheme="minorBidi"/>
          <w:noProof/>
          <w:kern w:val="2"/>
          <w:sz w:val="24"/>
          <w:szCs w:val="24"/>
          <w14:ligatures w14:val="standardContextual"/>
        </w:rPr>
      </w:pPr>
      <w:hyperlink w:anchor="_Toc212800614" w:history="1">
        <w:r w:rsidRPr="00B366B9">
          <w:rPr>
            <w:rStyle w:val="Lienhypertexte"/>
            <w:noProof/>
          </w:rPr>
          <w:t>1.5</w:t>
        </w:r>
        <w:r>
          <w:rPr>
            <w:rFonts w:asciiTheme="minorHAnsi" w:hAnsiTheme="minorHAnsi" w:cstheme="minorBidi"/>
            <w:noProof/>
            <w:kern w:val="2"/>
            <w:sz w:val="24"/>
            <w:szCs w:val="24"/>
            <w14:ligatures w14:val="standardContextual"/>
          </w:rPr>
          <w:tab/>
        </w:r>
        <w:r w:rsidRPr="00B366B9">
          <w:rPr>
            <w:rStyle w:val="Lienhypertexte"/>
            <w:noProof/>
          </w:rPr>
          <w:t>Durée des marchés</w:t>
        </w:r>
        <w:r>
          <w:rPr>
            <w:noProof/>
            <w:webHidden/>
          </w:rPr>
          <w:tab/>
        </w:r>
        <w:r>
          <w:rPr>
            <w:noProof/>
            <w:webHidden/>
          </w:rPr>
          <w:fldChar w:fldCharType="begin"/>
        </w:r>
        <w:r>
          <w:rPr>
            <w:noProof/>
            <w:webHidden/>
          </w:rPr>
          <w:instrText xml:space="preserve"> PAGEREF _Toc212800614 \h </w:instrText>
        </w:r>
        <w:r>
          <w:rPr>
            <w:noProof/>
            <w:webHidden/>
          </w:rPr>
        </w:r>
        <w:r>
          <w:rPr>
            <w:noProof/>
            <w:webHidden/>
          </w:rPr>
          <w:fldChar w:fldCharType="separate"/>
        </w:r>
        <w:r>
          <w:rPr>
            <w:noProof/>
            <w:webHidden/>
          </w:rPr>
          <w:t>6</w:t>
        </w:r>
        <w:r>
          <w:rPr>
            <w:noProof/>
            <w:webHidden/>
          </w:rPr>
          <w:fldChar w:fldCharType="end"/>
        </w:r>
      </w:hyperlink>
    </w:p>
    <w:p w14:paraId="5BA09AB5" w14:textId="4BF9E7E2" w:rsidR="00FD1049" w:rsidRDefault="00FD1049">
      <w:pPr>
        <w:pStyle w:val="TM1"/>
        <w:tabs>
          <w:tab w:val="left" w:pos="440"/>
          <w:tab w:val="right" w:leader="dot" w:pos="9062"/>
        </w:tabs>
        <w:rPr>
          <w:rFonts w:asciiTheme="minorHAnsi" w:hAnsiTheme="minorHAnsi" w:cstheme="minorBidi"/>
          <w:noProof/>
          <w:kern w:val="2"/>
          <w:sz w:val="24"/>
          <w:szCs w:val="24"/>
          <w14:ligatures w14:val="standardContextual"/>
        </w:rPr>
      </w:pPr>
      <w:hyperlink w:anchor="_Toc212800615" w:history="1">
        <w:r w:rsidRPr="00B366B9">
          <w:rPr>
            <w:rStyle w:val="Lienhypertexte"/>
            <w:noProof/>
          </w:rPr>
          <w:t>2</w:t>
        </w:r>
        <w:r>
          <w:rPr>
            <w:rFonts w:asciiTheme="minorHAnsi" w:hAnsiTheme="minorHAnsi" w:cstheme="minorBidi"/>
            <w:noProof/>
            <w:kern w:val="2"/>
            <w:sz w:val="24"/>
            <w:szCs w:val="24"/>
            <w14:ligatures w14:val="standardContextual"/>
          </w:rPr>
          <w:tab/>
        </w:r>
        <w:r w:rsidRPr="00B366B9">
          <w:rPr>
            <w:rStyle w:val="Lienhypertexte"/>
            <w:noProof/>
          </w:rPr>
          <w:t>Organisation de la réponse du fournisseur</w:t>
        </w:r>
        <w:r>
          <w:rPr>
            <w:noProof/>
            <w:webHidden/>
          </w:rPr>
          <w:tab/>
        </w:r>
        <w:r>
          <w:rPr>
            <w:noProof/>
            <w:webHidden/>
          </w:rPr>
          <w:fldChar w:fldCharType="begin"/>
        </w:r>
        <w:r>
          <w:rPr>
            <w:noProof/>
            <w:webHidden/>
          </w:rPr>
          <w:instrText xml:space="preserve"> PAGEREF _Toc212800615 \h </w:instrText>
        </w:r>
        <w:r>
          <w:rPr>
            <w:noProof/>
            <w:webHidden/>
          </w:rPr>
        </w:r>
        <w:r>
          <w:rPr>
            <w:noProof/>
            <w:webHidden/>
          </w:rPr>
          <w:fldChar w:fldCharType="separate"/>
        </w:r>
        <w:r>
          <w:rPr>
            <w:noProof/>
            <w:webHidden/>
          </w:rPr>
          <w:t>6</w:t>
        </w:r>
        <w:r>
          <w:rPr>
            <w:noProof/>
            <w:webHidden/>
          </w:rPr>
          <w:fldChar w:fldCharType="end"/>
        </w:r>
      </w:hyperlink>
    </w:p>
    <w:p w14:paraId="3B5BEE4A" w14:textId="6D78E22A" w:rsidR="00FD1049" w:rsidRDefault="00FD1049">
      <w:pPr>
        <w:pStyle w:val="TM2"/>
        <w:tabs>
          <w:tab w:val="left" w:pos="960"/>
          <w:tab w:val="right" w:leader="dot" w:pos="9062"/>
        </w:tabs>
        <w:rPr>
          <w:rFonts w:asciiTheme="minorHAnsi" w:hAnsiTheme="minorHAnsi" w:cstheme="minorBidi"/>
          <w:noProof/>
          <w:kern w:val="2"/>
          <w:sz w:val="24"/>
          <w:szCs w:val="24"/>
          <w14:ligatures w14:val="standardContextual"/>
        </w:rPr>
      </w:pPr>
      <w:hyperlink w:anchor="_Toc212800616" w:history="1">
        <w:r w:rsidRPr="00B366B9">
          <w:rPr>
            <w:rStyle w:val="Lienhypertexte"/>
            <w:noProof/>
          </w:rPr>
          <w:t>2.1</w:t>
        </w:r>
        <w:r>
          <w:rPr>
            <w:rFonts w:asciiTheme="minorHAnsi" w:hAnsiTheme="minorHAnsi" w:cstheme="minorBidi"/>
            <w:noProof/>
            <w:kern w:val="2"/>
            <w:sz w:val="24"/>
            <w:szCs w:val="24"/>
            <w14:ligatures w14:val="standardContextual"/>
          </w:rPr>
          <w:tab/>
        </w:r>
        <w:r w:rsidRPr="00B366B9">
          <w:rPr>
            <w:rStyle w:val="Lienhypertexte"/>
            <w:noProof/>
          </w:rPr>
          <w:t>2.1) Planning de réponse à l’appel d’offres</w:t>
        </w:r>
        <w:r>
          <w:rPr>
            <w:noProof/>
            <w:webHidden/>
          </w:rPr>
          <w:tab/>
        </w:r>
        <w:r>
          <w:rPr>
            <w:noProof/>
            <w:webHidden/>
          </w:rPr>
          <w:fldChar w:fldCharType="begin"/>
        </w:r>
        <w:r>
          <w:rPr>
            <w:noProof/>
            <w:webHidden/>
          </w:rPr>
          <w:instrText xml:space="preserve"> PAGEREF _Toc212800616 \h </w:instrText>
        </w:r>
        <w:r>
          <w:rPr>
            <w:noProof/>
            <w:webHidden/>
          </w:rPr>
        </w:r>
        <w:r>
          <w:rPr>
            <w:noProof/>
            <w:webHidden/>
          </w:rPr>
          <w:fldChar w:fldCharType="separate"/>
        </w:r>
        <w:r>
          <w:rPr>
            <w:noProof/>
            <w:webHidden/>
          </w:rPr>
          <w:t>6</w:t>
        </w:r>
        <w:r>
          <w:rPr>
            <w:noProof/>
            <w:webHidden/>
          </w:rPr>
          <w:fldChar w:fldCharType="end"/>
        </w:r>
      </w:hyperlink>
    </w:p>
    <w:p w14:paraId="50D1733C" w14:textId="1C6B4F9F" w:rsidR="00FD1049" w:rsidRDefault="00FD1049">
      <w:pPr>
        <w:pStyle w:val="TM2"/>
        <w:tabs>
          <w:tab w:val="left" w:pos="960"/>
          <w:tab w:val="right" w:leader="dot" w:pos="9062"/>
        </w:tabs>
        <w:rPr>
          <w:rFonts w:asciiTheme="minorHAnsi" w:hAnsiTheme="minorHAnsi" w:cstheme="minorBidi"/>
          <w:noProof/>
          <w:kern w:val="2"/>
          <w:sz w:val="24"/>
          <w:szCs w:val="24"/>
          <w14:ligatures w14:val="standardContextual"/>
        </w:rPr>
      </w:pPr>
      <w:hyperlink w:anchor="_Toc212800617" w:history="1">
        <w:r w:rsidRPr="00B366B9">
          <w:rPr>
            <w:rStyle w:val="Lienhypertexte"/>
            <w:noProof/>
          </w:rPr>
          <w:t>2.2</w:t>
        </w:r>
        <w:r>
          <w:rPr>
            <w:rFonts w:asciiTheme="minorHAnsi" w:hAnsiTheme="minorHAnsi" w:cstheme="minorBidi"/>
            <w:noProof/>
            <w:kern w:val="2"/>
            <w:sz w:val="24"/>
            <w:szCs w:val="24"/>
            <w14:ligatures w14:val="standardContextual"/>
          </w:rPr>
          <w:tab/>
        </w:r>
        <w:r w:rsidRPr="00B366B9">
          <w:rPr>
            <w:rStyle w:val="Lienhypertexte"/>
            <w:noProof/>
          </w:rPr>
          <w:t>2.2) Structuration de la réponse</w:t>
        </w:r>
        <w:r>
          <w:rPr>
            <w:noProof/>
            <w:webHidden/>
          </w:rPr>
          <w:tab/>
        </w:r>
        <w:r>
          <w:rPr>
            <w:noProof/>
            <w:webHidden/>
          </w:rPr>
          <w:fldChar w:fldCharType="begin"/>
        </w:r>
        <w:r>
          <w:rPr>
            <w:noProof/>
            <w:webHidden/>
          </w:rPr>
          <w:instrText xml:space="preserve"> PAGEREF _Toc212800617 \h </w:instrText>
        </w:r>
        <w:r>
          <w:rPr>
            <w:noProof/>
            <w:webHidden/>
          </w:rPr>
        </w:r>
        <w:r>
          <w:rPr>
            <w:noProof/>
            <w:webHidden/>
          </w:rPr>
          <w:fldChar w:fldCharType="separate"/>
        </w:r>
        <w:r>
          <w:rPr>
            <w:noProof/>
            <w:webHidden/>
          </w:rPr>
          <w:t>6</w:t>
        </w:r>
        <w:r>
          <w:rPr>
            <w:noProof/>
            <w:webHidden/>
          </w:rPr>
          <w:fldChar w:fldCharType="end"/>
        </w:r>
      </w:hyperlink>
    </w:p>
    <w:p w14:paraId="0E3EA349" w14:textId="5E8021C1" w:rsidR="00FD1049" w:rsidRDefault="00FD1049">
      <w:pPr>
        <w:pStyle w:val="TM2"/>
        <w:tabs>
          <w:tab w:val="left" w:pos="960"/>
          <w:tab w:val="right" w:leader="dot" w:pos="9062"/>
        </w:tabs>
        <w:rPr>
          <w:rFonts w:asciiTheme="minorHAnsi" w:hAnsiTheme="minorHAnsi" w:cstheme="minorBidi"/>
          <w:noProof/>
          <w:kern w:val="2"/>
          <w:sz w:val="24"/>
          <w:szCs w:val="24"/>
          <w14:ligatures w14:val="standardContextual"/>
        </w:rPr>
      </w:pPr>
      <w:hyperlink w:anchor="_Toc212800618" w:history="1">
        <w:r w:rsidRPr="00B366B9">
          <w:rPr>
            <w:rStyle w:val="Lienhypertexte"/>
            <w:noProof/>
          </w:rPr>
          <w:t>2.3</w:t>
        </w:r>
        <w:r>
          <w:rPr>
            <w:rFonts w:asciiTheme="minorHAnsi" w:hAnsiTheme="minorHAnsi" w:cstheme="minorBidi"/>
            <w:noProof/>
            <w:kern w:val="2"/>
            <w:sz w:val="24"/>
            <w:szCs w:val="24"/>
            <w14:ligatures w14:val="standardContextual"/>
          </w:rPr>
          <w:tab/>
        </w:r>
        <w:r w:rsidRPr="00B366B9">
          <w:rPr>
            <w:rStyle w:val="Lienhypertexte"/>
            <w:noProof/>
          </w:rPr>
          <w:t>2.3) Profil du soumissionnaire</w:t>
        </w:r>
        <w:r>
          <w:rPr>
            <w:noProof/>
            <w:webHidden/>
          </w:rPr>
          <w:tab/>
        </w:r>
        <w:r>
          <w:rPr>
            <w:noProof/>
            <w:webHidden/>
          </w:rPr>
          <w:fldChar w:fldCharType="begin"/>
        </w:r>
        <w:r>
          <w:rPr>
            <w:noProof/>
            <w:webHidden/>
          </w:rPr>
          <w:instrText xml:space="preserve"> PAGEREF _Toc212800618 \h </w:instrText>
        </w:r>
        <w:r>
          <w:rPr>
            <w:noProof/>
            <w:webHidden/>
          </w:rPr>
        </w:r>
        <w:r>
          <w:rPr>
            <w:noProof/>
            <w:webHidden/>
          </w:rPr>
          <w:fldChar w:fldCharType="separate"/>
        </w:r>
        <w:r>
          <w:rPr>
            <w:noProof/>
            <w:webHidden/>
          </w:rPr>
          <w:t>6</w:t>
        </w:r>
        <w:r>
          <w:rPr>
            <w:noProof/>
            <w:webHidden/>
          </w:rPr>
          <w:fldChar w:fldCharType="end"/>
        </w:r>
      </w:hyperlink>
    </w:p>
    <w:p w14:paraId="140ADCDF" w14:textId="1639C053" w:rsidR="00FD1049" w:rsidRDefault="00FD1049">
      <w:pPr>
        <w:pStyle w:val="TM1"/>
        <w:tabs>
          <w:tab w:val="left" w:pos="440"/>
          <w:tab w:val="right" w:leader="dot" w:pos="9062"/>
        </w:tabs>
        <w:rPr>
          <w:rFonts w:asciiTheme="minorHAnsi" w:hAnsiTheme="minorHAnsi" w:cstheme="minorBidi"/>
          <w:noProof/>
          <w:kern w:val="2"/>
          <w:sz w:val="24"/>
          <w:szCs w:val="24"/>
          <w14:ligatures w14:val="standardContextual"/>
        </w:rPr>
      </w:pPr>
      <w:hyperlink w:anchor="_Toc212800619" w:history="1">
        <w:r w:rsidRPr="00B366B9">
          <w:rPr>
            <w:rStyle w:val="Lienhypertexte"/>
            <w:noProof/>
          </w:rPr>
          <w:t>3</w:t>
        </w:r>
        <w:r>
          <w:rPr>
            <w:rFonts w:asciiTheme="minorHAnsi" w:hAnsiTheme="minorHAnsi" w:cstheme="minorBidi"/>
            <w:noProof/>
            <w:kern w:val="2"/>
            <w:sz w:val="24"/>
            <w:szCs w:val="24"/>
            <w14:ligatures w14:val="standardContextual"/>
          </w:rPr>
          <w:tab/>
        </w:r>
        <w:r w:rsidRPr="00B366B9">
          <w:rPr>
            <w:rStyle w:val="Lienhypertexte"/>
            <w:noProof/>
          </w:rPr>
          <w:t>Description du besoin</w:t>
        </w:r>
        <w:r>
          <w:rPr>
            <w:noProof/>
            <w:webHidden/>
          </w:rPr>
          <w:tab/>
        </w:r>
        <w:r>
          <w:rPr>
            <w:noProof/>
            <w:webHidden/>
          </w:rPr>
          <w:fldChar w:fldCharType="begin"/>
        </w:r>
        <w:r>
          <w:rPr>
            <w:noProof/>
            <w:webHidden/>
          </w:rPr>
          <w:instrText xml:space="preserve"> PAGEREF _Toc212800619 \h </w:instrText>
        </w:r>
        <w:r>
          <w:rPr>
            <w:noProof/>
            <w:webHidden/>
          </w:rPr>
        </w:r>
        <w:r>
          <w:rPr>
            <w:noProof/>
            <w:webHidden/>
          </w:rPr>
          <w:fldChar w:fldCharType="separate"/>
        </w:r>
        <w:r>
          <w:rPr>
            <w:noProof/>
            <w:webHidden/>
          </w:rPr>
          <w:t>7</w:t>
        </w:r>
        <w:r>
          <w:rPr>
            <w:noProof/>
            <w:webHidden/>
          </w:rPr>
          <w:fldChar w:fldCharType="end"/>
        </w:r>
      </w:hyperlink>
    </w:p>
    <w:p w14:paraId="7FC81712" w14:textId="0667D3F4" w:rsidR="00FD1049" w:rsidRDefault="00FD1049">
      <w:pPr>
        <w:pStyle w:val="TM2"/>
        <w:tabs>
          <w:tab w:val="left" w:pos="960"/>
          <w:tab w:val="right" w:leader="dot" w:pos="9062"/>
        </w:tabs>
        <w:rPr>
          <w:rFonts w:asciiTheme="minorHAnsi" w:hAnsiTheme="minorHAnsi" w:cstheme="minorBidi"/>
          <w:noProof/>
          <w:kern w:val="2"/>
          <w:sz w:val="24"/>
          <w:szCs w:val="24"/>
          <w14:ligatures w14:val="standardContextual"/>
        </w:rPr>
      </w:pPr>
      <w:hyperlink w:anchor="_Toc212800620" w:history="1">
        <w:r w:rsidRPr="00B366B9">
          <w:rPr>
            <w:rStyle w:val="Lienhypertexte"/>
            <w:noProof/>
          </w:rPr>
          <w:t>3.1</w:t>
        </w:r>
        <w:r>
          <w:rPr>
            <w:rFonts w:asciiTheme="minorHAnsi" w:hAnsiTheme="minorHAnsi" w:cstheme="minorBidi"/>
            <w:noProof/>
            <w:kern w:val="2"/>
            <w:sz w:val="24"/>
            <w:szCs w:val="24"/>
            <w14:ligatures w14:val="standardContextual"/>
          </w:rPr>
          <w:tab/>
        </w:r>
        <w:r w:rsidRPr="00B366B9">
          <w:rPr>
            <w:rStyle w:val="Lienhypertexte"/>
            <w:noProof/>
          </w:rPr>
          <w:t>3.1) Lot 1 : Relation utilisateur final et client locataire</w:t>
        </w:r>
        <w:r>
          <w:rPr>
            <w:noProof/>
            <w:webHidden/>
          </w:rPr>
          <w:tab/>
        </w:r>
        <w:r>
          <w:rPr>
            <w:noProof/>
            <w:webHidden/>
          </w:rPr>
          <w:fldChar w:fldCharType="begin"/>
        </w:r>
        <w:r>
          <w:rPr>
            <w:noProof/>
            <w:webHidden/>
          </w:rPr>
          <w:instrText xml:space="preserve"> PAGEREF _Toc212800620 \h </w:instrText>
        </w:r>
        <w:r>
          <w:rPr>
            <w:noProof/>
            <w:webHidden/>
          </w:rPr>
        </w:r>
        <w:r>
          <w:rPr>
            <w:noProof/>
            <w:webHidden/>
          </w:rPr>
          <w:fldChar w:fldCharType="separate"/>
        </w:r>
        <w:r>
          <w:rPr>
            <w:noProof/>
            <w:webHidden/>
          </w:rPr>
          <w:t>7</w:t>
        </w:r>
        <w:r>
          <w:rPr>
            <w:noProof/>
            <w:webHidden/>
          </w:rPr>
          <w:fldChar w:fldCharType="end"/>
        </w:r>
      </w:hyperlink>
    </w:p>
    <w:p w14:paraId="3A2A195B" w14:textId="697CD6FF"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21" w:history="1">
        <w:r w:rsidRPr="00B366B9">
          <w:rPr>
            <w:rStyle w:val="Lienhypertexte"/>
            <w:noProof/>
          </w:rPr>
          <w:t>3.1.1</w:t>
        </w:r>
        <w:r>
          <w:rPr>
            <w:rFonts w:asciiTheme="minorHAnsi" w:hAnsiTheme="minorHAnsi" w:cstheme="minorBidi"/>
            <w:noProof/>
            <w:kern w:val="2"/>
            <w:sz w:val="24"/>
            <w:szCs w:val="24"/>
            <w14:ligatures w14:val="standardContextual"/>
          </w:rPr>
          <w:tab/>
        </w:r>
        <w:r w:rsidRPr="00B366B9">
          <w:rPr>
            <w:rStyle w:val="Lienhypertexte"/>
            <w:noProof/>
          </w:rPr>
          <w:t>Lot 1.1 : Application servicielle</w:t>
        </w:r>
        <w:r>
          <w:rPr>
            <w:noProof/>
            <w:webHidden/>
          </w:rPr>
          <w:tab/>
        </w:r>
        <w:r>
          <w:rPr>
            <w:noProof/>
            <w:webHidden/>
          </w:rPr>
          <w:fldChar w:fldCharType="begin"/>
        </w:r>
        <w:r>
          <w:rPr>
            <w:noProof/>
            <w:webHidden/>
          </w:rPr>
          <w:instrText xml:space="preserve"> PAGEREF _Toc212800621 \h </w:instrText>
        </w:r>
        <w:r>
          <w:rPr>
            <w:noProof/>
            <w:webHidden/>
          </w:rPr>
        </w:r>
        <w:r>
          <w:rPr>
            <w:noProof/>
            <w:webHidden/>
          </w:rPr>
          <w:fldChar w:fldCharType="separate"/>
        </w:r>
        <w:r>
          <w:rPr>
            <w:noProof/>
            <w:webHidden/>
          </w:rPr>
          <w:t>7</w:t>
        </w:r>
        <w:r>
          <w:rPr>
            <w:noProof/>
            <w:webHidden/>
          </w:rPr>
          <w:fldChar w:fldCharType="end"/>
        </w:r>
      </w:hyperlink>
    </w:p>
    <w:p w14:paraId="7C1B8FCC" w14:textId="3B60C9B6"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22" w:history="1">
        <w:r w:rsidRPr="00B366B9">
          <w:rPr>
            <w:rStyle w:val="Lienhypertexte"/>
            <w:noProof/>
          </w:rPr>
          <w:t>3.1.2</w:t>
        </w:r>
        <w:r>
          <w:rPr>
            <w:rFonts w:asciiTheme="minorHAnsi" w:hAnsiTheme="minorHAnsi" w:cstheme="minorBidi"/>
            <w:noProof/>
            <w:kern w:val="2"/>
            <w:sz w:val="24"/>
            <w:szCs w:val="24"/>
            <w14:ligatures w14:val="standardContextual"/>
          </w:rPr>
          <w:tab/>
        </w:r>
        <w:r w:rsidRPr="00B366B9">
          <w:rPr>
            <w:rStyle w:val="Lienhypertexte"/>
            <w:noProof/>
          </w:rPr>
          <w:t>Lot 1.2 : Plateforme client locataire</w:t>
        </w:r>
        <w:r>
          <w:rPr>
            <w:noProof/>
            <w:webHidden/>
          </w:rPr>
          <w:tab/>
        </w:r>
        <w:r>
          <w:rPr>
            <w:noProof/>
            <w:webHidden/>
          </w:rPr>
          <w:fldChar w:fldCharType="begin"/>
        </w:r>
        <w:r>
          <w:rPr>
            <w:noProof/>
            <w:webHidden/>
          </w:rPr>
          <w:instrText xml:space="preserve"> PAGEREF _Toc212800622 \h </w:instrText>
        </w:r>
        <w:r>
          <w:rPr>
            <w:noProof/>
            <w:webHidden/>
          </w:rPr>
        </w:r>
        <w:r>
          <w:rPr>
            <w:noProof/>
            <w:webHidden/>
          </w:rPr>
          <w:fldChar w:fldCharType="separate"/>
        </w:r>
        <w:r>
          <w:rPr>
            <w:noProof/>
            <w:webHidden/>
          </w:rPr>
          <w:t>7</w:t>
        </w:r>
        <w:r>
          <w:rPr>
            <w:noProof/>
            <w:webHidden/>
          </w:rPr>
          <w:fldChar w:fldCharType="end"/>
        </w:r>
      </w:hyperlink>
    </w:p>
    <w:p w14:paraId="486879D9" w14:textId="78E10FBD" w:rsidR="00FD1049" w:rsidRDefault="00FD1049">
      <w:pPr>
        <w:pStyle w:val="TM2"/>
        <w:tabs>
          <w:tab w:val="left" w:pos="960"/>
          <w:tab w:val="right" w:leader="dot" w:pos="9062"/>
        </w:tabs>
        <w:rPr>
          <w:rFonts w:asciiTheme="minorHAnsi" w:hAnsiTheme="minorHAnsi" w:cstheme="minorBidi"/>
          <w:noProof/>
          <w:kern w:val="2"/>
          <w:sz w:val="24"/>
          <w:szCs w:val="24"/>
          <w14:ligatures w14:val="standardContextual"/>
        </w:rPr>
      </w:pPr>
      <w:hyperlink w:anchor="_Toc212800623" w:history="1">
        <w:r w:rsidRPr="00B366B9">
          <w:rPr>
            <w:rStyle w:val="Lienhypertexte"/>
            <w:noProof/>
          </w:rPr>
          <w:t>3.2</w:t>
        </w:r>
        <w:r>
          <w:rPr>
            <w:rFonts w:asciiTheme="minorHAnsi" w:hAnsiTheme="minorHAnsi" w:cstheme="minorBidi"/>
            <w:noProof/>
            <w:kern w:val="2"/>
            <w:sz w:val="24"/>
            <w:szCs w:val="24"/>
            <w14:ligatures w14:val="standardContextual"/>
          </w:rPr>
          <w:tab/>
        </w:r>
        <w:r w:rsidRPr="00B366B9">
          <w:rPr>
            <w:rStyle w:val="Lienhypertexte"/>
            <w:noProof/>
          </w:rPr>
          <w:t>Lot 2 : Solution de gestion technique patrimoniale</w:t>
        </w:r>
        <w:r>
          <w:rPr>
            <w:noProof/>
            <w:webHidden/>
          </w:rPr>
          <w:tab/>
        </w:r>
        <w:r>
          <w:rPr>
            <w:noProof/>
            <w:webHidden/>
          </w:rPr>
          <w:fldChar w:fldCharType="begin"/>
        </w:r>
        <w:r>
          <w:rPr>
            <w:noProof/>
            <w:webHidden/>
          </w:rPr>
          <w:instrText xml:space="preserve"> PAGEREF _Toc212800623 \h </w:instrText>
        </w:r>
        <w:r>
          <w:rPr>
            <w:noProof/>
            <w:webHidden/>
          </w:rPr>
        </w:r>
        <w:r>
          <w:rPr>
            <w:noProof/>
            <w:webHidden/>
          </w:rPr>
          <w:fldChar w:fldCharType="separate"/>
        </w:r>
        <w:r>
          <w:rPr>
            <w:noProof/>
            <w:webHidden/>
          </w:rPr>
          <w:t>8</w:t>
        </w:r>
        <w:r>
          <w:rPr>
            <w:noProof/>
            <w:webHidden/>
          </w:rPr>
          <w:fldChar w:fldCharType="end"/>
        </w:r>
      </w:hyperlink>
    </w:p>
    <w:p w14:paraId="6B1753AB" w14:textId="5E8EB0BC" w:rsidR="00FD1049" w:rsidRDefault="00FD1049">
      <w:pPr>
        <w:pStyle w:val="TM1"/>
        <w:tabs>
          <w:tab w:val="left" w:pos="440"/>
          <w:tab w:val="right" w:leader="dot" w:pos="9062"/>
        </w:tabs>
        <w:rPr>
          <w:rFonts w:asciiTheme="minorHAnsi" w:hAnsiTheme="minorHAnsi" w:cstheme="minorBidi"/>
          <w:noProof/>
          <w:kern w:val="2"/>
          <w:sz w:val="24"/>
          <w:szCs w:val="24"/>
          <w14:ligatures w14:val="standardContextual"/>
        </w:rPr>
      </w:pPr>
      <w:hyperlink w:anchor="_Toc212800624" w:history="1">
        <w:r w:rsidRPr="00B366B9">
          <w:rPr>
            <w:rStyle w:val="Lienhypertexte"/>
            <w:noProof/>
          </w:rPr>
          <w:t>4</w:t>
        </w:r>
        <w:r>
          <w:rPr>
            <w:rFonts w:asciiTheme="minorHAnsi" w:hAnsiTheme="minorHAnsi" w:cstheme="minorBidi"/>
            <w:noProof/>
            <w:kern w:val="2"/>
            <w:sz w:val="24"/>
            <w:szCs w:val="24"/>
            <w14:ligatures w14:val="standardContextual"/>
          </w:rPr>
          <w:tab/>
        </w:r>
        <w:r w:rsidRPr="00B366B9">
          <w:rPr>
            <w:rStyle w:val="Lienhypertexte"/>
            <w:noProof/>
          </w:rPr>
          <w:t>Description des attendus fonctionnels et techniques</w:t>
        </w:r>
        <w:r>
          <w:rPr>
            <w:noProof/>
            <w:webHidden/>
          </w:rPr>
          <w:tab/>
        </w:r>
        <w:r>
          <w:rPr>
            <w:noProof/>
            <w:webHidden/>
          </w:rPr>
          <w:fldChar w:fldCharType="begin"/>
        </w:r>
        <w:r>
          <w:rPr>
            <w:noProof/>
            <w:webHidden/>
          </w:rPr>
          <w:instrText xml:space="preserve"> PAGEREF _Toc212800624 \h </w:instrText>
        </w:r>
        <w:r>
          <w:rPr>
            <w:noProof/>
            <w:webHidden/>
          </w:rPr>
        </w:r>
        <w:r>
          <w:rPr>
            <w:noProof/>
            <w:webHidden/>
          </w:rPr>
          <w:fldChar w:fldCharType="separate"/>
        </w:r>
        <w:r>
          <w:rPr>
            <w:noProof/>
            <w:webHidden/>
          </w:rPr>
          <w:t>8</w:t>
        </w:r>
        <w:r>
          <w:rPr>
            <w:noProof/>
            <w:webHidden/>
          </w:rPr>
          <w:fldChar w:fldCharType="end"/>
        </w:r>
      </w:hyperlink>
    </w:p>
    <w:p w14:paraId="78F1BF27" w14:textId="797E8439" w:rsidR="00FD1049" w:rsidRDefault="00FD1049">
      <w:pPr>
        <w:pStyle w:val="TM2"/>
        <w:tabs>
          <w:tab w:val="left" w:pos="960"/>
          <w:tab w:val="right" w:leader="dot" w:pos="9062"/>
        </w:tabs>
        <w:rPr>
          <w:rFonts w:asciiTheme="minorHAnsi" w:hAnsiTheme="minorHAnsi" w:cstheme="minorBidi"/>
          <w:noProof/>
          <w:kern w:val="2"/>
          <w:sz w:val="24"/>
          <w:szCs w:val="24"/>
          <w14:ligatures w14:val="standardContextual"/>
        </w:rPr>
      </w:pPr>
      <w:hyperlink w:anchor="_Toc212800625" w:history="1">
        <w:r w:rsidRPr="00B366B9">
          <w:rPr>
            <w:rStyle w:val="Lienhypertexte"/>
            <w:noProof/>
          </w:rPr>
          <w:t>4.1</w:t>
        </w:r>
        <w:r>
          <w:rPr>
            <w:rFonts w:asciiTheme="minorHAnsi" w:hAnsiTheme="minorHAnsi" w:cstheme="minorBidi"/>
            <w:noProof/>
            <w:kern w:val="2"/>
            <w:sz w:val="24"/>
            <w:szCs w:val="24"/>
            <w14:ligatures w14:val="standardContextual"/>
          </w:rPr>
          <w:tab/>
        </w:r>
        <w:r w:rsidRPr="00B366B9">
          <w:rPr>
            <w:rStyle w:val="Lienhypertexte"/>
            <w:noProof/>
          </w:rPr>
          <w:t>Lot 1 : Description des attendus fonctionnels et techniques</w:t>
        </w:r>
        <w:r>
          <w:rPr>
            <w:noProof/>
            <w:webHidden/>
          </w:rPr>
          <w:tab/>
        </w:r>
        <w:r>
          <w:rPr>
            <w:noProof/>
            <w:webHidden/>
          </w:rPr>
          <w:fldChar w:fldCharType="begin"/>
        </w:r>
        <w:r>
          <w:rPr>
            <w:noProof/>
            <w:webHidden/>
          </w:rPr>
          <w:instrText xml:space="preserve"> PAGEREF _Toc212800625 \h </w:instrText>
        </w:r>
        <w:r>
          <w:rPr>
            <w:noProof/>
            <w:webHidden/>
          </w:rPr>
        </w:r>
        <w:r>
          <w:rPr>
            <w:noProof/>
            <w:webHidden/>
          </w:rPr>
          <w:fldChar w:fldCharType="separate"/>
        </w:r>
        <w:r>
          <w:rPr>
            <w:noProof/>
            <w:webHidden/>
          </w:rPr>
          <w:t>8</w:t>
        </w:r>
        <w:r>
          <w:rPr>
            <w:noProof/>
            <w:webHidden/>
          </w:rPr>
          <w:fldChar w:fldCharType="end"/>
        </w:r>
      </w:hyperlink>
    </w:p>
    <w:p w14:paraId="6D3F3B11" w14:textId="6C1A8475"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26" w:history="1">
        <w:r w:rsidRPr="00B366B9">
          <w:rPr>
            <w:rStyle w:val="Lienhypertexte"/>
            <w:noProof/>
          </w:rPr>
          <w:t>4.1.1</w:t>
        </w:r>
        <w:r>
          <w:rPr>
            <w:rFonts w:asciiTheme="minorHAnsi" w:hAnsiTheme="minorHAnsi" w:cstheme="minorBidi"/>
            <w:noProof/>
            <w:kern w:val="2"/>
            <w:sz w:val="24"/>
            <w:szCs w:val="24"/>
            <w14:ligatures w14:val="standardContextual"/>
          </w:rPr>
          <w:tab/>
        </w:r>
        <w:r w:rsidRPr="00B366B9">
          <w:rPr>
            <w:rStyle w:val="Lienhypertexte"/>
            <w:noProof/>
          </w:rPr>
          <w:t>Principes généraux applicables au lot 1</w:t>
        </w:r>
        <w:r>
          <w:rPr>
            <w:noProof/>
            <w:webHidden/>
          </w:rPr>
          <w:tab/>
        </w:r>
        <w:r>
          <w:rPr>
            <w:noProof/>
            <w:webHidden/>
          </w:rPr>
          <w:fldChar w:fldCharType="begin"/>
        </w:r>
        <w:r>
          <w:rPr>
            <w:noProof/>
            <w:webHidden/>
          </w:rPr>
          <w:instrText xml:space="preserve"> PAGEREF _Toc212800626 \h </w:instrText>
        </w:r>
        <w:r>
          <w:rPr>
            <w:noProof/>
            <w:webHidden/>
          </w:rPr>
        </w:r>
        <w:r>
          <w:rPr>
            <w:noProof/>
            <w:webHidden/>
          </w:rPr>
          <w:fldChar w:fldCharType="separate"/>
        </w:r>
        <w:r>
          <w:rPr>
            <w:noProof/>
            <w:webHidden/>
          </w:rPr>
          <w:t>8</w:t>
        </w:r>
        <w:r>
          <w:rPr>
            <w:noProof/>
            <w:webHidden/>
          </w:rPr>
          <w:fldChar w:fldCharType="end"/>
        </w:r>
      </w:hyperlink>
    </w:p>
    <w:p w14:paraId="2DC9FDC7" w14:textId="6D1124F2"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27" w:history="1">
        <w:r w:rsidRPr="00B366B9">
          <w:rPr>
            <w:rStyle w:val="Lienhypertexte"/>
            <w:noProof/>
          </w:rPr>
          <w:t>4.1.2</w:t>
        </w:r>
        <w:r>
          <w:rPr>
            <w:rFonts w:asciiTheme="minorHAnsi" w:hAnsiTheme="minorHAnsi" w:cstheme="minorBidi"/>
            <w:noProof/>
            <w:kern w:val="2"/>
            <w:sz w:val="24"/>
            <w:szCs w:val="24"/>
            <w14:ligatures w14:val="standardContextual"/>
          </w:rPr>
          <w:tab/>
        </w:r>
        <w:r w:rsidRPr="00B366B9">
          <w:rPr>
            <w:rStyle w:val="Lienhypertexte"/>
            <w:noProof/>
          </w:rPr>
          <w:t>Administration de l’application</w:t>
        </w:r>
        <w:r>
          <w:rPr>
            <w:noProof/>
            <w:webHidden/>
          </w:rPr>
          <w:tab/>
        </w:r>
        <w:r>
          <w:rPr>
            <w:noProof/>
            <w:webHidden/>
          </w:rPr>
          <w:fldChar w:fldCharType="begin"/>
        </w:r>
        <w:r>
          <w:rPr>
            <w:noProof/>
            <w:webHidden/>
          </w:rPr>
          <w:instrText xml:space="preserve"> PAGEREF _Toc212800627 \h </w:instrText>
        </w:r>
        <w:r>
          <w:rPr>
            <w:noProof/>
            <w:webHidden/>
          </w:rPr>
        </w:r>
        <w:r>
          <w:rPr>
            <w:noProof/>
            <w:webHidden/>
          </w:rPr>
          <w:fldChar w:fldCharType="separate"/>
        </w:r>
        <w:r>
          <w:rPr>
            <w:noProof/>
            <w:webHidden/>
          </w:rPr>
          <w:t>13</w:t>
        </w:r>
        <w:r>
          <w:rPr>
            <w:noProof/>
            <w:webHidden/>
          </w:rPr>
          <w:fldChar w:fldCharType="end"/>
        </w:r>
      </w:hyperlink>
    </w:p>
    <w:p w14:paraId="391985D9" w14:textId="6F130B82"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28" w:history="1">
        <w:r w:rsidRPr="00B366B9">
          <w:rPr>
            <w:rStyle w:val="Lienhypertexte"/>
            <w:noProof/>
          </w:rPr>
          <w:t>4.1.3</w:t>
        </w:r>
        <w:r>
          <w:rPr>
            <w:rFonts w:asciiTheme="minorHAnsi" w:hAnsiTheme="minorHAnsi" w:cstheme="minorBidi"/>
            <w:noProof/>
            <w:kern w:val="2"/>
            <w:sz w:val="24"/>
            <w:szCs w:val="24"/>
            <w14:ligatures w14:val="standardContextual"/>
          </w:rPr>
          <w:tab/>
        </w:r>
        <w:r w:rsidRPr="00B366B9">
          <w:rPr>
            <w:rStyle w:val="Lienhypertexte"/>
            <w:noProof/>
          </w:rPr>
          <w:t>Lot 1.1 : Attendus fonctionnels et techniques de l’application servicielle</w:t>
        </w:r>
        <w:r>
          <w:rPr>
            <w:noProof/>
            <w:webHidden/>
          </w:rPr>
          <w:tab/>
        </w:r>
        <w:r>
          <w:rPr>
            <w:noProof/>
            <w:webHidden/>
          </w:rPr>
          <w:fldChar w:fldCharType="begin"/>
        </w:r>
        <w:r>
          <w:rPr>
            <w:noProof/>
            <w:webHidden/>
          </w:rPr>
          <w:instrText xml:space="preserve"> PAGEREF _Toc212800628 \h </w:instrText>
        </w:r>
        <w:r>
          <w:rPr>
            <w:noProof/>
            <w:webHidden/>
          </w:rPr>
        </w:r>
        <w:r>
          <w:rPr>
            <w:noProof/>
            <w:webHidden/>
          </w:rPr>
          <w:fldChar w:fldCharType="separate"/>
        </w:r>
        <w:r>
          <w:rPr>
            <w:noProof/>
            <w:webHidden/>
          </w:rPr>
          <w:t>17</w:t>
        </w:r>
        <w:r>
          <w:rPr>
            <w:noProof/>
            <w:webHidden/>
          </w:rPr>
          <w:fldChar w:fldCharType="end"/>
        </w:r>
      </w:hyperlink>
    </w:p>
    <w:p w14:paraId="2330A568" w14:textId="3DEBF193"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29" w:history="1">
        <w:r w:rsidRPr="00B366B9">
          <w:rPr>
            <w:rStyle w:val="Lienhypertexte"/>
            <w:noProof/>
          </w:rPr>
          <w:t>4.1.4</w:t>
        </w:r>
        <w:r>
          <w:rPr>
            <w:rFonts w:asciiTheme="minorHAnsi" w:hAnsiTheme="minorHAnsi" w:cstheme="minorBidi"/>
            <w:noProof/>
            <w:kern w:val="2"/>
            <w:sz w:val="24"/>
            <w:szCs w:val="24"/>
            <w14:ligatures w14:val="standardContextual"/>
          </w:rPr>
          <w:tab/>
        </w:r>
        <w:r w:rsidRPr="00B366B9">
          <w:rPr>
            <w:rStyle w:val="Lienhypertexte"/>
            <w:noProof/>
          </w:rPr>
          <w:t>Lot 1.2 : Attendus fonctionnels et techniques de la plateforme client locataire</w:t>
        </w:r>
        <w:r>
          <w:rPr>
            <w:noProof/>
            <w:webHidden/>
          </w:rPr>
          <w:tab/>
        </w:r>
        <w:r>
          <w:rPr>
            <w:noProof/>
            <w:webHidden/>
          </w:rPr>
          <w:fldChar w:fldCharType="begin"/>
        </w:r>
        <w:r>
          <w:rPr>
            <w:noProof/>
            <w:webHidden/>
          </w:rPr>
          <w:instrText xml:space="preserve"> PAGEREF _Toc212800629 \h </w:instrText>
        </w:r>
        <w:r>
          <w:rPr>
            <w:noProof/>
            <w:webHidden/>
          </w:rPr>
        </w:r>
        <w:r>
          <w:rPr>
            <w:noProof/>
            <w:webHidden/>
          </w:rPr>
          <w:fldChar w:fldCharType="separate"/>
        </w:r>
        <w:r>
          <w:rPr>
            <w:noProof/>
            <w:webHidden/>
          </w:rPr>
          <w:t>32</w:t>
        </w:r>
        <w:r>
          <w:rPr>
            <w:noProof/>
            <w:webHidden/>
          </w:rPr>
          <w:fldChar w:fldCharType="end"/>
        </w:r>
      </w:hyperlink>
    </w:p>
    <w:p w14:paraId="1C465CE0" w14:textId="40A8C577"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30" w:history="1">
        <w:r w:rsidRPr="00B366B9">
          <w:rPr>
            <w:rStyle w:val="Lienhypertexte"/>
            <w:noProof/>
          </w:rPr>
          <w:t>4.1.5</w:t>
        </w:r>
        <w:r>
          <w:rPr>
            <w:rFonts w:asciiTheme="minorHAnsi" w:hAnsiTheme="minorHAnsi" w:cstheme="minorBidi"/>
            <w:noProof/>
            <w:kern w:val="2"/>
            <w:sz w:val="24"/>
            <w:szCs w:val="24"/>
            <w14:ligatures w14:val="standardContextual"/>
          </w:rPr>
          <w:tab/>
        </w:r>
        <w:r w:rsidRPr="00B366B9">
          <w:rPr>
            <w:rStyle w:val="Lienhypertexte"/>
            <w:noProof/>
          </w:rPr>
          <w:t>Exigences transverses du Lot 1</w:t>
        </w:r>
        <w:r>
          <w:rPr>
            <w:noProof/>
            <w:webHidden/>
          </w:rPr>
          <w:tab/>
        </w:r>
        <w:r>
          <w:rPr>
            <w:noProof/>
            <w:webHidden/>
          </w:rPr>
          <w:fldChar w:fldCharType="begin"/>
        </w:r>
        <w:r>
          <w:rPr>
            <w:noProof/>
            <w:webHidden/>
          </w:rPr>
          <w:instrText xml:space="preserve"> PAGEREF _Toc212800630 \h </w:instrText>
        </w:r>
        <w:r>
          <w:rPr>
            <w:noProof/>
            <w:webHidden/>
          </w:rPr>
        </w:r>
        <w:r>
          <w:rPr>
            <w:noProof/>
            <w:webHidden/>
          </w:rPr>
          <w:fldChar w:fldCharType="separate"/>
        </w:r>
        <w:r>
          <w:rPr>
            <w:noProof/>
            <w:webHidden/>
          </w:rPr>
          <w:t>39</w:t>
        </w:r>
        <w:r>
          <w:rPr>
            <w:noProof/>
            <w:webHidden/>
          </w:rPr>
          <w:fldChar w:fldCharType="end"/>
        </w:r>
      </w:hyperlink>
    </w:p>
    <w:p w14:paraId="5265CBE6" w14:textId="5C1A2499"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31" w:history="1">
        <w:r w:rsidRPr="00B366B9">
          <w:rPr>
            <w:rStyle w:val="Lienhypertexte"/>
            <w:noProof/>
          </w:rPr>
          <w:t>4.1.6</w:t>
        </w:r>
        <w:r>
          <w:rPr>
            <w:rFonts w:asciiTheme="minorHAnsi" w:hAnsiTheme="minorHAnsi" w:cstheme="minorBidi"/>
            <w:noProof/>
            <w:kern w:val="2"/>
            <w:sz w:val="24"/>
            <w:szCs w:val="24"/>
            <w14:ligatures w14:val="standardContextual"/>
          </w:rPr>
          <w:tab/>
        </w:r>
        <w:r w:rsidRPr="00B366B9">
          <w:rPr>
            <w:rStyle w:val="Lienhypertexte"/>
            <w:noProof/>
          </w:rPr>
          <w:t>Modèle économique proposé pour le Lot 1</w:t>
        </w:r>
        <w:r>
          <w:rPr>
            <w:noProof/>
            <w:webHidden/>
          </w:rPr>
          <w:tab/>
        </w:r>
        <w:r>
          <w:rPr>
            <w:noProof/>
            <w:webHidden/>
          </w:rPr>
          <w:fldChar w:fldCharType="begin"/>
        </w:r>
        <w:r>
          <w:rPr>
            <w:noProof/>
            <w:webHidden/>
          </w:rPr>
          <w:instrText xml:space="preserve"> PAGEREF _Toc212800631 \h </w:instrText>
        </w:r>
        <w:r>
          <w:rPr>
            <w:noProof/>
            <w:webHidden/>
          </w:rPr>
        </w:r>
        <w:r>
          <w:rPr>
            <w:noProof/>
            <w:webHidden/>
          </w:rPr>
          <w:fldChar w:fldCharType="separate"/>
        </w:r>
        <w:r>
          <w:rPr>
            <w:noProof/>
            <w:webHidden/>
          </w:rPr>
          <w:t>42</w:t>
        </w:r>
        <w:r>
          <w:rPr>
            <w:noProof/>
            <w:webHidden/>
          </w:rPr>
          <w:fldChar w:fldCharType="end"/>
        </w:r>
      </w:hyperlink>
    </w:p>
    <w:p w14:paraId="264C1E2F" w14:textId="41899B58" w:rsidR="00FD1049" w:rsidRDefault="00FD1049">
      <w:pPr>
        <w:pStyle w:val="TM2"/>
        <w:tabs>
          <w:tab w:val="left" w:pos="960"/>
          <w:tab w:val="right" w:leader="dot" w:pos="9062"/>
        </w:tabs>
        <w:rPr>
          <w:rFonts w:asciiTheme="minorHAnsi" w:hAnsiTheme="minorHAnsi" w:cstheme="minorBidi"/>
          <w:noProof/>
          <w:kern w:val="2"/>
          <w:sz w:val="24"/>
          <w:szCs w:val="24"/>
          <w14:ligatures w14:val="standardContextual"/>
        </w:rPr>
      </w:pPr>
      <w:hyperlink w:anchor="_Toc212800632" w:history="1">
        <w:r w:rsidRPr="00B366B9">
          <w:rPr>
            <w:rStyle w:val="Lienhypertexte"/>
            <w:noProof/>
          </w:rPr>
          <w:t>4.2</w:t>
        </w:r>
        <w:r>
          <w:rPr>
            <w:rFonts w:asciiTheme="minorHAnsi" w:hAnsiTheme="minorHAnsi" w:cstheme="minorBidi"/>
            <w:noProof/>
            <w:kern w:val="2"/>
            <w:sz w:val="24"/>
            <w:szCs w:val="24"/>
            <w14:ligatures w14:val="standardContextual"/>
          </w:rPr>
          <w:tab/>
        </w:r>
        <w:r w:rsidRPr="00B366B9">
          <w:rPr>
            <w:rStyle w:val="Lienhypertexte"/>
            <w:noProof/>
          </w:rPr>
          <w:t>Lot 2 : Description des attendus fonctionnels et techniques</w:t>
        </w:r>
        <w:r>
          <w:rPr>
            <w:noProof/>
            <w:webHidden/>
          </w:rPr>
          <w:tab/>
        </w:r>
        <w:r>
          <w:rPr>
            <w:noProof/>
            <w:webHidden/>
          </w:rPr>
          <w:fldChar w:fldCharType="begin"/>
        </w:r>
        <w:r>
          <w:rPr>
            <w:noProof/>
            <w:webHidden/>
          </w:rPr>
          <w:instrText xml:space="preserve"> PAGEREF _Toc212800632 \h </w:instrText>
        </w:r>
        <w:r>
          <w:rPr>
            <w:noProof/>
            <w:webHidden/>
          </w:rPr>
        </w:r>
        <w:r>
          <w:rPr>
            <w:noProof/>
            <w:webHidden/>
          </w:rPr>
          <w:fldChar w:fldCharType="separate"/>
        </w:r>
        <w:r>
          <w:rPr>
            <w:noProof/>
            <w:webHidden/>
          </w:rPr>
          <w:t>43</w:t>
        </w:r>
        <w:r>
          <w:rPr>
            <w:noProof/>
            <w:webHidden/>
          </w:rPr>
          <w:fldChar w:fldCharType="end"/>
        </w:r>
      </w:hyperlink>
    </w:p>
    <w:p w14:paraId="512EAC91" w14:textId="01EC94D3"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33" w:history="1">
        <w:r w:rsidRPr="00B366B9">
          <w:rPr>
            <w:rStyle w:val="Lienhypertexte"/>
            <w:noProof/>
          </w:rPr>
          <w:t>4.2.1</w:t>
        </w:r>
        <w:r>
          <w:rPr>
            <w:rFonts w:asciiTheme="minorHAnsi" w:hAnsiTheme="minorHAnsi" w:cstheme="minorBidi"/>
            <w:noProof/>
            <w:kern w:val="2"/>
            <w:sz w:val="24"/>
            <w:szCs w:val="24"/>
            <w14:ligatures w14:val="standardContextual"/>
          </w:rPr>
          <w:tab/>
        </w:r>
        <w:r w:rsidRPr="00B366B9">
          <w:rPr>
            <w:rStyle w:val="Lienhypertexte"/>
            <w:noProof/>
          </w:rPr>
          <w:t>Principes généraux</w:t>
        </w:r>
        <w:r>
          <w:rPr>
            <w:noProof/>
            <w:webHidden/>
          </w:rPr>
          <w:tab/>
        </w:r>
        <w:r>
          <w:rPr>
            <w:noProof/>
            <w:webHidden/>
          </w:rPr>
          <w:fldChar w:fldCharType="begin"/>
        </w:r>
        <w:r>
          <w:rPr>
            <w:noProof/>
            <w:webHidden/>
          </w:rPr>
          <w:instrText xml:space="preserve"> PAGEREF _Toc212800633 \h </w:instrText>
        </w:r>
        <w:r>
          <w:rPr>
            <w:noProof/>
            <w:webHidden/>
          </w:rPr>
        </w:r>
        <w:r>
          <w:rPr>
            <w:noProof/>
            <w:webHidden/>
          </w:rPr>
          <w:fldChar w:fldCharType="separate"/>
        </w:r>
        <w:r>
          <w:rPr>
            <w:noProof/>
            <w:webHidden/>
          </w:rPr>
          <w:t>43</w:t>
        </w:r>
        <w:r>
          <w:rPr>
            <w:noProof/>
            <w:webHidden/>
          </w:rPr>
          <w:fldChar w:fldCharType="end"/>
        </w:r>
      </w:hyperlink>
    </w:p>
    <w:p w14:paraId="069F190F" w14:textId="25F44652"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34" w:history="1">
        <w:r w:rsidRPr="00B366B9">
          <w:rPr>
            <w:rStyle w:val="Lienhypertexte"/>
            <w:noProof/>
          </w:rPr>
          <w:t>4.2.2</w:t>
        </w:r>
        <w:r>
          <w:rPr>
            <w:rFonts w:asciiTheme="minorHAnsi" w:hAnsiTheme="minorHAnsi" w:cstheme="minorBidi"/>
            <w:noProof/>
            <w:kern w:val="2"/>
            <w:sz w:val="24"/>
            <w:szCs w:val="24"/>
            <w14:ligatures w14:val="standardContextual"/>
          </w:rPr>
          <w:tab/>
        </w:r>
        <w:r w:rsidRPr="00B366B9">
          <w:rPr>
            <w:rStyle w:val="Lienhypertexte"/>
            <w:noProof/>
          </w:rPr>
          <w:t>Description des attendus fonctionnels et techniques des différents modules</w:t>
        </w:r>
        <w:r>
          <w:rPr>
            <w:noProof/>
            <w:webHidden/>
          </w:rPr>
          <w:tab/>
        </w:r>
        <w:r>
          <w:rPr>
            <w:noProof/>
            <w:webHidden/>
          </w:rPr>
          <w:fldChar w:fldCharType="begin"/>
        </w:r>
        <w:r>
          <w:rPr>
            <w:noProof/>
            <w:webHidden/>
          </w:rPr>
          <w:instrText xml:space="preserve"> PAGEREF _Toc212800634 \h </w:instrText>
        </w:r>
        <w:r>
          <w:rPr>
            <w:noProof/>
            <w:webHidden/>
          </w:rPr>
        </w:r>
        <w:r>
          <w:rPr>
            <w:noProof/>
            <w:webHidden/>
          </w:rPr>
          <w:fldChar w:fldCharType="separate"/>
        </w:r>
        <w:r>
          <w:rPr>
            <w:noProof/>
            <w:webHidden/>
          </w:rPr>
          <w:t>45</w:t>
        </w:r>
        <w:r>
          <w:rPr>
            <w:noProof/>
            <w:webHidden/>
          </w:rPr>
          <w:fldChar w:fldCharType="end"/>
        </w:r>
      </w:hyperlink>
    </w:p>
    <w:p w14:paraId="20911AE2" w14:textId="09D2831E"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35" w:history="1">
        <w:r w:rsidRPr="00B366B9">
          <w:rPr>
            <w:rStyle w:val="Lienhypertexte"/>
            <w:noProof/>
          </w:rPr>
          <w:t>4.2.3</w:t>
        </w:r>
        <w:r>
          <w:rPr>
            <w:rFonts w:asciiTheme="minorHAnsi" w:hAnsiTheme="minorHAnsi" w:cstheme="minorBidi"/>
            <w:noProof/>
            <w:kern w:val="2"/>
            <w:sz w:val="24"/>
            <w:szCs w:val="24"/>
            <w14:ligatures w14:val="standardContextual"/>
          </w:rPr>
          <w:tab/>
        </w:r>
        <w:r w:rsidRPr="00B366B9">
          <w:rPr>
            <w:rStyle w:val="Lienhypertexte"/>
            <w:noProof/>
          </w:rPr>
          <w:t>Exigences techniques transverses</w:t>
        </w:r>
        <w:r>
          <w:rPr>
            <w:noProof/>
            <w:webHidden/>
          </w:rPr>
          <w:tab/>
        </w:r>
        <w:r>
          <w:rPr>
            <w:noProof/>
            <w:webHidden/>
          </w:rPr>
          <w:fldChar w:fldCharType="begin"/>
        </w:r>
        <w:r>
          <w:rPr>
            <w:noProof/>
            <w:webHidden/>
          </w:rPr>
          <w:instrText xml:space="preserve"> PAGEREF _Toc212800635 \h </w:instrText>
        </w:r>
        <w:r>
          <w:rPr>
            <w:noProof/>
            <w:webHidden/>
          </w:rPr>
        </w:r>
        <w:r>
          <w:rPr>
            <w:noProof/>
            <w:webHidden/>
          </w:rPr>
          <w:fldChar w:fldCharType="separate"/>
        </w:r>
        <w:r>
          <w:rPr>
            <w:noProof/>
            <w:webHidden/>
          </w:rPr>
          <w:t>56</w:t>
        </w:r>
        <w:r>
          <w:rPr>
            <w:noProof/>
            <w:webHidden/>
          </w:rPr>
          <w:fldChar w:fldCharType="end"/>
        </w:r>
      </w:hyperlink>
    </w:p>
    <w:p w14:paraId="79C1200C" w14:textId="5AEBC360"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36" w:history="1">
        <w:r w:rsidRPr="00B366B9">
          <w:rPr>
            <w:rStyle w:val="Lienhypertexte"/>
            <w:noProof/>
          </w:rPr>
          <w:t>4.2.4</w:t>
        </w:r>
        <w:r>
          <w:rPr>
            <w:rFonts w:asciiTheme="minorHAnsi" w:hAnsiTheme="minorHAnsi" w:cstheme="minorBidi"/>
            <w:noProof/>
            <w:kern w:val="2"/>
            <w:sz w:val="24"/>
            <w:szCs w:val="24"/>
            <w14:ligatures w14:val="standardContextual"/>
          </w:rPr>
          <w:tab/>
        </w:r>
        <w:r w:rsidRPr="00B366B9">
          <w:rPr>
            <w:rStyle w:val="Lienhypertexte"/>
            <w:noProof/>
          </w:rPr>
          <w:t>Gouvernance en phase d’exploitation</w:t>
        </w:r>
        <w:r>
          <w:rPr>
            <w:noProof/>
            <w:webHidden/>
          </w:rPr>
          <w:tab/>
        </w:r>
        <w:r>
          <w:rPr>
            <w:noProof/>
            <w:webHidden/>
          </w:rPr>
          <w:fldChar w:fldCharType="begin"/>
        </w:r>
        <w:r>
          <w:rPr>
            <w:noProof/>
            <w:webHidden/>
          </w:rPr>
          <w:instrText xml:space="preserve"> PAGEREF _Toc212800636 \h </w:instrText>
        </w:r>
        <w:r>
          <w:rPr>
            <w:noProof/>
            <w:webHidden/>
          </w:rPr>
        </w:r>
        <w:r>
          <w:rPr>
            <w:noProof/>
            <w:webHidden/>
          </w:rPr>
          <w:fldChar w:fldCharType="separate"/>
        </w:r>
        <w:r>
          <w:rPr>
            <w:noProof/>
            <w:webHidden/>
          </w:rPr>
          <w:t>58</w:t>
        </w:r>
        <w:r>
          <w:rPr>
            <w:noProof/>
            <w:webHidden/>
          </w:rPr>
          <w:fldChar w:fldCharType="end"/>
        </w:r>
      </w:hyperlink>
    </w:p>
    <w:p w14:paraId="00F7654C" w14:textId="6EEE1ACE" w:rsidR="00FD1049" w:rsidRDefault="00FD1049">
      <w:pPr>
        <w:pStyle w:val="TM3"/>
        <w:tabs>
          <w:tab w:val="left" w:pos="1200"/>
          <w:tab w:val="right" w:leader="dot" w:pos="9062"/>
        </w:tabs>
        <w:rPr>
          <w:rFonts w:asciiTheme="minorHAnsi" w:hAnsiTheme="minorHAnsi" w:cstheme="minorBidi"/>
          <w:noProof/>
          <w:kern w:val="2"/>
          <w:sz w:val="24"/>
          <w:szCs w:val="24"/>
          <w14:ligatures w14:val="standardContextual"/>
        </w:rPr>
      </w:pPr>
      <w:hyperlink w:anchor="_Toc212800637" w:history="1">
        <w:r w:rsidRPr="00B366B9">
          <w:rPr>
            <w:rStyle w:val="Lienhypertexte"/>
            <w:noProof/>
          </w:rPr>
          <w:t>4.2.5</w:t>
        </w:r>
        <w:r>
          <w:rPr>
            <w:rFonts w:asciiTheme="minorHAnsi" w:hAnsiTheme="minorHAnsi" w:cstheme="minorBidi"/>
            <w:noProof/>
            <w:kern w:val="2"/>
            <w:sz w:val="24"/>
            <w:szCs w:val="24"/>
            <w14:ligatures w14:val="standardContextual"/>
          </w:rPr>
          <w:tab/>
        </w:r>
        <w:r w:rsidRPr="00B366B9">
          <w:rPr>
            <w:rStyle w:val="Lienhypertexte"/>
            <w:noProof/>
          </w:rPr>
          <w:t>Modèle économique proposé pour le Lot 2</w:t>
        </w:r>
        <w:r>
          <w:rPr>
            <w:noProof/>
            <w:webHidden/>
          </w:rPr>
          <w:tab/>
        </w:r>
        <w:r>
          <w:rPr>
            <w:noProof/>
            <w:webHidden/>
          </w:rPr>
          <w:fldChar w:fldCharType="begin"/>
        </w:r>
        <w:r>
          <w:rPr>
            <w:noProof/>
            <w:webHidden/>
          </w:rPr>
          <w:instrText xml:space="preserve"> PAGEREF _Toc212800637 \h </w:instrText>
        </w:r>
        <w:r>
          <w:rPr>
            <w:noProof/>
            <w:webHidden/>
          </w:rPr>
        </w:r>
        <w:r>
          <w:rPr>
            <w:noProof/>
            <w:webHidden/>
          </w:rPr>
          <w:fldChar w:fldCharType="separate"/>
        </w:r>
        <w:r>
          <w:rPr>
            <w:noProof/>
            <w:webHidden/>
          </w:rPr>
          <w:t>60</w:t>
        </w:r>
        <w:r>
          <w:rPr>
            <w:noProof/>
            <w:webHidden/>
          </w:rPr>
          <w:fldChar w:fldCharType="end"/>
        </w:r>
      </w:hyperlink>
    </w:p>
    <w:p w14:paraId="2955A6B5" w14:textId="2DF5CEAE" w:rsidR="00996F0A" w:rsidRDefault="00FD1049" w:rsidP="00996F0A">
      <w:r>
        <w:fldChar w:fldCharType="end"/>
      </w:r>
    </w:p>
    <w:p w14:paraId="17663EE5" w14:textId="77777777" w:rsidR="00847F7F" w:rsidRDefault="00847F7F">
      <w:pPr>
        <w:rPr>
          <w:b/>
          <w:bCs/>
        </w:rPr>
      </w:pPr>
    </w:p>
    <w:p w14:paraId="16F8C498" w14:textId="59AED4EF" w:rsidR="00847F7F" w:rsidRDefault="00996F0A">
      <w:pPr>
        <w:widowControl/>
        <w:autoSpaceDE/>
        <w:autoSpaceDN/>
        <w:spacing w:after="160" w:line="259" w:lineRule="auto"/>
        <w:rPr>
          <w:b/>
          <w:bCs/>
        </w:rPr>
      </w:pPr>
      <w:r>
        <w:rPr>
          <w:b/>
          <w:bCs/>
        </w:rPr>
        <w:br w:type="page"/>
      </w:r>
    </w:p>
    <w:p w14:paraId="232BAB80" w14:textId="77777777" w:rsidR="00847F7F" w:rsidRDefault="00847F7F">
      <w:pPr>
        <w:rPr>
          <w:b/>
          <w:bCs/>
        </w:rPr>
      </w:pPr>
    </w:p>
    <w:p w14:paraId="1220DA4E" w14:textId="77777777" w:rsidR="00847F7F" w:rsidRDefault="00847F7F"/>
    <w:p w14:paraId="6A258EFC" w14:textId="76E5850F" w:rsidR="00D03A12" w:rsidRDefault="00BD2D72" w:rsidP="00996F0A">
      <w:pPr>
        <w:pStyle w:val="Titre1"/>
      </w:pPr>
      <w:bookmarkStart w:id="0" w:name="_Toc212800609"/>
      <w:r>
        <w:t xml:space="preserve">Contexte et objectifs de la </w:t>
      </w:r>
      <w:r w:rsidR="008B64FA">
        <w:t>consultation</w:t>
      </w:r>
      <w:bookmarkEnd w:id="0"/>
    </w:p>
    <w:p w14:paraId="38D7FCF2" w14:textId="77777777" w:rsidR="00135918" w:rsidRPr="00135918" w:rsidRDefault="00135918" w:rsidP="009E2CC8"/>
    <w:p w14:paraId="7E348F46" w14:textId="58F41DBB" w:rsidR="00BD2D72" w:rsidRDefault="00C93086" w:rsidP="00F07E0C">
      <w:pPr>
        <w:pStyle w:val="Titre2"/>
      </w:pPr>
      <w:bookmarkStart w:id="1" w:name="_Toc212800610"/>
      <w:r>
        <w:t>Présentation de l’entreprise</w:t>
      </w:r>
      <w:bookmarkEnd w:id="1"/>
    </w:p>
    <w:p w14:paraId="729ED887" w14:textId="77777777" w:rsidR="00AA1BAD" w:rsidRPr="00AA1BAD" w:rsidRDefault="00AA1BAD" w:rsidP="00AA1BAD"/>
    <w:p w14:paraId="38651219" w14:textId="77777777" w:rsidR="00AA1BAD" w:rsidRPr="00AA1BAD" w:rsidRDefault="00AA1BAD" w:rsidP="00AA1BAD">
      <w:r w:rsidRPr="00AA1BAD">
        <w:t>PRAEMIA REIM est une société spécialisée dans la gestion d’actifs immobilier. C’est une plateforme européenne d'épargne immobilière pour le compte d'investisseurs particuliers et institutionnels.</w:t>
      </w:r>
    </w:p>
    <w:p w14:paraId="187418E2" w14:textId="77777777" w:rsidR="00AA1BAD" w:rsidRPr="00AA1BAD" w:rsidRDefault="00AA1BAD" w:rsidP="00AA1BAD">
      <w:r w:rsidRPr="00AA1BAD">
        <w:t>PRAEMIA REIM est constituée de :</w:t>
      </w:r>
    </w:p>
    <w:p w14:paraId="38EB5ABD" w14:textId="77777777" w:rsidR="00AA1BAD" w:rsidRPr="00AA1BAD" w:rsidRDefault="00AA1BAD" w:rsidP="005F5039">
      <w:pPr>
        <w:numPr>
          <w:ilvl w:val="0"/>
          <w:numId w:val="62"/>
        </w:numPr>
      </w:pPr>
      <w:r w:rsidRPr="00AA1BAD">
        <w:t>Une Holding qui coordonne les activités transverses entre entités.</w:t>
      </w:r>
    </w:p>
    <w:p w14:paraId="3804C6D3" w14:textId="77777777" w:rsidR="00AA1BAD" w:rsidRPr="00AA1BAD" w:rsidRDefault="00AA1BAD" w:rsidP="005F5039">
      <w:pPr>
        <w:numPr>
          <w:ilvl w:val="0"/>
          <w:numId w:val="62"/>
        </w:numPr>
      </w:pPr>
      <w:r w:rsidRPr="00AA1BAD">
        <w:t>4 entités de gestion d’actifs immobiliers (PRAEMIA REIM FR, PRAEMIA REIM GE, PRAEMIA REIM LUX, PRAEMIA REIM IT) dont 3 qui sont régulées : la France, le Luxembourg et l’Italie.</w:t>
      </w:r>
    </w:p>
    <w:p w14:paraId="2A4C4F0A" w14:textId="77777777" w:rsidR="00AA1BAD" w:rsidRDefault="00AA1BAD" w:rsidP="005F5039">
      <w:pPr>
        <w:numPr>
          <w:ilvl w:val="0"/>
          <w:numId w:val="62"/>
        </w:numPr>
      </w:pPr>
      <w:r w:rsidRPr="00AA1BAD">
        <w:t>5 sociétés de property management.</w:t>
      </w:r>
    </w:p>
    <w:p w14:paraId="29A33EB2" w14:textId="77777777" w:rsidR="004E49D6" w:rsidRPr="00AA1BAD" w:rsidRDefault="004E49D6" w:rsidP="009E2CC8">
      <w:pPr>
        <w:ind w:left="720"/>
      </w:pPr>
    </w:p>
    <w:p w14:paraId="4C8109ED" w14:textId="77777777" w:rsidR="00AA1BAD" w:rsidRPr="00AA1BAD" w:rsidRDefault="00AA1BAD" w:rsidP="00AA1BAD">
      <w:r w:rsidRPr="00AA1BAD">
        <w:t>PRAEMIA REIM gère 61 fonds d’investissement immobilier dont le patrimoine est réparti en France et en zone euro (présent dans 10 pays européens), 38.4 milliards d’encours sous gestion et compte plus de 80 000 associés, ce qui en fait aujourd’hui un acteur majeur de l’épargne immobilière.</w:t>
      </w:r>
    </w:p>
    <w:p w14:paraId="0D669408" w14:textId="77777777" w:rsidR="00AA1BAD" w:rsidRPr="00AA1BAD" w:rsidRDefault="00AA1BAD" w:rsidP="00AA1BAD">
      <w:r w:rsidRPr="00AA1BAD">
        <w:t>Le patrimoine de PRAEMIA REIM se répartit entre actifs de bureaux, immobilier de la santé et de l’éducation, commerces, immobilier résidentiel, hôtellerie.</w:t>
      </w:r>
    </w:p>
    <w:p w14:paraId="33499C99" w14:textId="77777777" w:rsidR="00AA1BAD" w:rsidRPr="00AA1BAD" w:rsidRDefault="00AA1BAD" w:rsidP="00AA1BAD">
      <w:r w:rsidRPr="00AA1BAD">
        <w:t>Les principales activités de la société sont : gestion de fonds immobiliers, commercialisation de fonds immobiliers, acquisition / cession de biens immobiliers, le développement de portefeuilles immobiliers et la gestion immobilière.</w:t>
      </w:r>
    </w:p>
    <w:p w14:paraId="1C7864FE" w14:textId="32419EA4" w:rsidR="00471347" w:rsidRPr="00471347" w:rsidRDefault="00471347" w:rsidP="00471347"/>
    <w:p w14:paraId="7C6C715D" w14:textId="7C9FD04E" w:rsidR="00AC113A" w:rsidRDefault="00AC113A" w:rsidP="00F07E0C">
      <w:pPr>
        <w:pStyle w:val="Titre2"/>
      </w:pPr>
      <w:bookmarkStart w:id="2" w:name="_Toc212800611"/>
      <w:r>
        <w:t>Objectifs et attentes</w:t>
      </w:r>
      <w:bookmarkEnd w:id="2"/>
    </w:p>
    <w:p w14:paraId="7FAFFF12" w14:textId="77777777" w:rsidR="005B2B74" w:rsidRDefault="005B2B74" w:rsidP="00373527"/>
    <w:p w14:paraId="2DA616A0" w14:textId="2C26F4BE" w:rsidR="79005AA9" w:rsidRDefault="005B2B74">
      <w:r w:rsidRPr="005B2B74">
        <w:t xml:space="preserve">Praemia REIM </w:t>
      </w:r>
      <w:r w:rsidR="00D44767">
        <w:t>utilise</w:t>
      </w:r>
      <w:r w:rsidRPr="005B2B74">
        <w:t xml:space="preserve"> deux solutions </w:t>
      </w:r>
      <w:r w:rsidR="00D44767">
        <w:t xml:space="preserve">digitales </w:t>
      </w:r>
      <w:r w:rsidR="6FF9D134">
        <w:t>principales</w:t>
      </w:r>
      <w:r w:rsidR="00D44767">
        <w:t xml:space="preserve"> </w:t>
      </w:r>
      <w:r w:rsidR="00F71148">
        <w:t>déployé</w:t>
      </w:r>
      <w:r w:rsidR="00723AA3">
        <w:t>e</w:t>
      </w:r>
      <w:r w:rsidR="00042E32">
        <w:t>s</w:t>
      </w:r>
      <w:r w:rsidR="00F71148">
        <w:t xml:space="preserve"> sur</w:t>
      </w:r>
      <w:r w:rsidRPr="005B2B74">
        <w:t xml:space="preserve"> son parc immobilier</w:t>
      </w:r>
      <w:r w:rsidR="00723AA3">
        <w:t xml:space="preserve"> afin </w:t>
      </w:r>
      <w:r w:rsidR="00384201">
        <w:t>d’assurer</w:t>
      </w:r>
      <w:r w:rsidRPr="005B2B74">
        <w:t xml:space="preserve"> </w:t>
      </w:r>
      <w:r w:rsidR="008A05CF">
        <w:t xml:space="preserve">le pilotage de la maintenance </w:t>
      </w:r>
      <w:r w:rsidR="00AC0712">
        <w:t xml:space="preserve">des équipements </w:t>
      </w:r>
      <w:r w:rsidR="008A05CF">
        <w:t xml:space="preserve">et </w:t>
      </w:r>
      <w:r w:rsidR="00EC66C9">
        <w:t xml:space="preserve">la fourniture d’une expérience digitale aux </w:t>
      </w:r>
      <w:r w:rsidR="004A6A39">
        <w:t xml:space="preserve">utilisateurs </w:t>
      </w:r>
      <w:r>
        <w:t>:</w:t>
      </w:r>
    </w:p>
    <w:p w14:paraId="7C28DCFB" w14:textId="2DEABB87" w:rsidR="005B2B74" w:rsidRPr="005B2B74" w:rsidRDefault="005B2B74" w:rsidP="002B4639">
      <w:pPr>
        <w:numPr>
          <w:ilvl w:val="0"/>
          <w:numId w:val="16"/>
        </w:numPr>
      </w:pPr>
      <w:r w:rsidRPr="005B2B74">
        <w:rPr>
          <w:b/>
          <w:bCs/>
        </w:rPr>
        <w:t>HQO</w:t>
      </w:r>
      <w:r w:rsidRPr="005B2B74">
        <w:t xml:space="preserve">, utilisée comme application </w:t>
      </w:r>
      <w:r w:rsidR="00425675">
        <w:t>Immeuble à destination de ses</w:t>
      </w:r>
      <w:r w:rsidRPr="005B2B74">
        <w:t xml:space="preserve"> locataire</w:t>
      </w:r>
      <w:r w:rsidR="00425675">
        <w:t>s</w:t>
      </w:r>
      <w:r w:rsidRPr="005B2B74">
        <w:t>, principalement orientée vers les services aux occupants (communication, événements, gestion des visiteurs, réservation d’espaces) ;</w:t>
      </w:r>
    </w:p>
    <w:p w14:paraId="09D1633B" w14:textId="3D4F53A1" w:rsidR="005B2B74" w:rsidRDefault="005B2B74" w:rsidP="002B4639">
      <w:pPr>
        <w:numPr>
          <w:ilvl w:val="0"/>
          <w:numId w:val="16"/>
        </w:numPr>
      </w:pPr>
      <w:r w:rsidRPr="005B2B74">
        <w:rPr>
          <w:b/>
          <w:bCs/>
        </w:rPr>
        <w:t>Veolys</w:t>
      </w:r>
      <w:r w:rsidRPr="005B2B74">
        <w:t>, déployée pour la gestion technique et la maintenance, incluant notamment la réservation de salles et la gestion des demandes d’intervention.</w:t>
      </w:r>
    </w:p>
    <w:p w14:paraId="3A73D454" w14:textId="77777777" w:rsidR="003D36EB" w:rsidRDefault="003D36EB" w:rsidP="00373527"/>
    <w:p w14:paraId="5226FF2F" w14:textId="48F1F19C" w:rsidR="00373527" w:rsidRDefault="00373527" w:rsidP="00373527">
      <w:r w:rsidRPr="00373527">
        <w:t xml:space="preserve">Le présent marché a pour objet </w:t>
      </w:r>
      <w:r w:rsidR="006924A5">
        <w:t>de faire évoluer</w:t>
      </w:r>
      <w:r w:rsidR="005C08C3">
        <w:rPr>
          <w:b/>
          <w:bCs/>
        </w:rPr>
        <w:t xml:space="preserve"> ce</w:t>
      </w:r>
      <w:r w:rsidR="004F1DBE">
        <w:rPr>
          <w:b/>
          <w:bCs/>
        </w:rPr>
        <w:t xml:space="preserve"> paysage</w:t>
      </w:r>
      <w:r w:rsidRPr="00373527">
        <w:rPr>
          <w:b/>
          <w:bCs/>
        </w:rPr>
        <w:t xml:space="preserve"> applicatif</w:t>
      </w:r>
      <w:r w:rsidRPr="00373527">
        <w:rPr>
          <w:b/>
        </w:rPr>
        <w:t xml:space="preserve"> </w:t>
      </w:r>
      <w:r w:rsidR="00206944">
        <w:t>afin d’am</w:t>
      </w:r>
      <w:r w:rsidR="007B24ED">
        <w:t>éliorer le niveau de service fourni à</w:t>
      </w:r>
      <w:r w:rsidRPr="00373527">
        <w:t xml:space="preserve"> ses locataires et les utilisateurs finaux des immeubles </w:t>
      </w:r>
      <w:r w:rsidR="007B24ED">
        <w:t>sur le périmètre</w:t>
      </w:r>
      <w:r w:rsidRPr="00373527">
        <w:t xml:space="preserve"> bureaux</w:t>
      </w:r>
      <w:r w:rsidR="5C821E69">
        <w:t>, en centralisant l’ensemble des relations bailleurs / locataires et immeuble / occupants sur une plateforme unique</w:t>
      </w:r>
      <w:r w:rsidRPr="00373527">
        <w:t>.</w:t>
      </w:r>
    </w:p>
    <w:p w14:paraId="5391CFC6" w14:textId="77777777" w:rsidR="00166F7C" w:rsidRDefault="00166F7C" w:rsidP="00373527"/>
    <w:p w14:paraId="7F2CDDE2" w14:textId="77777777" w:rsidR="00166F7C" w:rsidRPr="00166F7C" w:rsidRDefault="00166F7C" w:rsidP="00166F7C">
      <w:r w:rsidRPr="00166F7C">
        <w:t>Dans le cadre du présent marché, les profils utilisateurs de la solution sont définis comme suit :</w:t>
      </w:r>
    </w:p>
    <w:p w14:paraId="7749207B" w14:textId="202E1CF2" w:rsidR="00166F7C" w:rsidRPr="00166F7C" w:rsidRDefault="00166F7C" w:rsidP="005F5039">
      <w:pPr>
        <w:numPr>
          <w:ilvl w:val="0"/>
          <w:numId w:val="75"/>
        </w:numPr>
      </w:pPr>
      <w:r w:rsidRPr="00166F7C">
        <w:rPr>
          <w:b/>
          <w:bCs/>
        </w:rPr>
        <w:t>Occupants</w:t>
      </w:r>
      <w:r w:rsidRPr="00166F7C">
        <w:t xml:space="preserve"> : personnes travaillant au sein des immeubles gérés par Praemia REIM, qu’elles soient salariées des entreprises locataires</w:t>
      </w:r>
      <w:r w:rsidR="00A40A5A">
        <w:t xml:space="preserve"> </w:t>
      </w:r>
      <w:r w:rsidRPr="00166F7C">
        <w:t>ou collaborateurs de Praemia REIM occupant les locaux appartenant à l’entreprise</w:t>
      </w:r>
    </w:p>
    <w:p w14:paraId="4B7018C7" w14:textId="014E29E2" w:rsidR="00166F7C" w:rsidRPr="00166F7C" w:rsidRDefault="00166F7C" w:rsidP="005F5039">
      <w:pPr>
        <w:numPr>
          <w:ilvl w:val="0"/>
          <w:numId w:val="75"/>
        </w:numPr>
      </w:pPr>
      <w:r w:rsidRPr="00166F7C">
        <w:rPr>
          <w:b/>
          <w:bCs/>
        </w:rPr>
        <w:t>Clients / Locataires</w:t>
      </w:r>
      <w:r w:rsidRPr="00166F7C">
        <w:t xml:space="preserve"> : entreprises </w:t>
      </w:r>
      <w:r w:rsidR="4452F618">
        <w:t xml:space="preserve">locataires </w:t>
      </w:r>
      <w:r w:rsidRPr="00166F7C">
        <w:t xml:space="preserve">au sein </w:t>
      </w:r>
      <w:r>
        <w:t>d</w:t>
      </w:r>
      <w:r w:rsidR="57514D55">
        <w:t>’un ou plusieurs d</w:t>
      </w:r>
      <w:r>
        <w:t>es</w:t>
      </w:r>
      <w:r w:rsidRPr="00166F7C">
        <w:t xml:space="preserve"> immeubles Praemia REIM</w:t>
      </w:r>
    </w:p>
    <w:p w14:paraId="26735B24" w14:textId="434BE4F7" w:rsidR="00166F7C" w:rsidRPr="00166F7C" w:rsidRDefault="00166F7C" w:rsidP="005F5039">
      <w:pPr>
        <w:numPr>
          <w:ilvl w:val="0"/>
          <w:numId w:val="75"/>
        </w:numPr>
      </w:pPr>
      <w:r w:rsidRPr="00166F7C">
        <w:rPr>
          <w:b/>
          <w:bCs/>
        </w:rPr>
        <w:t>Utilisateurs</w:t>
      </w:r>
      <w:r w:rsidRPr="00166F7C">
        <w:t xml:space="preserve"> : ensemble des personnes habilitées à accéder à la solution digitale (occupants, gestionnaires locataires, prestataires, équipes Praemia REIM</w:t>
      </w:r>
      <w:r w:rsidR="428DA31B">
        <w:t xml:space="preserve">, </w:t>
      </w:r>
      <w:r w:rsidR="0071282D">
        <w:t>P</w:t>
      </w:r>
      <w:r w:rsidR="428DA31B">
        <w:t xml:space="preserve">roperty </w:t>
      </w:r>
      <w:r w:rsidR="0071282D">
        <w:t>M</w:t>
      </w:r>
      <w:r w:rsidR="428DA31B">
        <w:t>anagers</w:t>
      </w:r>
      <w:r>
        <w:t>),</w:t>
      </w:r>
      <w:r w:rsidRPr="00166F7C">
        <w:t xml:space="preserve"> selon des droits et périmètres définis</w:t>
      </w:r>
    </w:p>
    <w:p w14:paraId="327C4D8B" w14:textId="78D08CDE" w:rsidR="00166F7C" w:rsidRPr="00166F7C" w:rsidRDefault="00166F7C" w:rsidP="005F5039">
      <w:pPr>
        <w:numPr>
          <w:ilvl w:val="0"/>
          <w:numId w:val="75"/>
        </w:numPr>
      </w:pPr>
      <w:r w:rsidRPr="00166F7C">
        <w:rPr>
          <w:b/>
          <w:bCs/>
        </w:rPr>
        <w:t>Visiteurs</w:t>
      </w:r>
      <w:r w:rsidRPr="00166F7C">
        <w:t xml:space="preserve"> : personnes externes invitées ponctuellement dans les immeubles</w:t>
      </w:r>
    </w:p>
    <w:p w14:paraId="65B7A2B0" w14:textId="77777777" w:rsidR="00166F7C" w:rsidRPr="00166F7C" w:rsidRDefault="00166F7C" w:rsidP="005F5039">
      <w:pPr>
        <w:numPr>
          <w:ilvl w:val="0"/>
          <w:numId w:val="75"/>
        </w:numPr>
      </w:pPr>
      <w:r w:rsidRPr="00166F7C">
        <w:rPr>
          <w:b/>
          <w:bCs/>
        </w:rPr>
        <w:t>Équipes d’exploitation</w:t>
      </w:r>
      <w:r w:rsidRPr="00166F7C">
        <w:t xml:space="preserve"> : collaborateurs et prestataires impliqués dans la gestion technique et </w:t>
      </w:r>
      <w:r w:rsidRPr="00166F7C">
        <w:lastRenderedPageBreak/>
        <w:t>opérationnelle du patrimoine Praemia REIM (Property Managers, Facility Managers, maintenance, sécurité, services généraux, etc.).</w:t>
      </w:r>
    </w:p>
    <w:p w14:paraId="0821AA03" w14:textId="77777777" w:rsidR="007B24ED" w:rsidRPr="00373527" w:rsidRDefault="007B24ED" w:rsidP="00373527"/>
    <w:p w14:paraId="3D189AF2" w14:textId="7920D2A0" w:rsidR="00373527" w:rsidRPr="00373527" w:rsidRDefault="00373527" w:rsidP="00373527">
      <w:r w:rsidRPr="00373527">
        <w:t>L’objectif général de la prestation est de fournir, intégrer et maintenir une solution digitale unifiée, composée :</w:t>
      </w:r>
    </w:p>
    <w:p w14:paraId="73FD0CD4" w14:textId="427E8E8B" w:rsidR="00373527" w:rsidRPr="00373527" w:rsidRDefault="00583B08" w:rsidP="00231659">
      <w:pPr>
        <w:numPr>
          <w:ilvl w:val="0"/>
          <w:numId w:val="1"/>
        </w:numPr>
      </w:pPr>
      <w:r w:rsidRPr="00373527">
        <w:t>D’une</w:t>
      </w:r>
      <w:r w:rsidR="00373527" w:rsidRPr="00373527">
        <w:t xml:space="preserve"> </w:t>
      </w:r>
      <w:r w:rsidR="00373527" w:rsidRPr="00373527">
        <w:rPr>
          <w:b/>
          <w:bCs/>
        </w:rPr>
        <w:t xml:space="preserve">application </w:t>
      </w:r>
      <w:r w:rsidR="00173BF3">
        <w:rPr>
          <w:b/>
          <w:bCs/>
        </w:rPr>
        <w:t>Immeuble (</w:t>
      </w:r>
      <w:r w:rsidR="00373527" w:rsidRPr="00373527">
        <w:rPr>
          <w:b/>
          <w:bCs/>
        </w:rPr>
        <w:t>mobile</w:t>
      </w:r>
      <w:r w:rsidR="00173BF3">
        <w:rPr>
          <w:b/>
          <w:bCs/>
        </w:rPr>
        <w:t>)</w:t>
      </w:r>
      <w:r w:rsidR="00373527" w:rsidRPr="00373527">
        <w:t xml:space="preserve"> à destination des occupants, visiteurs et </w:t>
      </w:r>
      <w:commentRangeStart w:id="3"/>
      <w:commentRangeStart w:id="4"/>
      <w:r w:rsidR="00373527" w:rsidRPr="00373527">
        <w:t>équipes d’exploitation</w:t>
      </w:r>
      <w:commentRangeEnd w:id="3"/>
      <w:r w:rsidR="00373527">
        <w:rPr>
          <w:rStyle w:val="Marquedecommentaire"/>
          <w:sz w:val="22"/>
          <w:szCs w:val="22"/>
        </w:rPr>
        <w:commentReference w:id="3"/>
      </w:r>
      <w:commentRangeEnd w:id="4"/>
      <w:r w:rsidR="00D50AD5" w:rsidRPr="00373527">
        <w:rPr>
          <w:rStyle w:val="Marquedecommentaire"/>
          <w:sz w:val="22"/>
          <w:szCs w:val="22"/>
        </w:rPr>
        <w:commentReference w:id="4"/>
      </w:r>
    </w:p>
    <w:p w14:paraId="4DE215D4" w14:textId="008D9B26" w:rsidR="00373527" w:rsidRPr="00373527" w:rsidRDefault="00583B08" w:rsidP="00231659">
      <w:pPr>
        <w:numPr>
          <w:ilvl w:val="0"/>
          <w:numId w:val="1"/>
        </w:numPr>
      </w:pPr>
      <w:r w:rsidRPr="00373527">
        <w:t>D’une</w:t>
      </w:r>
      <w:r w:rsidR="00373527" w:rsidRPr="00373527">
        <w:t xml:space="preserve"> </w:t>
      </w:r>
      <w:r w:rsidR="002F6C65">
        <w:rPr>
          <w:b/>
          <w:bCs/>
        </w:rPr>
        <w:t>plateforme</w:t>
      </w:r>
      <w:r w:rsidR="00373527" w:rsidRPr="00373527">
        <w:rPr>
          <w:b/>
          <w:bCs/>
        </w:rPr>
        <w:t xml:space="preserve"> locataire</w:t>
      </w:r>
      <w:r w:rsidR="00373527" w:rsidRPr="00373527">
        <w:t>, support d’échanges et de suivi entre Praemia REIM</w:t>
      </w:r>
      <w:r w:rsidR="1DC1D88D">
        <w:t>,</w:t>
      </w:r>
      <w:r w:rsidR="00373527">
        <w:t xml:space="preserve"> </w:t>
      </w:r>
      <w:r w:rsidR="1DC1D88D">
        <w:t xml:space="preserve">les </w:t>
      </w:r>
      <w:r w:rsidR="0071282D">
        <w:t>P</w:t>
      </w:r>
      <w:r w:rsidR="1DC1D88D">
        <w:t xml:space="preserve">roperty </w:t>
      </w:r>
      <w:r w:rsidR="0071282D">
        <w:t>M</w:t>
      </w:r>
      <w:r w:rsidR="1DC1D88D">
        <w:t>anagers, les mainteneurs</w:t>
      </w:r>
      <w:r w:rsidR="00373527" w:rsidRPr="00373527">
        <w:t xml:space="preserve"> et </w:t>
      </w:r>
      <w:r w:rsidR="619D158D">
        <w:t>l</w:t>
      </w:r>
      <w:r w:rsidR="00373527" w:rsidRPr="00373527">
        <w:t xml:space="preserve">es </w:t>
      </w:r>
      <w:commentRangeStart w:id="5"/>
      <w:commentRangeStart w:id="6"/>
      <w:r w:rsidR="00373527">
        <w:t>clients</w:t>
      </w:r>
      <w:commentRangeEnd w:id="5"/>
      <w:r w:rsidR="00373527" w:rsidRPr="00373527">
        <w:rPr>
          <w:rStyle w:val="Marquedecommentaire"/>
          <w:sz w:val="22"/>
          <w:szCs w:val="22"/>
        </w:rPr>
        <w:commentReference w:id="5"/>
      </w:r>
      <w:commentRangeEnd w:id="6"/>
      <w:r w:rsidR="00A40A5A">
        <w:rPr>
          <w:rStyle w:val="Marquedecommentaire"/>
          <w:sz w:val="22"/>
          <w:szCs w:val="22"/>
        </w:rPr>
        <w:commentReference w:id="6"/>
      </w:r>
      <w:r w:rsidR="714E96E0">
        <w:t xml:space="preserve"> locataires</w:t>
      </w:r>
    </w:p>
    <w:p w14:paraId="76EC2DD9" w14:textId="77777777" w:rsidR="00BA13F8" w:rsidRDefault="00BA13F8" w:rsidP="00373527"/>
    <w:p w14:paraId="756C46BF" w14:textId="77777777" w:rsidR="00373527" w:rsidRPr="00373527" w:rsidRDefault="00373527" w:rsidP="00373527">
      <w:r w:rsidRPr="00373527">
        <w:t>Cette solution devra contribuer à :</w:t>
      </w:r>
    </w:p>
    <w:p w14:paraId="55E2FA55" w14:textId="75EE5FFB" w:rsidR="00373527" w:rsidRPr="00373527" w:rsidRDefault="00373527" w:rsidP="00231659">
      <w:pPr>
        <w:numPr>
          <w:ilvl w:val="0"/>
          <w:numId w:val="2"/>
        </w:numPr>
      </w:pPr>
      <w:r w:rsidRPr="00373527">
        <w:rPr>
          <w:b/>
          <w:bCs/>
        </w:rPr>
        <w:t>Améliorer l’expérience utilisateur</w:t>
      </w:r>
      <w:r w:rsidRPr="00373527">
        <w:t xml:space="preserve"> par une interface intuitive, fluide et accessible, garantissant une </w:t>
      </w:r>
      <w:commentRangeStart w:id="7"/>
      <w:commentRangeStart w:id="8"/>
      <w:r w:rsidRPr="00373527">
        <w:t xml:space="preserve">adoption </w:t>
      </w:r>
      <w:commentRangeEnd w:id="7"/>
      <w:r>
        <w:rPr>
          <w:rStyle w:val="Marquedecommentaire"/>
          <w:sz w:val="22"/>
          <w:szCs w:val="22"/>
        </w:rPr>
        <w:commentReference w:id="7"/>
      </w:r>
      <w:commentRangeEnd w:id="8"/>
      <w:r w:rsidR="00D50AD5" w:rsidRPr="00373527">
        <w:rPr>
          <w:rStyle w:val="Marquedecommentaire"/>
          <w:sz w:val="22"/>
          <w:szCs w:val="22"/>
        </w:rPr>
        <w:commentReference w:id="8"/>
      </w:r>
      <w:r w:rsidRPr="00373527">
        <w:t>maximale par les occupants</w:t>
      </w:r>
    </w:p>
    <w:p w14:paraId="7FAA6CE9" w14:textId="2F9E612B" w:rsidR="00373527" w:rsidRPr="00373527" w:rsidRDefault="00373527" w:rsidP="00231659">
      <w:pPr>
        <w:numPr>
          <w:ilvl w:val="0"/>
          <w:numId w:val="2"/>
        </w:numPr>
      </w:pPr>
      <w:commentRangeStart w:id="9"/>
      <w:commentRangeStart w:id="10"/>
      <w:r w:rsidRPr="00373527">
        <w:rPr>
          <w:b/>
          <w:bCs/>
        </w:rPr>
        <w:t xml:space="preserve">Rationaliser </w:t>
      </w:r>
      <w:commentRangeEnd w:id="9"/>
      <w:r w:rsidRPr="00373527">
        <w:rPr>
          <w:rStyle w:val="Marquedecommentaire"/>
          <w:b/>
          <w:sz w:val="22"/>
          <w:szCs w:val="22"/>
        </w:rPr>
        <w:commentReference w:id="9"/>
      </w:r>
      <w:commentRangeEnd w:id="10"/>
      <w:r w:rsidR="000D60B8">
        <w:rPr>
          <w:rStyle w:val="Marquedecommentaire"/>
          <w:b/>
          <w:sz w:val="22"/>
          <w:szCs w:val="22"/>
        </w:rPr>
        <w:commentReference w:id="10"/>
      </w:r>
      <w:r w:rsidR="000D60B8">
        <w:rPr>
          <w:b/>
          <w:bCs/>
        </w:rPr>
        <w:t xml:space="preserve"> et industrialiser </w:t>
      </w:r>
      <w:r w:rsidRPr="00373527">
        <w:rPr>
          <w:b/>
          <w:bCs/>
        </w:rPr>
        <w:t>les outils existants</w:t>
      </w:r>
      <w:r w:rsidRPr="00373527">
        <w:t xml:space="preserve">, en </w:t>
      </w:r>
      <w:r w:rsidR="003C0FE7">
        <w:t xml:space="preserve">complétant ou se </w:t>
      </w:r>
      <w:r w:rsidRPr="00373527">
        <w:t>substituant aux systèmes actuels (Veolys, HQO, outils de ticketing, gestion visiteurs, réservations, etc.) un environnement unique, cohérent et interopérable</w:t>
      </w:r>
      <w:r w:rsidR="000D60B8">
        <w:t xml:space="preserve"> </w:t>
      </w:r>
      <w:r w:rsidR="000D60B8" w:rsidRPr="000D60B8">
        <w:t>facilitant la mutualisation et la standardisation des pratiques à l’échelle du parc Praemia REIM</w:t>
      </w:r>
    </w:p>
    <w:p w14:paraId="48212546" w14:textId="4E057A26" w:rsidR="00373527" w:rsidRPr="00373527" w:rsidRDefault="00373527" w:rsidP="00231659">
      <w:pPr>
        <w:numPr>
          <w:ilvl w:val="0"/>
          <w:numId w:val="2"/>
        </w:numPr>
      </w:pPr>
      <w:commentRangeStart w:id="11"/>
      <w:commentRangeStart w:id="12"/>
      <w:r w:rsidRPr="00373527">
        <w:rPr>
          <w:b/>
          <w:bCs/>
        </w:rPr>
        <w:t>Simplifier la gestion opérationnelle</w:t>
      </w:r>
      <w:r w:rsidRPr="00373527">
        <w:t xml:space="preserve"> </w:t>
      </w:r>
      <w:commentRangeEnd w:id="11"/>
      <w:r w:rsidRPr="00373527">
        <w:rPr>
          <w:rStyle w:val="Marquedecommentaire"/>
          <w:sz w:val="22"/>
          <w:szCs w:val="22"/>
        </w:rPr>
        <w:commentReference w:id="11"/>
      </w:r>
      <w:commentRangeEnd w:id="12"/>
      <w:r w:rsidR="006C0857" w:rsidRPr="00373527">
        <w:rPr>
          <w:rStyle w:val="Marquedecommentaire"/>
          <w:sz w:val="22"/>
          <w:szCs w:val="22"/>
        </w:rPr>
        <w:commentReference w:id="12"/>
      </w:r>
      <w:r w:rsidRPr="00373527">
        <w:t>des équipes Praemia REIM grâce à la centralisation des interactions, des demandes et du suivi des prestations</w:t>
      </w:r>
      <w:r w:rsidR="00977BBB">
        <w:t xml:space="preserve"> </w:t>
      </w:r>
      <w:r w:rsidR="00977BBB" w:rsidRPr="00977BBB">
        <w:t>tout en apportant une meilleure efficacité et un gain de temps significatif pour les équipes opérationnelles dans leurs activités quotidiennes</w:t>
      </w:r>
    </w:p>
    <w:p w14:paraId="3A9FC75F" w14:textId="477B78C9" w:rsidR="00373527" w:rsidRPr="00373527" w:rsidRDefault="402B61D6" w:rsidP="00231659">
      <w:pPr>
        <w:numPr>
          <w:ilvl w:val="0"/>
          <w:numId w:val="2"/>
        </w:numPr>
      </w:pPr>
      <w:r w:rsidRPr="7E7D5CFD">
        <w:rPr>
          <w:b/>
          <w:bCs/>
        </w:rPr>
        <w:t xml:space="preserve">Centraliser et structurer </w:t>
      </w:r>
      <w:r w:rsidR="00373527" w:rsidRPr="00373527">
        <w:rPr>
          <w:b/>
          <w:bCs/>
        </w:rPr>
        <w:t>la communication</w:t>
      </w:r>
      <w:r w:rsidR="00373527" w:rsidRPr="00373527">
        <w:t xml:space="preserve"> </w:t>
      </w:r>
      <w:r w:rsidR="00373527" w:rsidRPr="00E467C3">
        <w:rPr>
          <w:b/>
        </w:rPr>
        <w:t xml:space="preserve">avec les locataires </w:t>
      </w:r>
      <w:r w:rsidR="00373527" w:rsidRPr="00373527">
        <w:t xml:space="preserve">(partage de documents, </w:t>
      </w:r>
      <w:r w:rsidR="344AA6FC">
        <w:t xml:space="preserve">ticketing, </w:t>
      </w:r>
      <w:r w:rsidR="00373527" w:rsidRPr="00373527">
        <w:t>consommations, indicateurs RSE, actualités, enquêtes de satisfaction, etc.)</w:t>
      </w:r>
    </w:p>
    <w:p w14:paraId="1EB0524B" w14:textId="7EB389AE" w:rsidR="00373527" w:rsidRPr="00373527" w:rsidRDefault="00373527" w:rsidP="00231659">
      <w:pPr>
        <w:numPr>
          <w:ilvl w:val="0"/>
          <w:numId w:val="2"/>
        </w:numPr>
      </w:pPr>
      <w:r w:rsidRPr="00373527">
        <w:rPr>
          <w:b/>
          <w:bCs/>
        </w:rPr>
        <w:t>Valoriser la donnée</w:t>
      </w:r>
      <w:r w:rsidRPr="00373527">
        <w:t xml:space="preserve"> issue de l’exploitation et de l’usage des bâtiments, afin de permettre le pilotage des performances techniques et servicielles à l’échelle du parc</w:t>
      </w:r>
      <w:r w:rsidR="6226ED50">
        <w:t>, et de renforcer la transparence de la gestion de la relation client locataire / Praemia REIM</w:t>
      </w:r>
    </w:p>
    <w:p w14:paraId="552BCE8F" w14:textId="77777777" w:rsidR="009B6499" w:rsidRDefault="009B6499" w:rsidP="00471347"/>
    <w:p w14:paraId="000A6909" w14:textId="0BD56E79" w:rsidR="00726FDB" w:rsidRDefault="00726FDB" w:rsidP="00F07E0C">
      <w:pPr>
        <w:pStyle w:val="Titre2"/>
      </w:pPr>
      <w:bookmarkStart w:id="13" w:name="_Toc212800612"/>
      <w:r>
        <w:t>Structuration du marché</w:t>
      </w:r>
      <w:bookmarkEnd w:id="13"/>
    </w:p>
    <w:p w14:paraId="5A1BACEE" w14:textId="77777777" w:rsidR="009009CE" w:rsidRDefault="009009CE" w:rsidP="0030295F"/>
    <w:p w14:paraId="0322AFE1" w14:textId="4F6D2EF8" w:rsidR="0030295F" w:rsidRPr="0030295F" w:rsidRDefault="0030295F" w:rsidP="0030295F">
      <w:r w:rsidRPr="0030295F">
        <w:t xml:space="preserve">Le présent marché est structuré en </w:t>
      </w:r>
      <w:r w:rsidRPr="0030295F">
        <w:rPr>
          <w:b/>
          <w:bCs/>
        </w:rPr>
        <w:t>deux lots complémentaires</w:t>
      </w:r>
      <w:r w:rsidRPr="0030295F">
        <w:t>, permettant de couvrir l’ensemble des besoins fonctionnels et techniques liés à la digitalisation de la relation utilisateur et à la gestion opérationnelle des immeubles gérés par Praemia REIM.</w:t>
      </w:r>
    </w:p>
    <w:p w14:paraId="40985C4A" w14:textId="77777777" w:rsidR="00231ED2" w:rsidRPr="0030295F" w:rsidRDefault="00231ED2" w:rsidP="0030295F"/>
    <w:p w14:paraId="64C20900" w14:textId="605466A7" w:rsidR="0030295F" w:rsidRPr="0030295F" w:rsidRDefault="0030295F" w:rsidP="002B4639">
      <w:pPr>
        <w:numPr>
          <w:ilvl w:val="0"/>
          <w:numId w:val="17"/>
        </w:numPr>
      </w:pPr>
      <w:r w:rsidRPr="0030295F">
        <w:rPr>
          <w:b/>
          <w:bCs/>
        </w:rPr>
        <w:t xml:space="preserve">Lot 1 – Relation utilisateur </w:t>
      </w:r>
      <w:r w:rsidR="20361733" w:rsidRPr="65114F13">
        <w:rPr>
          <w:b/>
          <w:bCs/>
        </w:rPr>
        <w:t xml:space="preserve">final </w:t>
      </w:r>
      <w:r w:rsidRPr="65114F13">
        <w:rPr>
          <w:b/>
          <w:bCs/>
        </w:rPr>
        <w:t>et</w:t>
      </w:r>
      <w:r w:rsidR="3ED35907" w:rsidRPr="177B7C4A">
        <w:rPr>
          <w:b/>
          <w:bCs/>
        </w:rPr>
        <w:t xml:space="preserve"> client</w:t>
      </w:r>
      <w:r w:rsidRPr="0030295F">
        <w:rPr>
          <w:b/>
          <w:bCs/>
        </w:rPr>
        <w:t xml:space="preserve"> locataire</w:t>
      </w:r>
      <w:r w:rsidRPr="0030295F">
        <w:br/>
        <w:t>Ce lot comprend deux sous-composantes :</w:t>
      </w:r>
    </w:p>
    <w:p w14:paraId="02E04309" w14:textId="51B50562" w:rsidR="0030295F" w:rsidRPr="0030295F" w:rsidRDefault="0030295F" w:rsidP="002B4639">
      <w:pPr>
        <w:numPr>
          <w:ilvl w:val="1"/>
          <w:numId w:val="17"/>
        </w:numPr>
      </w:pPr>
      <w:r w:rsidRPr="0030295F">
        <w:rPr>
          <w:b/>
          <w:bCs/>
        </w:rPr>
        <w:t>Lot 1.1 – Application servicielle (</w:t>
      </w:r>
      <w:r w:rsidR="000963AB">
        <w:rPr>
          <w:b/>
          <w:bCs/>
        </w:rPr>
        <w:t>application mobile</w:t>
      </w:r>
      <w:r w:rsidRPr="0030295F">
        <w:rPr>
          <w:b/>
          <w:bCs/>
        </w:rPr>
        <w:t>)</w:t>
      </w:r>
      <w:r w:rsidRPr="0030295F">
        <w:t xml:space="preserve"> : application mobile à destination des occupants, visiteurs</w:t>
      </w:r>
      <w:r w:rsidR="03377858">
        <w:t>, prestataires</w:t>
      </w:r>
      <w:r w:rsidRPr="0030295F">
        <w:t xml:space="preserve"> et collaborateurs </w:t>
      </w:r>
      <w:r w:rsidR="4D164915">
        <w:t xml:space="preserve">des immeubles </w:t>
      </w:r>
      <w:r w:rsidRPr="0030295F">
        <w:t xml:space="preserve">Praemia REIM, centralisant l’accès </w:t>
      </w:r>
      <w:r w:rsidR="65BD7806">
        <w:t>aux</w:t>
      </w:r>
      <w:r w:rsidRPr="0030295F">
        <w:t xml:space="preserve"> </w:t>
      </w:r>
      <w:r w:rsidR="74548BB1">
        <w:t>différents</w:t>
      </w:r>
      <w:r w:rsidR="1A13E778">
        <w:t xml:space="preserve"> </w:t>
      </w:r>
      <w:r w:rsidRPr="0030295F">
        <w:t xml:space="preserve">services, aux informations </w:t>
      </w:r>
      <w:r w:rsidR="510B0A51">
        <w:t xml:space="preserve">relatives à l’immeuble </w:t>
      </w:r>
      <w:r w:rsidRPr="0030295F">
        <w:t>et aux fonctionnalités du bâtiment</w:t>
      </w:r>
      <w:r w:rsidR="26C4583C">
        <w:t xml:space="preserve"> </w:t>
      </w:r>
    </w:p>
    <w:p w14:paraId="600F6C0A" w14:textId="05A573DF" w:rsidR="00CA74C8" w:rsidRDefault="0030295F" w:rsidP="00CA74C8">
      <w:pPr>
        <w:numPr>
          <w:ilvl w:val="1"/>
          <w:numId w:val="17"/>
        </w:numPr>
      </w:pPr>
      <w:r w:rsidRPr="0030295F">
        <w:rPr>
          <w:b/>
          <w:bCs/>
        </w:rPr>
        <w:t xml:space="preserve">Lot 1.2 – Plateforme locataire </w:t>
      </w:r>
      <w:commentRangeStart w:id="14"/>
      <w:commentRangeStart w:id="15"/>
      <w:r w:rsidRPr="0030295F">
        <w:rPr>
          <w:b/>
          <w:bCs/>
        </w:rPr>
        <w:t>(</w:t>
      </w:r>
      <w:r w:rsidR="00563D68">
        <w:rPr>
          <w:b/>
          <w:bCs/>
        </w:rPr>
        <w:t>web application</w:t>
      </w:r>
      <w:commentRangeEnd w:id="14"/>
      <w:r w:rsidRPr="0030295F">
        <w:rPr>
          <w:rStyle w:val="Marquedecommentaire"/>
          <w:b/>
          <w:sz w:val="22"/>
          <w:szCs w:val="22"/>
        </w:rPr>
        <w:commentReference w:id="14"/>
      </w:r>
      <w:commentRangeEnd w:id="15"/>
      <w:r w:rsidR="00D42A80">
        <w:rPr>
          <w:rStyle w:val="Marquedecommentaire"/>
          <w:b/>
          <w:sz w:val="22"/>
          <w:szCs w:val="22"/>
        </w:rPr>
        <w:commentReference w:id="15"/>
      </w:r>
      <w:r w:rsidR="004C4E64">
        <w:rPr>
          <w:b/>
          <w:bCs/>
        </w:rPr>
        <w:t xml:space="preserve"> responsive</w:t>
      </w:r>
      <w:r w:rsidRPr="0030295F">
        <w:rPr>
          <w:b/>
          <w:bCs/>
        </w:rPr>
        <w:t>)</w:t>
      </w:r>
      <w:r w:rsidRPr="0030295F">
        <w:t xml:space="preserve"> : </w:t>
      </w:r>
      <w:r w:rsidR="00CA74C8">
        <w:t xml:space="preserve">espace web dédié aux échanges entre Praemia REIM et les représentants de ses locataires, permettant </w:t>
      </w:r>
      <w:r w:rsidR="401E1384">
        <w:t>la centralisation et</w:t>
      </w:r>
      <w:r>
        <w:t xml:space="preserve"> </w:t>
      </w:r>
      <w:r w:rsidR="00CA74C8">
        <w:t>l’échange de documents et la traçabilité des interactions.</w:t>
      </w:r>
    </w:p>
    <w:p w14:paraId="70786850" w14:textId="7C775A14" w:rsidR="0030295F" w:rsidRPr="0030295F" w:rsidRDefault="00CA74C8" w:rsidP="00CA74C8">
      <w:pPr>
        <w:numPr>
          <w:ilvl w:val="1"/>
          <w:numId w:val="17"/>
        </w:numPr>
      </w:pPr>
      <w:r>
        <w:t>La plateforme devra être conçue sous la forme d’une web app responsive, adaptée à un usage optimal sur desktop, tablette et mobile, garantissant une expérience utilisateur fluide et homogène quel que soit le support</w:t>
      </w:r>
    </w:p>
    <w:p w14:paraId="2DFADDAE" w14:textId="77777777" w:rsidR="003C617C" w:rsidRPr="0030295F" w:rsidRDefault="003C617C" w:rsidP="003C617C">
      <w:pPr>
        <w:ind w:left="1440"/>
      </w:pPr>
    </w:p>
    <w:p w14:paraId="5646C02C" w14:textId="03CC8393" w:rsidR="0030295F" w:rsidRDefault="0030295F" w:rsidP="002B4639">
      <w:pPr>
        <w:numPr>
          <w:ilvl w:val="0"/>
          <w:numId w:val="17"/>
        </w:numPr>
      </w:pPr>
      <w:r w:rsidRPr="0030295F">
        <w:rPr>
          <w:b/>
          <w:bCs/>
        </w:rPr>
        <w:t xml:space="preserve">Lot 2 – Gestion </w:t>
      </w:r>
      <w:r w:rsidR="00883180">
        <w:rPr>
          <w:b/>
          <w:bCs/>
        </w:rPr>
        <w:t>technique du patrimoine</w:t>
      </w:r>
      <w:r w:rsidR="00883180" w:rsidRPr="0030295F">
        <w:t xml:space="preserve"> </w:t>
      </w:r>
      <w:r w:rsidRPr="0030295F">
        <w:br/>
        <w:t xml:space="preserve">Ce lot a pour objet la mise en </w:t>
      </w:r>
      <w:r w:rsidR="00583B08" w:rsidRPr="0030295F">
        <w:t>place d’une</w:t>
      </w:r>
      <w:r w:rsidRPr="0030295F">
        <w:t xml:space="preserve"> </w:t>
      </w:r>
      <w:r w:rsidRPr="0030295F">
        <w:rPr>
          <w:b/>
          <w:bCs/>
        </w:rPr>
        <w:t xml:space="preserve">solution de Gestion </w:t>
      </w:r>
      <w:r w:rsidR="009A7D37">
        <w:rPr>
          <w:b/>
          <w:bCs/>
        </w:rPr>
        <w:t>Technique du patrimoine</w:t>
      </w:r>
      <w:r w:rsidRPr="0030295F">
        <w:t>, destinée à</w:t>
      </w:r>
      <w:r w:rsidR="001327BE">
        <w:t xml:space="preserve"> centralis</w:t>
      </w:r>
      <w:r w:rsidR="00D04331">
        <w:t>er</w:t>
      </w:r>
      <w:r w:rsidR="001327BE">
        <w:t xml:space="preserve"> les informations techniques sur les actifs et</w:t>
      </w:r>
      <w:r w:rsidRPr="0030295F">
        <w:t xml:space="preserve"> piloter </w:t>
      </w:r>
      <w:r w:rsidR="00F44554">
        <w:t xml:space="preserve">les mandats </w:t>
      </w:r>
      <w:r w:rsidR="001327BE">
        <w:t>FM/PM</w:t>
      </w:r>
      <w:r w:rsidR="00244414">
        <w:t xml:space="preserve"> de Praemia REIM</w:t>
      </w:r>
      <w:r w:rsidRPr="0030295F">
        <w:t>.</w:t>
      </w:r>
    </w:p>
    <w:p w14:paraId="2B4A719A" w14:textId="77777777" w:rsidR="00561BC2" w:rsidRPr="0030295F" w:rsidRDefault="00561BC2" w:rsidP="00561BC2">
      <w:pPr>
        <w:ind w:left="720"/>
      </w:pPr>
    </w:p>
    <w:p w14:paraId="7CBA6188" w14:textId="77777777" w:rsidR="00561BC2" w:rsidRPr="00561BC2" w:rsidRDefault="00561BC2" w:rsidP="00561BC2">
      <w:r w:rsidRPr="00561BC2">
        <w:lastRenderedPageBreak/>
        <w:t xml:space="preserve">Les soumissionnaires ont la possibilité de </w:t>
      </w:r>
      <w:r w:rsidRPr="00561BC2">
        <w:rPr>
          <w:b/>
          <w:bCs/>
        </w:rPr>
        <w:t>répondre à un ou plusieurs lots</w:t>
      </w:r>
      <w:r w:rsidRPr="00561BC2">
        <w:t xml:space="preserve"> du présent marché :</w:t>
      </w:r>
    </w:p>
    <w:p w14:paraId="153C91B9" w14:textId="09C7A449" w:rsidR="00561BC2" w:rsidRPr="00561BC2" w:rsidRDefault="00561BC2" w:rsidP="005F5039">
      <w:pPr>
        <w:numPr>
          <w:ilvl w:val="0"/>
          <w:numId w:val="43"/>
        </w:numPr>
      </w:pPr>
      <w:r w:rsidRPr="00561BC2">
        <w:rPr>
          <w:b/>
          <w:bCs/>
        </w:rPr>
        <w:t xml:space="preserve">Lot 1 – Relation utilisateur </w:t>
      </w:r>
      <w:r w:rsidR="686AACD1" w:rsidRPr="566996FA">
        <w:rPr>
          <w:b/>
          <w:bCs/>
        </w:rPr>
        <w:t xml:space="preserve">final </w:t>
      </w:r>
      <w:r w:rsidRPr="00561BC2">
        <w:rPr>
          <w:b/>
          <w:bCs/>
        </w:rPr>
        <w:t xml:space="preserve">et </w:t>
      </w:r>
      <w:r w:rsidR="072C867F" w:rsidRPr="3D637914">
        <w:rPr>
          <w:b/>
          <w:bCs/>
        </w:rPr>
        <w:t>client</w:t>
      </w:r>
      <w:r w:rsidRPr="566996FA">
        <w:rPr>
          <w:b/>
          <w:bCs/>
        </w:rPr>
        <w:t xml:space="preserve"> </w:t>
      </w:r>
      <w:r w:rsidRPr="00561BC2">
        <w:rPr>
          <w:b/>
          <w:bCs/>
        </w:rPr>
        <w:t>locataire</w:t>
      </w:r>
    </w:p>
    <w:p w14:paraId="4FAF2EA9" w14:textId="4AF6311A" w:rsidR="00561BC2" w:rsidRPr="00561BC2" w:rsidRDefault="00561BC2" w:rsidP="005F5039">
      <w:pPr>
        <w:numPr>
          <w:ilvl w:val="0"/>
          <w:numId w:val="43"/>
        </w:numPr>
      </w:pPr>
      <w:r w:rsidRPr="00561BC2">
        <w:rPr>
          <w:b/>
          <w:bCs/>
        </w:rPr>
        <w:t xml:space="preserve">Lot 2 – Gestion </w:t>
      </w:r>
      <w:r w:rsidR="00636EF0">
        <w:rPr>
          <w:b/>
          <w:bCs/>
        </w:rPr>
        <w:t>technique du patrimoine</w:t>
      </w:r>
    </w:p>
    <w:p w14:paraId="0E9DFC0A" w14:textId="541691E2" w:rsidR="00561BC2" w:rsidRPr="00561BC2" w:rsidRDefault="00583B08" w:rsidP="005F5039">
      <w:pPr>
        <w:numPr>
          <w:ilvl w:val="0"/>
          <w:numId w:val="43"/>
        </w:numPr>
      </w:pPr>
      <w:r w:rsidRPr="00561BC2">
        <w:t>Ou</w:t>
      </w:r>
      <w:r w:rsidR="00561BC2" w:rsidRPr="00561BC2">
        <w:t xml:space="preserve"> aux </w:t>
      </w:r>
      <w:r w:rsidR="00561BC2" w:rsidRPr="00561BC2">
        <w:rPr>
          <w:b/>
          <w:bCs/>
        </w:rPr>
        <w:t>deux lots conjointement</w:t>
      </w:r>
      <w:r w:rsidR="00561BC2" w:rsidRPr="00561BC2">
        <w:t xml:space="preserve">, </w:t>
      </w:r>
      <w:r w:rsidR="00636EF0">
        <w:t xml:space="preserve">seul ou en groupement, </w:t>
      </w:r>
      <w:r w:rsidR="00561BC2" w:rsidRPr="00561BC2">
        <w:t>dans le cadre d’une offre globale et cohérente.</w:t>
      </w:r>
    </w:p>
    <w:p w14:paraId="26C68013" w14:textId="77777777" w:rsidR="00636EF0" w:rsidRPr="00561BC2" w:rsidRDefault="00636EF0" w:rsidP="00636EF0"/>
    <w:p w14:paraId="5DDABBA9" w14:textId="59E0FCC7" w:rsidR="00561BC2" w:rsidRPr="00D04331" w:rsidRDefault="00561BC2" w:rsidP="00561BC2">
      <w:pPr>
        <w:rPr>
          <w:b/>
          <w:bCs/>
          <w:color w:val="C00000"/>
        </w:rPr>
      </w:pPr>
      <w:r w:rsidRPr="00D04331">
        <w:rPr>
          <w:b/>
          <w:bCs/>
          <w:color w:val="C00000"/>
        </w:rPr>
        <w:t xml:space="preserve">Toutefois, une réponse au Lot 1 implique obligatoirement une couverture complète </w:t>
      </w:r>
      <w:r w:rsidR="38D7FA09" w:rsidRPr="00D04331">
        <w:rPr>
          <w:b/>
          <w:bCs/>
          <w:color w:val="C00000"/>
        </w:rPr>
        <w:t xml:space="preserve">et parfaitement intégrée </w:t>
      </w:r>
      <w:r w:rsidRPr="00D04331">
        <w:rPr>
          <w:b/>
          <w:bCs/>
          <w:color w:val="C00000"/>
        </w:rPr>
        <w:t>des deux sous-composantes :</w:t>
      </w:r>
    </w:p>
    <w:p w14:paraId="2B5E2CCB" w14:textId="3E096D0B" w:rsidR="00561BC2" w:rsidRPr="00D04331" w:rsidRDefault="00561BC2" w:rsidP="005F5039">
      <w:pPr>
        <w:numPr>
          <w:ilvl w:val="0"/>
          <w:numId w:val="44"/>
        </w:numPr>
        <w:rPr>
          <w:b/>
          <w:bCs/>
          <w:color w:val="C00000"/>
        </w:rPr>
      </w:pPr>
      <w:r w:rsidRPr="00D04331">
        <w:rPr>
          <w:b/>
          <w:bCs/>
          <w:color w:val="C00000"/>
        </w:rPr>
        <w:t>Lot 1.1 – Application servicielle</w:t>
      </w:r>
    </w:p>
    <w:p w14:paraId="56E93EE3" w14:textId="0AA916BE" w:rsidR="00561BC2" w:rsidRPr="00D04331" w:rsidRDefault="00561BC2" w:rsidP="005F5039">
      <w:pPr>
        <w:numPr>
          <w:ilvl w:val="0"/>
          <w:numId w:val="44"/>
        </w:numPr>
        <w:rPr>
          <w:b/>
          <w:bCs/>
          <w:color w:val="C00000"/>
        </w:rPr>
      </w:pPr>
      <w:r w:rsidRPr="00D04331">
        <w:rPr>
          <w:b/>
          <w:bCs/>
          <w:color w:val="C00000"/>
        </w:rPr>
        <w:t>Lot 1.2 – Plateforme locataire</w:t>
      </w:r>
    </w:p>
    <w:p w14:paraId="0A1872CE" w14:textId="77777777" w:rsidR="00561BC2" w:rsidRDefault="00561BC2" w:rsidP="00561BC2"/>
    <w:p w14:paraId="0BE54017" w14:textId="77777777" w:rsidR="005B2850" w:rsidRPr="005B2850" w:rsidRDefault="005B2850" w:rsidP="005B2850">
      <w:pPr>
        <w:rPr>
          <w:b/>
          <w:bCs/>
        </w:rPr>
      </w:pPr>
      <w:r w:rsidRPr="005B2850">
        <w:rPr>
          <w:b/>
          <w:bCs/>
        </w:rPr>
        <w:t>Priorisation des fonctionnalités</w:t>
      </w:r>
    </w:p>
    <w:p w14:paraId="74D87843" w14:textId="77777777" w:rsidR="005B2850" w:rsidRPr="005B2850" w:rsidRDefault="005B2850" w:rsidP="005B2850">
      <w:r w:rsidRPr="005B2850">
        <w:t xml:space="preserve">Les exigences fonctionnelles et techniques décrites dans le présent CCTP sont </w:t>
      </w:r>
      <w:r w:rsidRPr="005B2850">
        <w:rPr>
          <w:b/>
          <w:bCs/>
        </w:rPr>
        <w:t>classées selon trois niveaux de priorité</w:t>
      </w:r>
      <w:r w:rsidRPr="005B2850">
        <w:t xml:space="preserve"> afin de guider le cadrage, le déploiement et la contractualisation de la solution :</w:t>
      </w:r>
    </w:p>
    <w:p w14:paraId="2F8A8E3D" w14:textId="77777777" w:rsidR="005B2850" w:rsidRPr="005B2850" w:rsidRDefault="005B2850" w:rsidP="005F5039">
      <w:pPr>
        <w:numPr>
          <w:ilvl w:val="0"/>
          <w:numId w:val="48"/>
        </w:numPr>
      </w:pPr>
      <w:r w:rsidRPr="005B2850">
        <w:rPr>
          <w:b/>
          <w:bCs/>
        </w:rPr>
        <w:t>P1 – Fonctionnalités prioritaires (obligatoires et immédiatement disponibles)</w:t>
      </w:r>
      <w:r w:rsidRPr="005B2850">
        <w:br/>
        <w:t>Ces fonctionnalités constituent le socle minimal attendu pour la mise en service de la solution dès son déploiement initial. Leur disponibilité est obligatoire à la livraison.</w:t>
      </w:r>
    </w:p>
    <w:p w14:paraId="717F8336" w14:textId="61C68F34" w:rsidR="005B2850" w:rsidRPr="005B2850" w:rsidRDefault="005B2850" w:rsidP="005F5039">
      <w:pPr>
        <w:numPr>
          <w:ilvl w:val="0"/>
          <w:numId w:val="48"/>
        </w:numPr>
      </w:pPr>
      <w:r w:rsidRPr="005B2850">
        <w:rPr>
          <w:b/>
          <w:bCs/>
        </w:rPr>
        <w:t>P2 – Fonctionnalités obligatoires à développer</w:t>
      </w:r>
      <w:r w:rsidRPr="005B2850">
        <w:br/>
        <w:t xml:space="preserve">Ces fonctionnalités sont </w:t>
      </w:r>
      <w:r w:rsidRPr="005B2850">
        <w:rPr>
          <w:b/>
          <w:bCs/>
        </w:rPr>
        <w:t>obligatoires à terme</w:t>
      </w:r>
      <w:r w:rsidRPr="005B2850">
        <w:t>, mais peuvent faire l’objet d’un</w:t>
      </w:r>
      <w:r w:rsidR="00F813B8">
        <w:t xml:space="preserve">e mise à disposition </w:t>
      </w:r>
      <w:r w:rsidRPr="005B2850">
        <w:t>ultérieur</w:t>
      </w:r>
      <w:r w:rsidR="00F813B8">
        <w:t>e</w:t>
      </w:r>
      <w:r w:rsidRPr="005B2850">
        <w:t xml:space="preserve"> selon le calendrier défini avec Praemia REIM. Leur réalisation et leur intégration devront toutefois être contractuellement garanties dans l’offre du soumissionnaire</w:t>
      </w:r>
    </w:p>
    <w:p w14:paraId="43D9B2A4" w14:textId="1970B926" w:rsidR="005B2850" w:rsidRPr="005B2850" w:rsidRDefault="005B2850" w:rsidP="005F5039">
      <w:pPr>
        <w:numPr>
          <w:ilvl w:val="0"/>
          <w:numId w:val="48"/>
        </w:numPr>
      </w:pPr>
      <w:r w:rsidRPr="005B2850">
        <w:rPr>
          <w:b/>
          <w:bCs/>
        </w:rPr>
        <w:t>P3 – Fonctionnalités optionnelles</w:t>
      </w:r>
      <w:r w:rsidRPr="005B2850">
        <w:br/>
        <w:t xml:space="preserve">Ces fonctionnalités sont </w:t>
      </w:r>
      <w:r w:rsidR="00F813B8">
        <w:t>facultative</w:t>
      </w:r>
      <w:r w:rsidRPr="005B2850">
        <w:t>, mais peuvent être proposées en option par le soumissionnaire afin d’enrichir la solution ou d’en renforcer la valeur ajoutée. Elles feront l’objet d’une évaluation séparée dans le cadre de l’analyse des offres</w:t>
      </w:r>
    </w:p>
    <w:p w14:paraId="78A99E18" w14:textId="77777777" w:rsidR="00561BC2" w:rsidRDefault="00561BC2" w:rsidP="00561BC2"/>
    <w:p w14:paraId="13C0EF1A" w14:textId="4AEB221A" w:rsidR="004136C0" w:rsidRDefault="005A6ACA" w:rsidP="00561BC2">
      <w:r>
        <w:t>S’ils le souhaitent, l</w:t>
      </w:r>
      <w:r w:rsidR="00561BC2" w:rsidRPr="00561BC2">
        <w:t xml:space="preserve">es candidats pourront, </w:t>
      </w:r>
      <w:r w:rsidR="00561BC2" w:rsidRPr="00561BC2">
        <w:rPr>
          <w:b/>
          <w:bCs/>
        </w:rPr>
        <w:t>constituer un groupement d’entreprises</w:t>
      </w:r>
      <w:r w:rsidR="00561BC2" w:rsidRPr="00561BC2">
        <w:t xml:space="preserve"> pour couvrir l’ensemble des besoins fonctionnels et techniques du ou des lots auxquels ils candidatent.</w:t>
      </w:r>
      <w:r w:rsidR="00561BC2" w:rsidRPr="00561BC2">
        <w:br/>
        <w:t>Dans ce cas, le groupement devra clairement identifier son mandataire, préciser la répartition des responsabilités entre les membres et garantir la cohérence technique et opérationnelle de la solution proposée.</w:t>
      </w:r>
    </w:p>
    <w:p w14:paraId="6B21A7B5" w14:textId="77777777" w:rsidR="00DF2AC2" w:rsidRDefault="00DF2AC2" w:rsidP="00561BC2"/>
    <w:p w14:paraId="600E7625" w14:textId="0DA3CBCB" w:rsidR="00FC46F0" w:rsidRDefault="00FC46F0" w:rsidP="00F07E0C">
      <w:pPr>
        <w:pStyle w:val="Titre2"/>
      </w:pPr>
      <w:bookmarkStart w:id="16" w:name="_Toc212800613"/>
      <w:r>
        <w:t>Présentation du périmètre et de la volumétrie</w:t>
      </w:r>
      <w:bookmarkEnd w:id="16"/>
    </w:p>
    <w:p w14:paraId="25D74F0C" w14:textId="77777777" w:rsidR="00FC46F0" w:rsidRDefault="00FC46F0" w:rsidP="00FC46F0"/>
    <w:p w14:paraId="50003E86" w14:textId="77777777" w:rsidR="00FC46F0" w:rsidRDefault="00FC46F0" w:rsidP="00FC46F0">
      <w:r w:rsidRPr="00AC3A78">
        <w:t xml:space="preserve">Le périmètre </w:t>
      </w:r>
      <w:r>
        <w:t xml:space="preserve">du déploiement sera décomposé comme décrit ci-après </w:t>
      </w:r>
      <w:r w:rsidRPr="00AC3A78">
        <w:t>:</w:t>
      </w:r>
    </w:p>
    <w:p w14:paraId="346B793D" w14:textId="77777777" w:rsidR="00FC46F0" w:rsidRPr="00AC3A78" w:rsidRDefault="00FC46F0" w:rsidP="00FC46F0"/>
    <w:p w14:paraId="1A16FBD8" w14:textId="147BB8EE" w:rsidR="00FC46F0" w:rsidRPr="00173BF3" w:rsidRDefault="00FC46F0" w:rsidP="005F5039">
      <w:pPr>
        <w:numPr>
          <w:ilvl w:val="0"/>
          <w:numId w:val="88"/>
        </w:numPr>
      </w:pPr>
      <w:r w:rsidRPr="00AC3A78">
        <w:rPr>
          <w:b/>
          <w:bCs/>
        </w:rPr>
        <w:t>L’application immeuble</w:t>
      </w:r>
      <w:r>
        <w:rPr>
          <w:b/>
          <w:bCs/>
        </w:rPr>
        <w:t xml:space="preserve"> (mobile)</w:t>
      </w:r>
      <w:r w:rsidRPr="00AC3A78">
        <w:t xml:space="preserve">, déployée sur l’ensemble </w:t>
      </w:r>
      <w:r w:rsidRPr="00914DDB">
        <w:t xml:space="preserve">des </w:t>
      </w:r>
      <w:r w:rsidRPr="00CC513B">
        <w:t>immeubles multi-locataires de bureaux</w:t>
      </w:r>
      <w:r w:rsidRPr="00914DDB">
        <w:t xml:space="preserve"> gérés par Praemia REIM en</w:t>
      </w:r>
      <w:r w:rsidRPr="00AC3A78">
        <w:t xml:space="preserve"> Île-de-France dans </w:t>
      </w:r>
      <w:r w:rsidRPr="00173BF3">
        <w:t xml:space="preserve">le </w:t>
      </w:r>
      <w:r w:rsidRPr="00CC513B">
        <w:t>périmètre actuel HQO</w:t>
      </w:r>
      <w:r w:rsidRPr="00173BF3">
        <w:t xml:space="preserve">, à l’exclusion des sites de </w:t>
      </w:r>
      <w:r w:rsidRPr="00CC513B">
        <w:t xml:space="preserve">Massy, The Cab et </w:t>
      </w:r>
      <w:r>
        <w:t>Car</w:t>
      </w:r>
      <w:r w:rsidR="0B83B8F9">
        <w:t>ré Pleyel</w:t>
      </w:r>
      <w:r w:rsidRPr="00173BF3">
        <w:t xml:space="preserve">, soit environ </w:t>
      </w:r>
      <w:r w:rsidRPr="00CC513B">
        <w:t>600 000 m² répartis sur une trentaine d’immeubles</w:t>
      </w:r>
    </w:p>
    <w:p w14:paraId="7EC84968" w14:textId="0EC5A660" w:rsidR="00FC46F0" w:rsidRDefault="00FC46F0" w:rsidP="005F5039">
      <w:pPr>
        <w:numPr>
          <w:ilvl w:val="0"/>
          <w:numId w:val="88"/>
        </w:numPr>
      </w:pPr>
      <w:r w:rsidRPr="00AC3A78">
        <w:rPr>
          <w:b/>
          <w:bCs/>
        </w:rPr>
        <w:t>L</w:t>
      </w:r>
      <w:r>
        <w:rPr>
          <w:b/>
          <w:bCs/>
        </w:rPr>
        <w:t xml:space="preserve">a plateforme </w:t>
      </w:r>
      <w:r w:rsidR="007115F4">
        <w:rPr>
          <w:b/>
          <w:bCs/>
        </w:rPr>
        <w:t>client</w:t>
      </w:r>
      <w:r>
        <w:rPr>
          <w:b/>
          <w:bCs/>
        </w:rPr>
        <w:t xml:space="preserve"> </w:t>
      </w:r>
      <w:r w:rsidRPr="00AC3A78">
        <w:rPr>
          <w:b/>
          <w:bCs/>
        </w:rPr>
        <w:t>locataire</w:t>
      </w:r>
      <w:r w:rsidRPr="00AC3A78">
        <w:t xml:space="preserve">, destiné à l’ensemble </w:t>
      </w:r>
      <w:r w:rsidRPr="00173BF3">
        <w:t xml:space="preserve">des </w:t>
      </w:r>
      <w:r w:rsidRPr="00CC513B">
        <w:t>locataires de bureaux du portefeuille</w:t>
      </w:r>
      <w:r w:rsidRPr="00173BF3">
        <w:t xml:space="preserve">, représentant environ </w:t>
      </w:r>
      <w:r w:rsidRPr="00CC513B">
        <w:t>1,2 million de m²</w:t>
      </w:r>
      <w:r w:rsidRPr="00173BF3">
        <w:t xml:space="preserve">, une </w:t>
      </w:r>
      <w:r w:rsidRPr="00CC513B">
        <w:t>centaine d’immeubles</w:t>
      </w:r>
      <w:r w:rsidRPr="00173BF3">
        <w:t xml:space="preserve"> et environ </w:t>
      </w:r>
      <w:r w:rsidRPr="00CC513B">
        <w:t>1 500 locataires</w:t>
      </w:r>
    </w:p>
    <w:p w14:paraId="22DA2CA9" w14:textId="181B5E27" w:rsidR="00F02619" w:rsidRDefault="00F02619" w:rsidP="005F5039">
      <w:pPr>
        <w:numPr>
          <w:ilvl w:val="0"/>
          <w:numId w:val="88"/>
        </w:numPr>
      </w:pPr>
      <w:r>
        <w:rPr>
          <w:b/>
          <w:bCs/>
        </w:rPr>
        <w:t xml:space="preserve">La solution de gestion technique du patrimoine, </w:t>
      </w:r>
      <w:commentRangeStart w:id="17"/>
      <w:r w:rsidR="00551B1B" w:rsidRPr="0029375B">
        <w:t>destiné</w:t>
      </w:r>
      <w:commentRangeEnd w:id="17"/>
      <w:r w:rsidR="00551B1B" w:rsidRPr="0029375B">
        <w:rPr>
          <w:rStyle w:val="Marquedecommentaire"/>
          <w:sz w:val="22"/>
          <w:szCs w:val="22"/>
        </w:rPr>
        <w:commentReference w:id="17"/>
      </w:r>
      <w:r w:rsidR="00551B1B" w:rsidRPr="0029375B">
        <w:t xml:space="preserve"> à l’ensemble des locataires de bureaux du portefeuille également</w:t>
      </w:r>
      <w:r w:rsidR="0029375B">
        <w:t xml:space="preserve"> (1,2 million de m²)</w:t>
      </w:r>
    </w:p>
    <w:p w14:paraId="64B526F8" w14:textId="77777777" w:rsidR="00FC46F0" w:rsidRPr="00173BF3" w:rsidRDefault="00FC46F0" w:rsidP="00FC46F0">
      <w:pPr>
        <w:ind w:left="720"/>
      </w:pPr>
    </w:p>
    <w:p w14:paraId="16FBD71D" w14:textId="63C2571D" w:rsidR="00FC46F0" w:rsidRDefault="00FC46F0" w:rsidP="00FC46F0">
      <w:r w:rsidRPr="00AC3A78">
        <w:t xml:space="preserve">Un </w:t>
      </w:r>
      <w:r w:rsidRPr="00AC3A78">
        <w:rPr>
          <w:b/>
          <w:bCs/>
        </w:rPr>
        <w:t>pilote sera mené sur le siège de Praemia REIM</w:t>
      </w:r>
      <w:r w:rsidRPr="00AC3A78">
        <w:t xml:space="preserve">, incluant le déploiement des services </w:t>
      </w:r>
      <w:r w:rsidR="00551B1B">
        <w:t xml:space="preserve">du lot 1 </w:t>
      </w:r>
      <w:r w:rsidRPr="00AC3A78">
        <w:t xml:space="preserve">sur les </w:t>
      </w:r>
      <w:r w:rsidRPr="00CC513B">
        <w:t>espaces communs et privatifs</w:t>
      </w:r>
      <w:r w:rsidRPr="001B09E6">
        <w:t>.</w:t>
      </w:r>
    </w:p>
    <w:p w14:paraId="6C7C2F4E" w14:textId="77777777" w:rsidR="00E61451" w:rsidRDefault="00E61451" w:rsidP="00FC46F0"/>
    <w:p w14:paraId="56782CDB" w14:textId="77777777" w:rsidR="00FC46F0" w:rsidRDefault="00FC46F0" w:rsidP="00FC46F0">
      <w:r>
        <w:t>Ce périmètre pourra être amené à évoluer sur la durée du contrat.</w:t>
      </w:r>
    </w:p>
    <w:p w14:paraId="5B5DA5AC" w14:textId="77777777" w:rsidR="00FC46F0" w:rsidRPr="00AC3A78" w:rsidRDefault="00FC46F0" w:rsidP="00FC46F0"/>
    <w:p w14:paraId="32A9A8B4" w14:textId="5B6FE089" w:rsidR="00FC46F0" w:rsidRPr="00AC3A78" w:rsidRDefault="00FC46F0" w:rsidP="00FC46F0">
      <w:r w:rsidRPr="00AC3A78">
        <w:t xml:space="preserve">Dans son </w:t>
      </w:r>
      <w:r w:rsidRPr="00AC3A78">
        <w:rPr>
          <w:b/>
          <w:bCs/>
        </w:rPr>
        <w:t>offre financière</w:t>
      </w:r>
      <w:r w:rsidRPr="00AC3A78">
        <w:t>, le</w:t>
      </w:r>
      <w:r w:rsidR="001258FC">
        <w:t xml:space="preserve">s soumissionnaires du lot 1 </w:t>
      </w:r>
      <w:r w:rsidRPr="00AC3A78">
        <w:t>devr</w:t>
      </w:r>
      <w:r w:rsidR="001258FC">
        <w:t>ont</w:t>
      </w:r>
      <w:r w:rsidRPr="00AC3A78">
        <w:t xml:space="preserve"> </w:t>
      </w:r>
      <w:r>
        <w:t xml:space="preserve">donc </w:t>
      </w:r>
      <w:r w:rsidRPr="00AC3A78">
        <w:t xml:space="preserve">présenter </w:t>
      </w:r>
      <w:r w:rsidRPr="00AC3A78">
        <w:rPr>
          <w:b/>
          <w:bCs/>
        </w:rPr>
        <w:t>deux niveaux d’offres différenciés</w:t>
      </w:r>
      <w:r w:rsidRPr="00AC3A78">
        <w:t xml:space="preserve"> :</w:t>
      </w:r>
    </w:p>
    <w:p w14:paraId="31B9C67A" w14:textId="49689417" w:rsidR="00FC46F0" w:rsidRPr="00AC3A78" w:rsidRDefault="00583B08" w:rsidP="005F5039">
      <w:pPr>
        <w:numPr>
          <w:ilvl w:val="0"/>
          <w:numId w:val="89"/>
        </w:numPr>
      </w:pPr>
      <w:r w:rsidRPr="00AC3A78">
        <w:t>Une</w:t>
      </w:r>
      <w:r w:rsidR="00FC46F0" w:rsidRPr="00AC3A78">
        <w:t xml:space="preserve"> </w:t>
      </w:r>
      <w:r w:rsidR="00FC46F0" w:rsidRPr="00AC3A78">
        <w:rPr>
          <w:b/>
          <w:bCs/>
        </w:rPr>
        <w:t xml:space="preserve">offre de base – </w:t>
      </w:r>
      <w:r w:rsidR="00FC46F0">
        <w:rPr>
          <w:b/>
          <w:bCs/>
        </w:rPr>
        <w:t>plateforme</w:t>
      </w:r>
      <w:r w:rsidR="00FC46F0" w:rsidRPr="00AC3A78">
        <w:rPr>
          <w:b/>
          <w:bCs/>
        </w:rPr>
        <w:t xml:space="preserve"> locataire</w:t>
      </w:r>
      <w:r w:rsidR="00FC46F0" w:rsidRPr="00AC3A78">
        <w:t>, déployable sur l’ensemble du parc</w:t>
      </w:r>
    </w:p>
    <w:p w14:paraId="2CD36ADD" w14:textId="22122F7F" w:rsidR="008D277A" w:rsidRDefault="00583B08" w:rsidP="005F5039">
      <w:pPr>
        <w:numPr>
          <w:ilvl w:val="0"/>
          <w:numId w:val="89"/>
        </w:numPr>
      </w:pPr>
      <w:r w:rsidRPr="00AC3A78">
        <w:t>Une</w:t>
      </w:r>
      <w:r w:rsidR="00FC46F0" w:rsidRPr="00AC3A78">
        <w:t xml:space="preserve"> </w:t>
      </w:r>
      <w:r w:rsidR="00FC46F0" w:rsidRPr="00AC3A78">
        <w:rPr>
          <w:b/>
          <w:bCs/>
        </w:rPr>
        <w:t>offre premium – portail locataire et application immeuble</w:t>
      </w:r>
      <w:r w:rsidR="00FC46F0" w:rsidRPr="00AC3A78">
        <w:t xml:space="preserve">, intégrant l’ensemble des </w:t>
      </w:r>
      <w:r w:rsidR="00FC46F0" w:rsidRPr="00AC3A78">
        <w:rPr>
          <w:b/>
          <w:bCs/>
        </w:rPr>
        <w:t xml:space="preserve">services </w:t>
      </w:r>
      <w:r w:rsidR="00E85E12">
        <w:rPr>
          <w:b/>
          <w:bCs/>
        </w:rPr>
        <w:t>P1 et P2</w:t>
      </w:r>
      <w:r w:rsidR="00C6462F">
        <w:rPr>
          <w:b/>
          <w:bCs/>
        </w:rPr>
        <w:t xml:space="preserve">, </w:t>
      </w:r>
      <w:r w:rsidR="00C6462F" w:rsidRPr="00E467C3">
        <w:t>sous réserve de faisabilité</w:t>
      </w:r>
      <w:r w:rsidR="00C6462F">
        <w:t xml:space="preserve"> pour les intégrations locales</w:t>
      </w:r>
    </w:p>
    <w:p w14:paraId="27F08587" w14:textId="77777777" w:rsidR="008D277A" w:rsidRDefault="008D277A" w:rsidP="00627A11">
      <w:pPr>
        <w:ind w:left="720"/>
      </w:pPr>
    </w:p>
    <w:p w14:paraId="3F02B198" w14:textId="3926D3ED" w:rsidR="00051894" w:rsidRDefault="004136C0" w:rsidP="00F07E0C">
      <w:pPr>
        <w:pStyle w:val="Titre2"/>
      </w:pPr>
      <w:bookmarkStart w:id="18" w:name="_Toc212800614"/>
      <w:r>
        <w:t>Durée d</w:t>
      </w:r>
      <w:r w:rsidR="001258FC">
        <w:t>es</w:t>
      </w:r>
      <w:r>
        <w:t xml:space="preserve"> marché</w:t>
      </w:r>
      <w:r w:rsidR="001258FC">
        <w:t>s</w:t>
      </w:r>
      <w:bookmarkEnd w:id="18"/>
    </w:p>
    <w:p w14:paraId="3F4C0AFE" w14:textId="77777777" w:rsidR="004F7E11" w:rsidRPr="004F7E11" w:rsidRDefault="004F7E11" w:rsidP="004F7E11"/>
    <w:p w14:paraId="346EBD0F" w14:textId="57D27053" w:rsidR="004F7E11" w:rsidRPr="00051894" w:rsidRDefault="004F7E11" w:rsidP="004F7E11">
      <w:r w:rsidRPr="004F7E11">
        <w:t>Le</w:t>
      </w:r>
      <w:r w:rsidR="001258FC">
        <w:t xml:space="preserve">s deux </w:t>
      </w:r>
      <w:r w:rsidRPr="004F7E11">
        <w:t>marché</w:t>
      </w:r>
      <w:r w:rsidR="001258FC">
        <w:t>s</w:t>
      </w:r>
      <w:r w:rsidRPr="004F7E11">
        <w:t xml:space="preserve"> prend</w:t>
      </w:r>
      <w:r w:rsidR="001258FC">
        <w:t>ront</w:t>
      </w:r>
      <w:r w:rsidRPr="004F7E11">
        <w:t xml:space="preserve"> effet à compter de </w:t>
      </w:r>
      <w:r w:rsidRPr="004F7E11">
        <w:rPr>
          <w:b/>
          <w:bCs/>
        </w:rPr>
        <w:t xml:space="preserve">la date de notification du marché </w:t>
      </w:r>
      <w:r w:rsidRPr="004F7E11">
        <w:t>au</w:t>
      </w:r>
      <w:r w:rsidR="001258FC">
        <w:t>(x)</w:t>
      </w:r>
      <w:r w:rsidRPr="004F7E11">
        <w:t xml:space="preserve"> titulaire</w:t>
      </w:r>
      <w:r w:rsidR="001258FC">
        <w:t>(s)</w:t>
      </w:r>
      <w:r w:rsidR="00B908EC">
        <w:t xml:space="preserve"> pour une </w:t>
      </w:r>
      <w:r w:rsidRPr="004F7E11">
        <w:t xml:space="preserve">durée de </w:t>
      </w:r>
      <w:commentRangeStart w:id="19"/>
      <w:commentRangeStart w:id="20"/>
      <w:commentRangeStart w:id="21"/>
      <w:commentRangeStart w:id="22"/>
      <w:r w:rsidR="00C50D2E" w:rsidRPr="00281A21">
        <w:rPr>
          <w:b/>
        </w:rPr>
        <w:t>12</w:t>
      </w:r>
      <w:r w:rsidRPr="007D1532">
        <w:rPr>
          <w:b/>
        </w:rPr>
        <w:t xml:space="preserve"> mois</w:t>
      </w:r>
      <w:r w:rsidR="001634A4" w:rsidRPr="007D1532">
        <w:rPr>
          <w:b/>
        </w:rPr>
        <w:t xml:space="preserve">, </w:t>
      </w:r>
      <w:commentRangeEnd w:id="19"/>
      <w:r w:rsidR="007048C1" w:rsidRPr="007D1532">
        <w:rPr>
          <w:rStyle w:val="Marquedecommentaire"/>
          <w:sz w:val="22"/>
          <w:szCs w:val="22"/>
        </w:rPr>
        <w:commentReference w:id="19"/>
      </w:r>
      <w:commentRangeEnd w:id="20"/>
      <w:r w:rsidR="00457326" w:rsidRPr="007D1532">
        <w:rPr>
          <w:rStyle w:val="Marquedecommentaire"/>
          <w:sz w:val="22"/>
          <w:szCs w:val="22"/>
        </w:rPr>
        <w:commentReference w:id="20"/>
      </w:r>
      <w:commentRangeEnd w:id="21"/>
      <w:r w:rsidR="00582670" w:rsidRPr="007D1532">
        <w:rPr>
          <w:rStyle w:val="Marquedecommentaire"/>
          <w:sz w:val="22"/>
          <w:szCs w:val="22"/>
        </w:rPr>
        <w:commentReference w:id="21"/>
      </w:r>
      <w:commentRangeEnd w:id="22"/>
      <w:r w:rsidR="007D1532" w:rsidRPr="007D1532">
        <w:rPr>
          <w:rStyle w:val="Marquedecommentaire"/>
          <w:sz w:val="22"/>
          <w:szCs w:val="22"/>
        </w:rPr>
        <w:commentReference w:id="22"/>
      </w:r>
      <w:r w:rsidRPr="007D1532">
        <w:t>renouvelable</w:t>
      </w:r>
      <w:r w:rsidR="00C50D2E" w:rsidRPr="007D1532">
        <w:t>.</w:t>
      </w:r>
    </w:p>
    <w:p w14:paraId="50638437" w14:textId="77777777" w:rsidR="00C6462F" w:rsidRDefault="00C6462F" w:rsidP="004F7E11"/>
    <w:p w14:paraId="28DA4B71" w14:textId="02DDC85D" w:rsidR="00C6462F" w:rsidRDefault="00C6462F" w:rsidP="00996F0A">
      <w:pPr>
        <w:pStyle w:val="Titre1"/>
      </w:pPr>
      <w:bookmarkStart w:id="23" w:name="_Toc212800615"/>
      <w:r>
        <w:t>Organisation de la réponse du fournisseur</w:t>
      </w:r>
      <w:bookmarkEnd w:id="23"/>
    </w:p>
    <w:p w14:paraId="21215230" w14:textId="77777777" w:rsidR="00514541" w:rsidRPr="00514541" w:rsidRDefault="00514541" w:rsidP="00627A11"/>
    <w:p w14:paraId="702287E2" w14:textId="4F5CB5B6" w:rsidR="00D57FE2" w:rsidRDefault="00D57FE2" w:rsidP="001405E5">
      <w:pPr>
        <w:pStyle w:val="Titre2"/>
      </w:pPr>
      <w:bookmarkStart w:id="24" w:name="_Toc212800616"/>
      <w:r>
        <w:t>Planning de réponse à l’appel d’offres</w:t>
      </w:r>
      <w:bookmarkEnd w:id="24"/>
    </w:p>
    <w:p w14:paraId="2D96AFFF" w14:textId="77777777" w:rsidR="00D57FE2" w:rsidRDefault="00D57FE2" w:rsidP="00D57FE2"/>
    <w:p w14:paraId="37F7497B" w14:textId="28DDD68B" w:rsidR="00D57FE2" w:rsidRDefault="00D57FE2" w:rsidP="00D57FE2">
      <w:r>
        <w:t xml:space="preserve">Le planning du présent appel d’offres </w:t>
      </w:r>
      <w:r w:rsidR="00496952">
        <w:t xml:space="preserve">est décomposé de la manière suivante : </w:t>
      </w:r>
    </w:p>
    <w:p w14:paraId="226D2990" w14:textId="77777777" w:rsidR="00496952" w:rsidRDefault="00496952" w:rsidP="00D57FE2"/>
    <w:tbl>
      <w:tblPr>
        <w:tblStyle w:val="Grilledutableau"/>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5258BE" w14:paraId="2BF5110D" w14:textId="77777777" w:rsidTr="007B4BD1">
        <w:tc>
          <w:tcPr>
            <w:tcW w:w="4531" w:type="dxa"/>
            <w:shd w:val="clear" w:color="auto" w:fill="000000" w:themeFill="text1"/>
          </w:tcPr>
          <w:p w14:paraId="36909504" w14:textId="692E8909" w:rsidR="005258BE" w:rsidRDefault="00FD436A" w:rsidP="00496952">
            <w:pPr>
              <w:jc w:val="center"/>
            </w:pPr>
            <w:r>
              <w:t>Etapes</w:t>
            </w:r>
          </w:p>
        </w:tc>
        <w:tc>
          <w:tcPr>
            <w:tcW w:w="4531" w:type="dxa"/>
            <w:shd w:val="clear" w:color="auto" w:fill="000000" w:themeFill="text1"/>
          </w:tcPr>
          <w:p w14:paraId="63B182D5" w14:textId="5A9E8196" w:rsidR="005258BE" w:rsidRDefault="0084235C" w:rsidP="00496952">
            <w:pPr>
              <w:jc w:val="center"/>
            </w:pPr>
            <w:r>
              <w:t>Date</w:t>
            </w:r>
          </w:p>
        </w:tc>
      </w:tr>
      <w:tr w:rsidR="005258BE" w14:paraId="2ECC69AE" w14:textId="77777777" w:rsidTr="007B4BD1">
        <w:tc>
          <w:tcPr>
            <w:tcW w:w="4531" w:type="dxa"/>
          </w:tcPr>
          <w:p w14:paraId="02934D1D" w14:textId="18BFCC82" w:rsidR="005258BE" w:rsidRDefault="00FD436A" w:rsidP="00496952">
            <w:pPr>
              <w:jc w:val="center"/>
            </w:pPr>
            <w:r>
              <w:t>Date limite de réponse aux questions</w:t>
            </w:r>
          </w:p>
        </w:tc>
        <w:tc>
          <w:tcPr>
            <w:tcW w:w="4531" w:type="dxa"/>
          </w:tcPr>
          <w:p w14:paraId="6801F978" w14:textId="3EE6A9ED" w:rsidR="005258BE" w:rsidRPr="00897DD7" w:rsidRDefault="003440E8" w:rsidP="00496952">
            <w:pPr>
              <w:jc w:val="center"/>
            </w:pPr>
            <w:r w:rsidRPr="00897DD7">
              <w:t>21</w:t>
            </w:r>
            <w:r w:rsidR="00FD436A" w:rsidRPr="00897DD7">
              <w:t>/</w:t>
            </w:r>
            <w:r w:rsidRPr="00897DD7">
              <w:t>11</w:t>
            </w:r>
            <w:r w:rsidR="00FD436A" w:rsidRPr="00897DD7">
              <w:t>/2025</w:t>
            </w:r>
          </w:p>
        </w:tc>
      </w:tr>
      <w:tr w:rsidR="00FD436A" w14:paraId="4E0B48A0" w14:textId="77777777" w:rsidTr="007B4BD1">
        <w:tc>
          <w:tcPr>
            <w:tcW w:w="4531" w:type="dxa"/>
          </w:tcPr>
          <w:p w14:paraId="2B1E43EC" w14:textId="7F69AF5B" w:rsidR="00FD436A" w:rsidRDefault="00525CBA" w:rsidP="00496952">
            <w:pPr>
              <w:jc w:val="center"/>
            </w:pPr>
            <w:r>
              <w:t>Date limite de retour des offres V1</w:t>
            </w:r>
          </w:p>
        </w:tc>
        <w:tc>
          <w:tcPr>
            <w:tcW w:w="4531" w:type="dxa"/>
          </w:tcPr>
          <w:p w14:paraId="43206D3B" w14:textId="512E2F08" w:rsidR="00FD436A" w:rsidRPr="00897DD7" w:rsidRDefault="003440E8" w:rsidP="00496952">
            <w:pPr>
              <w:jc w:val="center"/>
            </w:pPr>
            <w:r w:rsidRPr="00897DD7">
              <w:t>05</w:t>
            </w:r>
            <w:r w:rsidR="00525CBA" w:rsidRPr="00897DD7">
              <w:t>/</w:t>
            </w:r>
            <w:r w:rsidRPr="00897DD7">
              <w:t>12</w:t>
            </w:r>
            <w:r w:rsidR="00525CBA" w:rsidRPr="00897DD7">
              <w:t>/2025</w:t>
            </w:r>
          </w:p>
        </w:tc>
      </w:tr>
      <w:tr w:rsidR="00525CBA" w14:paraId="0E11AFD7" w14:textId="77777777" w:rsidTr="007B4BD1">
        <w:tc>
          <w:tcPr>
            <w:tcW w:w="4531" w:type="dxa"/>
          </w:tcPr>
          <w:p w14:paraId="5FC5D066" w14:textId="70E45964" w:rsidR="00525CBA" w:rsidRDefault="00525CBA" w:rsidP="00496952">
            <w:pPr>
              <w:jc w:val="center"/>
            </w:pPr>
            <w:r>
              <w:t>Soutenances</w:t>
            </w:r>
          </w:p>
        </w:tc>
        <w:tc>
          <w:tcPr>
            <w:tcW w:w="4531" w:type="dxa"/>
          </w:tcPr>
          <w:p w14:paraId="42D8B12C" w14:textId="0ACBAADF" w:rsidR="00525CBA" w:rsidRPr="00897DD7" w:rsidRDefault="00D46B35" w:rsidP="00496952">
            <w:pPr>
              <w:jc w:val="center"/>
            </w:pPr>
            <w:r w:rsidRPr="00897DD7">
              <w:t xml:space="preserve">Semaine du </w:t>
            </w:r>
            <w:r w:rsidR="00897DD7" w:rsidRPr="00897DD7">
              <w:t>15</w:t>
            </w:r>
            <w:r w:rsidRPr="00897DD7">
              <w:t>/</w:t>
            </w:r>
            <w:r w:rsidR="00897DD7" w:rsidRPr="00897DD7">
              <w:t>12</w:t>
            </w:r>
            <w:r w:rsidRPr="00897DD7">
              <w:t>/2025</w:t>
            </w:r>
          </w:p>
        </w:tc>
      </w:tr>
      <w:tr w:rsidR="00D46B35" w14:paraId="2C116902" w14:textId="77777777" w:rsidTr="007B4BD1">
        <w:tc>
          <w:tcPr>
            <w:tcW w:w="4531" w:type="dxa"/>
          </w:tcPr>
          <w:p w14:paraId="3E60B6A3" w14:textId="34093A29" w:rsidR="00D46B35" w:rsidRDefault="00E55D7D" w:rsidP="00496952">
            <w:pPr>
              <w:jc w:val="center"/>
            </w:pPr>
            <w:r>
              <w:t>Choix du</w:t>
            </w:r>
            <w:r w:rsidR="00AB03BA">
              <w:t xml:space="preserve"> </w:t>
            </w:r>
            <w:r>
              <w:t>partenaire retenu</w:t>
            </w:r>
            <w:r w:rsidR="00AB03BA">
              <w:t xml:space="preserve"> pour chaque lot</w:t>
            </w:r>
          </w:p>
        </w:tc>
        <w:tc>
          <w:tcPr>
            <w:tcW w:w="4531" w:type="dxa"/>
          </w:tcPr>
          <w:p w14:paraId="1F4B6FEC" w14:textId="20B7A6B4" w:rsidR="00D46B35" w:rsidRPr="00897DD7" w:rsidRDefault="00E55D7D" w:rsidP="00496952">
            <w:pPr>
              <w:jc w:val="center"/>
            </w:pPr>
            <w:r w:rsidRPr="00897DD7">
              <w:t xml:space="preserve"> </w:t>
            </w:r>
            <w:r w:rsidR="00897DD7" w:rsidRPr="00897DD7">
              <w:t>Début 2026</w:t>
            </w:r>
          </w:p>
        </w:tc>
      </w:tr>
    </w:tbl>
    <w:p w14:paraId="0863A402" w14:textId="77777777" w:rsidR="00496952" w:rsidRDefault="00496952" w:rsidP="00E467C3">
      <w:pPr>
        <w:jc w:val="center"/>
      </w:pPr>
    </w:p>
    <w:p w14:paraId="6ECA170E" w14:textId="09161EAB" w:rsidR="00D57FE2" w:rsidRPr="00D57FE2" w:rsidRDefault="00AC1ED7" w:rsidP="00D57FE2">
      <w:r w:rsidRPr="00AC1ED7">
        <w:t xml:space="preserve">Le soumissionnaire pourra, s’il le souhaite, poser ses questions. Il devra alors faire parvenir ses questions en les </w:t>
      </w:r>
      <w:r>
        <w:t>transmettant par mail</w:t>
      </w:r>
      <w:r w:rsidRPr="00AC1ED7">
        <w:t xml:space="preserve">, au plus tard le </w:t>
      </w:r>
      <w:r w:rsidR="00897DD7">
        <w:rPr>
          <w:highlight w:val="yellow"/>
        </w:rPr>
        <w:t>21</w:t>
      </w:r>
      <w:r w:rsidRPr="00E467C3">
        <w:rPr>
          <w:highlight w:val="yellow"/>
        </w:rPr>
        <w:t>/</w:t>
      </w:r>
      <w:r w:rsidR="00897DD7">
        <w:rPr>
          <w:highlight w:val="yellow"/>
        </w:rPr>
        <w:t>11</w:t>
      </w:r>
      <w:r w:rsidRPr="00E467C3">
        <w:rPr>
          <w:highlight w:val="yellow"/>
        </w:rPr>
        <w:t>/2025</w:t>
      </w:r>
      <w:r w:rsidRPr="00AC1ED7">
        <w:t xml:space="preserve">. Les questions seront traitées de manières confidentielles </w:t>
      </w:r>
      <w:r w:rsidR="00897DD7">
        <w:t>mais</w:t>
      </w:r>
      <w:r w:rsidRPr="00AC1ED7">
        <w:t xml:space="preserve"> </w:t>
      </w:r>
      <w:r>
        <w:t>Preamia REIM</w:t>
      </w:r>
      <w:r w:rsidRPr="00AC1ED7">
        <w:t xml:space="preserve"> se réserve le droit de partager des réponses à l’ensemble des soumissionnaires si elles présentent un intérêt général pour le RFP.</w:t>
      </w:r>
    </w:p>
    <w:p w14:paraId="69FCAAC4" w14:textId="77777777" w:rsidR="005E5566" w:rsidRDefault="005E5566" w:rsidP="00D57FE2"/>
    <w:p w14:paraId="280D43E3" w14:textId="69678E65" w:rsidR="001D1474" w:rsidRDefault="005E5566" w:rsidP="006614CC">
      <w:r>
        <w:t>Les questions et les offres devront être transmis au</w:t>
      </w:r>
      <w:r w:rsidR="001D1474">
        <w:t>x</w:t>
      </w:r>
      <w:r>
        <w:t xml:space="preserve"> contact</w:t>
      </w:r>
      <w:r w:rsidR="001D1474">
        <w:t>s</w:t>
      </w:r>
      <w:r>
        <w:t xml:space="preserve"> suivant</w:t>
      </w:r>
      <w:r w:rsidR="001D1474">
        <w:t>s</w:t>
      </w:r>
      <w:r>
        <w:t xml:space="preserve"> : </w:t>
      </w:r>
    </w:p>
    <w:p w14:paraId="6FCF6D5C" w14:textId="1E7E2537" w:rsidR="00AB047F" w:rsidRDefault="0081285E" w:rsidP="005F5039">
      <w:pPr>
        <w:pStyle w:val="Paragraphedeliste"/>
        <w:numPr>
          <w:ilvl w:val="0"/>
          <w:numId w:val="103"/>
        </w:numPr>
      </w:pPr>
      <w:r>
        <w:t xml:space="preserve">Alicia Lucidi : </w:t>
      </w:r>
      <w:hyperlink r:id="rId15" w:history="1">
        <w:r w:rsidR="00D24148" w:rsidRPr="003B3113">
          <w:rPr>
            <w:rStyle w:val="Lienhypertexte"/>
          </w:rPr>
          <w:t>alicia.lucidi@praemiareim.com</w:t>
        </w:r>
      </w:hyperlink>
    </w:p>
    <w:p w14:paraId="01F3123A" w14:textId="03E211CF" w:rsidR="00D24148" w:rsidRDefault="00D24148" w:rsidP="005F5039">
      <w:pPr>
        <w:pStyle w:val="Paragraphedeliste"/>
        <w:numPr>
          <w:ilvl w:val="0"/>
          <w:numId w:val="103"/>
        </w:numPr>
      </w:pPr>
      <w:r>
        <w:t xml:space="preserve">Rodrigue Fournier : </w:t>
      </w:r>
      <w:hyperlink r:id="rId16" w:history="1">
        <w:r w:rsidR="001F504A" w:rsidRPr="003B3113">
          <w:rPr>
            <w:rStyle w:val="Lienhypertexte"/>
          </w:rPr>
          <w:t>Rodrigue.FOURNIER@praemiareim.com</w:t>
        </w:r>
      </w:hyperlink>
    </w:p>
    <w:p w14:paraId="3F5BBEAC" w14:textId="10FE659B" w:rsidR="00AB03BA" w:rsidRDefault="005D73A7" w:rsidP="008963E2">
      <w:pPr>
        <w:pStyle w:val="Paragraphedeliste"/>
        <w:numPr>
          <w:ilvl w:val="0"/>
          <w:numId w:val="103"/>
        </w:numPr>
      </w:pPr>
      <w:r>
        <w:t xml:space="preserve">Valentin Mauro : </w:t>
      </w:r>
      <w:hyperlink r:id="rId17" w:history="1">
        <w:r w:rsidRPr="003B3113">
          <w:rPr>
            <w:rStyle w:val="Lienhypertexte"/>
          </w:rPr>
          <w:t>Valentin.MAURO@praemiareim.com</w:t>
        </w:r>
      </w:hyperlink>
    </w:p>
    <w:p w14:paraId="71FB1780" w14:textId="5040D008" w:rsidR="00AD64C4" w:rsidRDefault="00AD64C4" w:rsidP="00AD64C4">
      <w:pPr>
        <w:pStyle w:val="Paragraphedeliste"/>
        <w:numPr>
          <w:ilvl w:val="0"/>
          <w:numId w:val="103"/>
        </w:numPr>
      </w:pPr>
      <w:r>
        <w:t>Sébastien Grandperret : sebastien.grandperret@sia-partners.com</w:t>
      </w:r>
    </w:p>
    <w:p w14:paraId="52D9327B" w14:textId="77777777" w:rsidR="005D73A7" w:rsidRDefault="005D73A7" w:rsidP="00506E68"/>
    <w:p w14:paraId="2E9BD5E4" w14:textId="0A76960D" w:rsidR="00506E68" w:rsidRDefault="00F62AE8" w:rsidP="00506E68">
      <w:r>
        <w:t>À la suite de</w:t>
      </w:r>
      <w:r w:rsidR="00506E68">
        <w:t xml:space="preserve"> la réception des offres, une première phase de sélection sera réalisée </w:t>
      </w:r>
      <w:r w:rsidR="0033525A">
        <w:t>et seul</w:t>
      </w:r>
      <w:r w:rsidR="00967E4E">
        <w:t>e</w:t>
      </w:r>
      <w:r w:rsidR="0033525A">
        <w:t>s les entreprises retenues seront invitées à présenter leur offre lors des soutenances.</w:t>
      </w:r>
    </w:p>
    <w:p w14:paraId="0C3CE9D9" w14:textId="77777777" w:rsidR="00506E68" w:rsidRPr="00D57FE2" w:rsidRDefault="00506E68" w:rsidP="00506E68"/>
    <w:p w14:paraId="60237B89" w14:textId="72604103" w:rsidR="001405E5" w:rsidRPr="001405E5" w:rsidRDefault="00D57FE2" w:rsidP="00E467C3">
      <w:pPr>
        <w:pStyle w:val="Titre2"/>
      </w:pPr>
      <w:bookmarkStart w:id="25" w:name="_Toc212800617"/>
      <w:r>
        <w:t>Structuration de la réponse</w:t>
      </w:r>
      <w:bookmarkEnd w:id="25"/>
    </w:p>
    <w:p w14:paraId="26E5A746" w14:textId="77777777" w:rsidR="00C6462F" w:rsidRDefault="00C6462F" w:rsidP="00C6462F"/>
    <w:p w14:paraId="0F812E77" w14:textId="77777777" w:rsidR="00671F69" w:rsidRDefault="00671F69" w:rsidP="00671F69">
      <w:r>
        <w:t xml:space="preserve">Le soumissionnaire devra prendre connaissance de l’ensemble des éléments du présent document et </w:t>
      </w:r>
      <w:r w:rsidRPr="00E467C3">
        <w:rPr>
          <w:b/>
        </w:rPr>
        <w:t>répondre en utilisant la grille de réponse fournie en annexe</w:t>
      </w:r>
      <w:r>
        <w:t xml:space="preserve">. Cette grille devra être </w:t>
      </w:r>
      <w:r w:rsidRPr="00E467C3">
        <w:rPr>
          <w:b/>
        </w:rPr>
        <w:t>complétée par un mémoire technique</w:t>
      </w:r>
      <w:r>
        <w:t>, au format libre, destiné à étayer et illustrer les réponses apportées. Le soumissionnaire pourra établir des liens entre la grille Excel et le mémoire, à condition de les rendre explicites afin de faciliter l’analyse des documents par Praemia REIM.</w:t>
      </w:r>
    </w:p>
    <w:p w14:paraId="69E03DA8" w14:textId="77777777" w:rsidR="00671F69" w:rsidRDefault="00671F69" w:rsidP="00671F69"/>
    <w:p w14:paraId="4378C3F2" w14:textId="08BEAAF7" w:rsidR="00C6462F" w:rsidRPr="00C6462F" w:rsidRDefault="00671F69" w:rsidP="00C6462F">
      <w:r>
        <w:t xml:space="preserve">Il devra également </w:t>
      </w:r>
      <w:r w:rsidRPr="00E467C3">
        <w:rPr>
          <w:b/>
        </w:rPr>
        <w:t>proposer une grille tarifaire</w:t>
      </w:r>
      <w:r>
        <w:t xml:space="preserve"> conforme aux attentes décrites dans la section Modèle économique, ainsi que compléter l’annexe</w:t>
      </w:r>
      <w:r w:rsidR="003B66FC" w:rsidRPr="003B66FC">
        <w:t xml:space="preserve"> «</w:t>
      </w:r>
      <w:r w:rsidR="003B66FC">
        <w:t> </w:t>
      </w:r>
      <w:r w:rsidR="003B66FC" w:rsidRPr="003B66FC">
        <w:rPr>
          <w:i/>
          <w:iCs/>
        </w:rPr>
        <w:t>PRAEMIA - Sécurité  RGPD - Questionnaire Partenaires et Applications »</w:t>
      </w:r>
      <w:r w:rsidR="00C64C1F">
        <w:rPr>
          <w:i/>
          <w:iCs/>
        </w:rPr>
        <w:t xml:space="preserve"> </w:t>
      </w:r>
      <w:r>
        <w:t>jointe au dossier de consultation.</w:t>
      </w:r>
    </w:p>
    <w:p w14:paraId="0FCACD25" w14:textId="77777777" w:rsidR="0030295F" w:rsidRDefault="0030295F" w:rsidP="00566ADC"/>
    <w:p w14:paraId="39746920" w14:textId="4A818DAF" w:rsidR="00850AE0" w:rsidRDefault="00850AE0" w:rsidP="00850AE0">
      <w:pPr>
        <w:pStyle w:val="Titre2"/>
      </w:pPr>
      <w:bookmarkStart w:id="26" w:name="_Toc212800618"/>
      <w:r>
        <w:t>Profil du soumissionnaire</w:t>
      </w:r>
      <w:bookmarkEnd w:id="26"/>
      <w:r>
        <w:t xml:space="preserve"> </w:t>
      </w:r>
    </w:p>
    <w:p w14:paraId="3DAB281D" w14:textId="77777777" w:rsidR="00807E75" w:rsidRDefault="00807E75" w:rsidP="00807E75"/>
    <w:p w14:paraId="26AABE0C" w14:textId="77777777" w:rsidR="008E0DB9" w:rsidRPr="008E0DB9" w:rsidRDefault="008E0DB9" w:rsidP="008E0DB9">
      <w:r w:rsidRPr="008E0DB9">
        <w:t xml:space="preserve">Le soumissionnaire devra présenter un </w:t>
      </w:r>
      <w:r w:rsidRPr="008E0DB9">
        <w:rPr>
          <w:b/>
          <w:bCs/>
        </w:rPr>
        <w:t>profil technique, organisationnel et financier</w:t>
      </w:r>
      <w:r w:rsidRPr="008E0DB9">
        <w:t xml:space="preserve"> cohérent avec l’ampleur du projet et les exigences de continuité de service de Praemia REIM.</w:t>
      </w:r>
    </w:p>
    <w:p w14:paraId="52FE583F" w14:textId="77777777" w:rsidR="006D6857" w:rsidRDefault="006D6857" w:rsidP="008E0DB9"/>
    <w:p w14:paraId="7F49AC32" w14:textId="77777777" w:rsidR="008E0DB9" w:rsidRPr="008E0DB9" w:rsidRDefault="008E0DB9" w:rsidP="008E0DB9">
      <w:r w:rsidRPr="008E0DB9">
        <w:t>Il devra notamment fournir :</w:t>
      </w:r>
    </w:p>
    <w:p w14:paraId="485FF233" w14:textId="21C0C86A" w:rsidR="000F65B5" w:rsidRPr="008E0DB9" w:rsidRDefault="0084235C" w:rsidP="000F65B5">
      <w:pPr>
        <w:numPr>
          <w:ilvl w:val="0"/>
          <w:numId w:val="90"/>
        </w:numPr>
      </w:pPr>
      <w:r w:rsidRPr="008E0DB9">
        <w:t>Une</w:t>
      </w:r>
      <w:r w:rsidR="008E0DB9" w:rsidRPr="008E0DB9">
        <w:t xml:space="preserve"> </w:t>
      </w:r>
      <w:r w:rsidR="008E0DB9" w:rsidRPr="00E467C3">
        <w:t>présentation de l’entreprise</w:t>
      </w:r>
      <w:r w:rsidR="008E0DB9" w:rsidRPr="008E0DB9">
        <w:t xml:space="preserve"> (raison sociale, </w:t>
      </w:r>
      <w:r w:rsidR="006A1420">
        <w:t>date de création</w:t>
      </w:r>
      <w:r w:rsidR="00F4028F">
        <w:t xml:space="preserve">, </w:t>
      </w:r>
      <w:r w:rsidR="008E0DB9" w:rsidRPr="008E0DB9">
        <w:t>implantation</w:t>
      </w:r>
      <w:r w:rsidR="00FD30D4">
        <w:t>s</w:t>
      </w:r>
      <w:r w:rsidR="008E0DB9" w:rsidRPr="008E0DB9">
        <w:t>)</w:t>
      </w:r>
    </w:p>
    <w:p w14:paraId="59640EC0" w14:textId="3F3BF845" w:rsidR="00B22E73" w:rsidRPr="008E0DB9" w:rsidRDefault="0084235C" w:rsidP="005F5039">
      <w:pPr>
        <w:numPr>
          <w:ilvl w:val="0"/>
          <w:numId w:val="90"/>
        </w:numPr>
      </w:pPr>
      <w:r>
        <w:t>Une</w:t>
      </w:r>
      <w:r w:rsidR="00B22E73">
        <w:t xml:space="preserve"> présentation de l’évolution des effectifs sur les </w:t>
      </w:r>
      <w:r w:rsidR="00327CCD">
        <w:t>trois derniers exercices</w:t>
      </w:r>
      <w:r w:rsidR="004C4B51">
        <w:t>, en précisant le nombre de salariés et le recours à la sous-traitance</w:t>
      </w:r>
    </w:p>
    <w:p w14:paraId="23DB6812" w14:textId="07F0051A" w:rsidR="008E0DB9" w:rsidRPr="008E0DB9" w:rsidRDefault="0097277C" w:rsidP="005F5039">
      <w:pPr>
        <w:numPr>
          <w:ilvl w:val="0"/>
          <w:numId w:val="90"/>
        </w:numPr>
      </w:pPr>
      <w:r>
        <w:t>Une présentation du</w:t>
      </w:r>
      <w:r w:rsidR="008E0DB9" w:rsidRPr="008E0DB9">
        <w:t xml:space="preserve"> </w:t>
      </w:r>
      <w:r w:rsidR="008E0DB9" w:rsidRPr="00E467C3">
        <w:t>chiffre d’affaires</w:t>
      </w:r>
      <w:r w:rsidR="008E0DB9" w:rsidRPr="00BC1615">
        <w:t xml:space="preserve"> </w:t>
      </w:r>
      <w:r w:rsidR="008E0DB9" w:rsidRPr="00E467C3">
        <w:t>global</w:t>
      </w:r>
      <w:r w:rsidR="008E0DB9" w:rsidRPr="008E0DB9">
        <w:t xml:space="preserve"> ainsi que le </w:t>
      </w:r>
      <w:r w:rsidR="008E0DB9" w:rsidRPr="00E467C3">
        <w:t>chiffre d’affaires lié aux activités similaires</w:t>
      </w:r>
      <w:r w:rsidR="008E0DB9" w:rsidRPr="008E0DB9">
        <w:t xml:space="preserve"> sur les trois derniers exercices</w:t>
      </w:r>
    </w:p>
    <w:p w14:paraId="33343057" w14:textId="3AF92CBD" w:rsidR="008E0DB9" w:rsidRPr="008E0DB9" w:rsidRDefault="0084235C" w:rsidP="005F5039">
      <w:pPr>
        <w:numPr>
          <w:ilvl w:val="0"/>
          <w:numId w:val="90"/>
        </w:numPr>
      </w:pPr>
      <w:r w:rsidRPr="008E0DB9">
        <w:t>Une</w:t>
      </w:r>
      <w:r w:rsidR="008E0DB9" w:rsidRPr="008E0DB9">
        <w:t xml:space="preserve"> </w:t>
      </w:r>
      <w:r w:rsidR="008E0DB9" w:rsidRPr="00E467C3">
        <w:t>description des principales références clients</w:t>
      </w:r>
      <w:r w:rsidR="008E0DB9" w:rsidRPr="008E0DB9">
        <w:t xml:space="preserve"> dans des contextes comparables (plateformes locataires, applications </w:t>
      </w:r>
      <w:r w:rsidR="00603990">
        <w:t>Immeuble</w:t>
      </w:r>
      <w:r w:rsidR="008E0DB9" w:rsidRPr="008E0DB9">
        <w:t xml:space="preserve">, </w:t>
      </w:r>
      <w:r w:rsidR="00603990">
        <w:t>plateforme de gestion technique de patrimoine</w:t>
      </w:r>
      <w:r w:rsidR="008E0DB9" w:rsidRPr="008E0DB9">
        <w:t>, etc.)</w:t>
      </w:r>
      <w:r w:rsidR="000F65B5">
        <w:t>, nombre de clients</w:t>
      </w:r>
      <w:r w:rsidR="00A43DA5">
        <w:t xml:space="preserve"> ainsi que </w:t>
      </w:r>
      <w:r w:rsidR="000F65B5">
        <w:t xml:space="preserve">la totalité des surfaces sur </w:t>
      </w:r>
      <w:r w:rsidR="00A43DA5">
        <w:t>laquelle la solution est déployée</w:t>
      </w:r>
    </w:p>
    <w:p w14:paraId="01600D4D" w14:textId="77777777" w:rsidR="00FB00D3" w:rsidRPr="008E0DB9" w:rsidRDefault="00FB00D3" w:rsidP="00E467C3"/>
    <w:p w14:paraId="7FAA75A1" w14:textId="2481407C" w:rsidR="00471347" w:rsidRDefault="000A1AD5" w:rsidP="00996F0A">
      <w:pPr>
        <w:pStyle w:val="Titre1"/>
      </w:pPr>
      <w:bookmarkStart w:id="27" w:name="_Toc212800619"/>
      <w:commentRangeStart w:id="28"/>
      <w:commentRangeStart w:id="29"/>
      <w:commentRangeStart w:id="30"/>
      <w:commentRangeStart w:id="31"/>
      <w:commentRangeStart w:id="32"/>
      <w:r w:rsidRPr="000A1AD5">
        <w:t xml:space="preserve">Description </w:t>
      </w:r>
      <w:r w:rsidR="0055054E">
        <w:t>du besoin</w:t>
      </w:r>
      <w:bookmarkEnd w:id="27"/>
      <w:commentRangeEnd w:id="28"/>
      <w:r w:rsidR="00611C82">
        <w:rPr>
          <w:rStyle w:val="Marquedecommentaire"/>
          <w:sz w:val="32"/>
          <w:szCs w:val="32"/>
        </w:rPr>
        <w:commentReference w:id="28"/>
      </w:r>
      <w:commentRangeEnd w:id="29"/>
      <w:r w:rsidR="00855366">
        <w:rPr>
          <w:rStyle w:val="Marquedecommentaire"/>
          <w:sz w:val="32"/>
          <w:szCs w:val="32"/>
        </w:rPr>
        <w:commentReference w:id="29"/>
      </w:r>
      <w:commentRangeEnd w:id="30"/>
      <w:r w:rsidR="00BD58BF">
        <w:rPr>
          <w:rStyle w:val="Marquedecommentaire"/>
          <w:sz w:val="32"/>
          <w:szCs w:val="32"/>
        </w:rPr>
        <w:commentReference w:id="30"/>
      </w:r>
      <w:commentRangeEnd w:id="31"/>
      <w:r w:rsidR="00C74908">
        <w:rPr>
          <w:rStyle w:val="Marquedecommentaire"/>
          <w:sz w:val="32"/>
          <w:szCs w:val="32"/>
        </w:rPr>
        <w:commentReference w:id="31"/>
      </w:r>
      <w:commentRangeEnd w:id="32"/>
      <w:r w:rsidR="00DE03C5">
        <w:rPr>
          <w:rStyle w:val="Marquedecommentaire"/>
          <w:sz w:val="32"/>
          <w:szCs w:val="32"/>
        </w:rPr>
        <w:commentReference w:id="32"/>
      </w:r>
    </w:p>
    <w:p w14:paraId="0ADA6A15" w14:textId="77777777" w:rsidR="00294E0E" w:rsidRPr="00294E0E" w:rsidRDefault="00294E0E" w:rsidP="00627A11"/>
    <w:p w14:paraId="524956A8" w14:textId="2914E72B" w:rsidR="005049F0" w:rsidRDefault="00956305" w:rsidP="00E467C3">
      <w:pPr>
        <w:pStyle w:val="Titre2"/>
      </w:pPr>
      <w:bookmarkStart w:id="33" w:name="_Toc212800620"/>
      <w:r>
        <w:t>Lot 1 : Relation utilisateur final et client locataire</w:t>
      </w:r>
      <w:bookmarkEnd w:id="33"/>
    </w:p>
    <w:p w14:paraId="74CB22C3" w14:textId="77777777" w:rsidR="00F26E2C" w:rsidRDefault="00F26E2C" w:rsidP="00F26E2C"/>
    <w:p w14:paraId="554EEF50" w14:textId="77777777" w:rsidR="00C762F9" w:rsidRDefault="004F6831" w:rsidP="00F26E2C">
      <w:r>
        <w:t>Pour rappel, le soumissionnaire du lot 1 devr</w:t>
      </w:r>
      <w:r w:rsidR="000D2DD7">
        <w:t>a être en mesure de fournir une solution unique</w:t>
      </w:r>
      <w:r w:rsidR="00C762F9">
        <w:t xml:space="preserve"> pour les lots 1.1 et 1.2.</w:t>
      </w:r>
    </w:p>
    <w:p w14:paraId="382614E8" w14:textId="77777777" w:rsidR="00C762F9" w:rsidRDefault="00C762F9" w:rsidP="00F26E2C"/>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C762F9" w14:paraId="2CBC6C60" w14:textId="77777777" w:rsidTr="008963E2">
        <w:trPr>
          <w:trHeight w:val="1106"/>
        </w:trPr>
        <w:tc>
          <w:tcPr>
            <w:tcW w:w="1564" w:type="dxa"/>
            <w:vAlign w:val="center"/>
          </w:tcPr>
          <w:p w14:paraId="66ECDD0F" w14:textId="77777777" w:rsidR="00C762F9" w:rsidRDefault="00C762F9" w:rsidP="008963E2">
            <w:pPr>
              <w:jc w:val="center"/>
              <w:rPr>
                <w:color w:val="C00000"/>
              </w:rPr>
            </w:pPr>
            <w:r w:rsidRPr="004E1FF9">
              <w:rPr>
                <w:color w:val="C00000"/>
              </w:rPr>
              <w:t>Exigence n°</w:t>
            </w:r>
            <w:r>
              <w:rPr>
                <w:color w:val="C00000"/>
              </w:rPr>
              <w:t>xx</w:t>
            </w:r>
          </w:p>
          <w:p w14:paraId="27E97326" w14:textId="45611205" w:rsidR="00C762F9" w:rsidRPr="004E1FF9" w:rsidRDefault="00AE161A" w:rsidP="008963E2">
            <w:pPr>
              <w:jc w:val="center"/>
              <w:rPr>
                <w:color w:val="C00000"/>
              </w:rPr>
            </w:pPr>
            <w:r>
              <w:rPr>
                <w:i/>
                <w:iCs/>
                <w:sz w:val="20"/>
                <w:szCs w:val="20"/>
              </w:rPr>
              <w:t>Solution unique</w:t>
            </w:r>
          </w:p>
        </w:tc>
        <w:tc>
          <w:tcPr>
            <w:tcW w:w="7503" w:type="dxa"/>
            <w:vAlign w:val="center"/>
          </w:tcPr>
          <w:p w14:paraId="41F34575" w14:textId="71B215FC" w:rsidR="00C762F9" w:rsidRDefault="00C762F9" w:rsidP="008963E2">
            <w:r w:rsidRPr="000556FD">
              <w:t xml:space="preserve">Le soumissionnaire devra </w:t>
            </w:r>
            <w:r w:rsidR="00AE161A">
              <w:t xml:space="preserve">proposera une solution </w:t>
            </w:r>
            <w:r w:rsidR="000E0D4B">
              <w:t xml:space="preserve">unique en mesure de répondre aux exigences fonctionnelles et techniques </w:t>
            </w:r>
            <w:r w:rsidR="0095586C">
              <w:t xml:space="preserve">de l’ensemble du lot 1, à savoir l’application Immeuble ET le portail </w:t>
            </w:r>
            <w:r w:rsidR="00F669EC">
              <w:t xml:space="preserve">client </w:t>
            </w:r>
            <w:r w:rsidR="0095586C">
              <w:t>locataire.</w:t>
            </w:r>
          </w:p>
        </w:tc>
      </w:tr>
    </w:tbl>
    <w:p w14:paraId="5D1AC462" w14:textId="77777777" w:rsidR="00C762F9" w:rsidRDefault="00C762F9" w:rsidP="00F26E2C"/>
    <w:p w14:paraId="0573863D" w14:textId="4972236C" w:rsidR="00615FDF" w:rsidRPr="00386619" w:rsidRDefault="00C43994" w:rsidP="00153766">
      <w:pPr>
        <w:pStyle w:val="Titre3"/>
      </w:pPr>
      <w:bookmarkStart w:id="34" w:name="_Toc212800621"/>
      <w:r w:rsidRPr="00386619">
        <w:t>Lot 1.1 : A</w:t>
      </w:r>
      <w:r w:rsidRPr="00E467C3">
        <w:t>pplication servicielle</w:t>
      </w:r>
      <w:bookmarkEnd w:id="34"/>
    </w:p>
    <w:p w14:paraId="05BE93A2" w14:textId="77777777" w:rsidR="00B02F5C" w:rsidRPr="00386619" w:rsidRDefault="00B02F5C" w:rsidP="00B02F5C"/>
    <w:p w14:paraId="6C1BCC9B" w14:textId="2CFACBF5" w:rsidR="00B02F5C" w:rsidRPr="00B0207F" w:rsidRDefault="00B02F5C" w:rsidP="00B02F5C">
      <w:r w:rsidRPr="00B0207F">
        <w:t>Le présent lot a pour objet la</w:t>
      </w:r>
      <w:r w:rsidRPr="00E467C3">
        <w:t xml:space="preserve"> fourniture, l’intégration et la maintenance</w:t>
      </w:r>
      <w:r w:rsidRPr="00B0207F">
        <w:t xml:space="preserve"> d’une </w:t>
      </w:r>
      <w:r w:rsidRPr="00E467C3">
        <w:t xml:space="preserve">application </w:t>
      </w:r>
      <w:r w:rsidR="00454788" w:rsidRPr="00E467C3">
        <w:t xml:space="preserve">SaaS </w:t>
      </w:r>
      <w:r w:rsidRPr="00E467C3">
        <w:t>mobile</w:t>
      </w:r>
      <w:r w:rsidRPr="00B0207F">
        <w:t xml:space="preserve"> destinée à l’ensemble des utilisateurs des immeubles exploités par Praemia REIM, incluant :</w:t>
      </w:r>
    </w:p>
    <w:p w14:paraId="5AC40618" w14:textId="77777777" w:rsidR="00023D73" w:rsidRPr="00B02F5C" w:rsidRDefault="00023D73" w:rsidP="00B02F5C"/>
    <w:p w14:paraId="01854548" w14:textId="43EF934E" w:rsidR="00B02F5C" w:rsidRPr="00B02F5C" w:rsidRDefault="0007667A" w:rsidP="00231659">
      <w:pPr>
        <w:numPr>
          <w:ilvl w:val="0"/>
          <w:numId w:val="3"/>
        </w:numPr>
      </w:pPr>
      <w:r w:rsidRPr="00B02F5C">
        <w:t>Les</w:t>
      </w:r>
      <w:r w:rsidR="00B02F5C" w:rsidRPr="00B02F5C">
        <w:t xml:space="preserve"> </w:t>
      </w:r>
      <w:r w:rsidR="00B02F5C" w:rsidRPr="00B02F5C">
        <w:rPr>
          <w:b/>
          <w:bCs/>
        </w:rPr>
        <w:t xml:space="preserve">occupants </w:t>
      </w:r>
      <w:r w:rsidR="00B02F5C" w:rsidRPr="00B02F5C">
        <w:t>des sites locatifs (clients et preneurs de Praemia REIM) ;</w:t>
      </w:r>
    </w:p>
    <w:p w14:paraId="70BF8F14" w14:textId="7D7F6178" w:rsidR="00B02F5C" w:rsidRDefault="0007667A" w:rsidP="00231659">
      <w:pPr>
        <w:numPr>
          <w:ilvl w:val="0"/>
          <w:numId w:val="3"/>
        </w:numPr>
      </w:pPr>
      <w:r w:rsidRPr="00B02F5C">
        <w:t>Ainsi</w:t>
      </w:r>
      <w:r w:rsidR="00B02F5C" w:rsidRPr="00B02F5C">
        <w:t xml:space="preserve"> que les </w:t>
      </w:r>
      <w:r w:rsidR="00B02F5C" w:rsidRPr="00B02F5C">
        <w:rPr>
          <w:b/>
          <w:bCs/>
        </w:rPr>
        <w:t>équipes internes</w:t>
      </w:r>
      <w:r w:rsidR="00B02F5C" w:rsidRPr="00B02F5C">
        <w:t xml:space="preserve"> de Praemia REIM pour leurs propres bureaux.</w:t>
      </w:r>
    </w:p>
    <w:p w14:paraId="0AF01257" w14:textId="77777777" w:rsidR="00B02F5C" w:rsidRPr="00B02F5C" w:rsidRDefault="00B02F5C" w:rsidP="00B02F5C">
      <w:pPr>
        <w:ind w:left="720"/>
      </w:pPr>
    </w:p>
    <w:p w14:paraId="0FB22C8F" w14:textId="77777777" w:rsidR="002717B7" w:rsidRDefault="00B02F5C" w:rsidP="00B02F5C">
      <w:r w:rsidRPr="00B02F5C">
        <w:t>Cette brique constitue le point d’entrée principal des occupants dans l’écosystème digital bâtimentaire. Elle doit offrir un ensemble cohérent de services et d’informations, permettant d’améliorer le confort, la productivité et l’expérience globale au sein des sites.</w:t>
      </w:r>
    </w:p>
    <w:p w14:paraId="7FE0EDBF" w14:textId="10EDD933" w:rsidR="00B02F5C" w:rsidRDefault="00B02F5C" w:rsidP="00B02F5C">
      <w:r w:rsidRPr="00B02F5C">
        <w:br/>
        <w:t>Elle doit offrir une expérience homogène, fluide et cohérente sur l’ensemble du parc immobilier, tout en permettant des adaptations selon les typologies d’immeubles et de publics.</w:t>
      </w:r>
    </w:p>
    <w:p w14:paraId="41317779" w14:textId="77777777" w:rsidR="00B02F5C" w:rsidRDefault="00B02F5C" w:rsidP="00B02F5C"/>
    <w:p w14:paraId="23715A3D" w14:textId="67953E8C" w:rsidR="00B24D46" w:rsidRPr="00B02F5C" w:rsidRDefault="00B02F5C" w:rsidP="00B02F5C">
      <w:r w:rsidRPr="00B02F5C">
        <w:t>L’application devra permettre :</w:t>
      </w:r>
    </w:p>
    <w:p w14:paraId="1CAC4D17" w14:textId="01ECD4D2" w:rsidR="00B02F5C" w:rsidRPr="00B0207F" w:rsidRDefault="0007667A" w:rsidP="00231659">
      <w:pPr>
        <w:numPr>
          <w:ilvl w:val="0"/>
          <w:numId w:val="4"/>
        </w:numPr>
      </w:pPr>
      <w:r w:rsidRPr="00B0207F">
        <w:t>L’accès</w:t>
      </w:r>
      <w:r w:rsidR="00B02F5C" w:rsidRPr="00B0207F">
        <w:t xml:space="preserve"> à un </w:t>
      </w:r>
      <w:r w:rsidR="00B02F5C" w:rsidRPr="00E467C3">
        <w:t>ensemble de services aux occupants</w:t>
      </w:r>
      <w:r w:rsidR="00B02F5C" w:rsidRPr="00B0207F">
        <w:t xml:space="preserve"> </w:t>
      </w:r>
      <w:r w:rsidR="00BF4CFB" w:rsidRPr="00B0207F">
        <w:t xml:space="preserve">décrits </w:t>
      </w:r>
      <w:r w:rsidR="00892527" w:rsidRPr="00B0207F">
        <w:t xml:space="preserve">dans la description des attendus fonctionnels du lot 1.1 </w:t>
      </w:r>
      <w:r w:rsidR="00B02F5C" w:rsidRPr="00B0207F">
        <w:t>(réservations, restauration, conciergerie, fitness, demandes de services, etc.)</w:t>
      </w:r>
    </w:p>
    <w:p w14:paraId="19162AF9" w14:textId="129AC686" w:rsidR="00B02F5C" w:rsidRPr="00B0207F" w:rsidRDefault="0007667A" w:rsidP="00231659">
      <w:pPr>
        <w:numPr>
          <w:ilvl w:val="0"/>
          <w:numId w:val="4"/>
        </w:numPr>
      </w:pPr>
      <w:r w:rsidRPr="00B0207F">
        <w:t>La</w:t>
      </w:r>
      <w:r w:rsidR="00B02F5C" w:rsidRPr="00B0207F">
        <w:t xml:space="preserve"> </w:t>
      </w:r>
      <w:r w:rsidR="00B02F5C" w:rsidRPr="00E467C3">
        <w:t>communication et l’interaction</w:t>
      </w:r>
      <w:r w:rsidR="00B02F5C" w:rsidRPr="00B0207F">
        <w:t xml:space="preserve"> avec les gestionnaires du site (actualités, sondages, </w:t>
      </w:r>
      <w:r w:rsidR="00B02F5C" w:rsidRPr="00B0207F">
        <w:lastRenderedPageBreak/>
        <w:t xml:space="preserve">événements, </w:t>
      </w:r>
      <w:commentRangeStart w:id="35"/>
      <w:commentRangeEnd w:id="35"/>
      <w:r w:rsidR="00B02F5C" w:rsidRPr="00B0207F">
        <w:rPr>
          <w:rStyle w:val="Marquedecommentaire"/>
          <w:sz w:val="22"/>
          <w:szCs w:val="22"/>
        </w:rPr>
        <w:commentReference w:id="35"/>
      </w:r>
      <w:r w:rsidR="00B02F5C" w:rsidRPr="00B0207F">
        <w:t>, etc.)</w:t>
      </w:r>
    </w:p>
    <w:p w14:paraId="027B4E1B" w14:textId="602E9F8B" w:rsidR="00B02F5C" w:rsidRPr="00B0207F" w:rsidRDefault="0007667A" w:rsidP="00231659">
      <w:pPr>
        <w:numPr>
          <w:ilvl w:val="0"/>
          <w:numId w:val="4"/>
        </w:numPr>
      </w:pPr>
      <w:r w:rsidRPr="00B0207F">
        <w:t>La</w:t>
      </w:r>
      <w:r w:rsidR="00B02F5C" w:rsidRPr="00B0207F">
        <w:t xml:space="preserve"> </w:t>
      </w:r>
      <w:r w:rsidR="00B02F5C" w:rsidRPr="00E467C3">
        <w:t>gestion simplifiée des visiteurs et des accès</w:t>
      </w:r>
      <w:r w:rsidR="00B02F5C" w:rsidRPr="00B0207F">
        <w:t xml:space="preserve"> (</w:t>
      </w:r>
      <w:r w:rsidRPr="00B0207F">
        <w:t>préenregistrement</w:t>
      </w:r>
      <w:r w:rsidR="00B02F5C" w:rsidRPr="00B0207F">
        <w:t>, contrôle d’accès dématérialisé, notifications)</w:t>
      </w:r>
    </w:p>
    <w:p w14:paraId="4F700566" w14:textId="08B19033" w:rsidR="00B02F5C" w:rsidRPr="00B0207F" w:rsidRDefault="0007667A" w:rsidP="00231659">
      <w:pPr>
        <w:numPr>
          <w:ilvl w:val="0"/>
          <w:numId w:val="4"/>
        </w:numPr>
      </w:pPr>
      <w:r w:rsidRPr="00B0207F">
        <w:t>Plus</w:t>
      </w:r>
      <w:r w:rsidR="00B02F5C" w:rsidRPr="00B0207F">
        <w:t xml:space="preserve"> largement, la </w:t>
      </w:r>
      <w:r w:rsidR="00B02F5C" w:rsidRPr="00E467C3">
        <w:t>digitalisation des usages quotidiens</w:t>
      </w:r>
      <w:r w:rsidR="00B02F5C" w:rsidRPr="00B0207F">
        <w:t xml:space="preserve"> dans les immeubles</w:t>
      </w:r>
    </w:p>
    <w:p w14:paraId="54028D31" w14:textId="77777777" w:rsidR="00153766" w:rsidRPr="00615FDF" w:rsidRDefault="00153766" w:rsidP="00615FDF"/>
    <w:p w14:paraId="2D4333B3" w14:textId="521AA38C" w:rsidR="001E18E9" w:rsidRDefault="00E157FD" w:rsidP="00153766">
      <w:pPr>
        <w:pStyle w:val="Titre3"/>
      </w:pPr>
      <w:bookmarkStart w:id="36" w:name="_Toc212800622"/>
      <w:r>
        <w:t xml:space="preserve">Lot </w:t>
      </w:r>
      <w:r w:rsidR="00AC5591">
        <w:t>1.2</w:t>
      </w:r>
      <w:r>
        <w:t xml:space="preserve"> : </w:t>
      </w:r>
      <w:r w:rsidR="002E4ED8">
        <w:t xml:space="preserve">Plateforme </w:t>
      </w:r>
      <w:r w:rsidR="52BD1F1C">
        <w:t>client</w:t>
      </w:r>
      <w:r w:rsidR="002E4ED8">
        <w:t xml:space="preserve"> locataire</w:t>
      </w:r>
      <w:bookmarkEnd w:id="36"/>
    </w:p>
    <w:p w14:paraId="7EC2FBD9" w14:textId="5DFA397D" w:rsidR="00615FDF" w:rsidRDefault="00615FDF" w:rsidP="00615FDF"/>
    <w:p w14:paraId="60E95391" w14:textId="0C7F9BEE" w:rsidR="00494C77" w:rsidRPr="00494C77" w:rsidRDefault="00494C77" w:rsidP="00494C77">
      <w:r w:rsidRPr="00494C77">
        <w:t>Le présent lot a pour objet la</w:t>
      </w:r>
      <w:r w:rsidRPr="00494C77">
        <w:rPr>
          <w:b/>
        </w:rPr>
        <w:t xml:space="preserve"> </w:t>
      </w:r>
      <w:r w:rsidRPr="00494C77">
        <w:rPr>
          <w:b/>
          <w:bCs/>
        </w:rPr>
        <w:t>fourniture, l’intégration et la maintenance</w:t>
      </w:r>
      <w:r w:rsidRPr="00494C77">
        <w:t xml:space="preserve"> d’un</w:t>
      </w:r>
      <w:r w:rsidR="00F8437D">
        <w:t xml:space="preserve">e </w:t>
      </w:r>
      <w:r w:rsidR="00F8437D" w:rsidRPr="00F8437D">
        <w:rPr>
          <w:b/>
          <w:bCs/>
        </w:rPr>
        <w:t>plateforme</w:t>
      </w:r>
      <w:r w:rsidRPr="00494C77">
        <w:rPr>
          <w:b/>
          <w:bCs/>
        </w:rPr>
        <w:t xml:space="preserve"> locataire</w:t>
      </w:r>
      <w:r w:rsidRPr="00494C77">
        <w:t xml:space="preserve"> destiné</w:t>
      </w:r>
      <w:r w:rsidR="0002479C">
        <w:t>e</w:t>
      </w:r>
      <w:r w:rsidRPr="00494C77">
        <w:t xml:space="preserve"> à centraliser les échanges entre Praemia REIM et ses sociétés locataires, dans une logique d’efficacité, de transparence et de traçabilité.</w:t>
      </w:r>
    </w:p>
    <w:p w14:paraId="7BAFBF2E" w14:textId="77777777" w:rsidR="008D5701" w:rsidRPr="00494C77" w:rsidRDefault="008D5701" w:rsidP="00494C77"/>
    <w:p w14:paraId="7237CB06" w14:textId="4343BFCE" w:rsidR="00494C77" w:rsidRPr="00494C77" w:rsidRDefault="00494C77" w:rsidP="00494C77">
      <w:r w:rsidRPr="00494C77">
        <w:t xml:space="preserve">Aujourd’hui, les échanges locataires sont dispersés entre plusieurs outils et canaux (emails, plateformes documentaires, outils de ticketing, etc.), </w:t>
      </w:r>
      <w:r w:rsidR="00CF3B3D">
        <w:t xml:space="preserve">ce qui </w:t>
      </w:r>
      <w:r w:rsidRPr="00494C77">
        <w:t>entraînant une perte de visibilité et de cohérence dans le suivi des interactions.</w:t>
      </w:r>
      <w:r w:rsidR="00CF3B3D">
        <w:t xml:space="preserve"> </w:t>
      </w:r>
      <w:r w:rsidRPr="00494C77">
        <w:t>L</w:t>
      </w:r>
      <w:r w:rsidR="00C729A4">
        <w:t>a solution</w:t>
      </w:r>
      <w:r w:rsidRPr="00494C77">
        <w:t xml:space="preserve"> visé</w:t>
      </w:r>
      <w:r w:rsidR="00C729A4">
        <w:t>e</w:t>
      </w:r>
      <w:r w:rsidRPr="00494C77">
        <w:t xml:space="preserve"> devra constituer un point d’entrée unique et sécurisé, permettant de </w:t>
      </w:r>
      <w:r w:rsidR="000E51BD">
        <w:t>fluidifier</w:t>
      </w:r>
      <w:r w:rsidRPr="00494C77">
        <w:t xml:space="preserve"> la relation locataire–bailleur </w:t>
      </w:r>
      <w:r w:rsidR="00F310D6">
        <w:t>afin</w:t>
      </w:r>
      <w:r w:rsidRPr="00494C77">
        <w:t xml:space="preserve"> d’améliorer la qualité de service rendue par les équipes de gestion.</w:t>
      </w:r>
    </w:p>
    <w:p w14:paraId="3AC73457" w14:textId="77777777" w:rsidR="002D0C19" w:rsidRDefault="002D0C19" w:rsidP="00615FDF"/>
    <w:p w14:paraId="3D541D19" w14:textId="6EF1E780" w:rsidR="00F73DA5" w:rsidRPr="00494C77" w:rsidRDefault="006A080B" w:rsidP="00494C77">
      <w:r>
        <w:t>Cette plateforme</w:t>
      </w:r>
      <w:r w:rsidR="00494C77" w:rsidRPr="00494C77">
        <w:t xml:space="preserve"> devra offrir un environnement unifié et ergonomique intégrant quatre fonctionnalités majeures :</w:t>
      </w:r>
    </w:p>
    <w:p w14:paraId="4AB3E6F9" w14:textId="33713965" w:rsidR="00F73DA5" w:rsidRPr="00F73DA5" w:rsidRDefault="00494C77" w:rsidP="00E467C3">
      <w:pPr>
        <w:numPr>
          <w:ilvl w:val="0"/>
          <w:numId w:val="5"/>
        </w:numPr>
      </w:pPr>
      <w:r w:rsidRPr="00494C77">
        <w:rPr>
          <w:b/>
          <w:bCs/>
        </w:rPr>
        <w:t>Échanges de documents</w:t>
      </w:r>
      <w:r w:rsidR="002C4682" w:rsidRPr="002C4682">
        <w:rPr>
          <w:b/>
          <w:bCs/>
        </w:rPr>
        <w:t xml:space="preserve"> : </w:t>
      </w:r>
      <w:r w:rsidRPr="00494C77">
        <w:t xml:space="preserve">Centraliser et partager les documents clés entre Praemia REIM et les locataires (factures, justificatifs, contrats, attestations d’assurance, comptes rendus, correspondances, etc.) dans un espace </w:t>
      </w:r>
      <w:r w:rsidR="00296FF2">
        <w:t xml:space="preserve">prévu à cet effet et </w:t>
      </w:r>
      <w:r w:rsidR="00167FE1">
        <w:t>en lien avec la GED Praemia</w:t>
      </w:r>
    </w:p>
    <w:p w14:paraId="191202B8" w14:textId="0DD92C2D" w:rsidR="00F73DA5" w:rsidRPr="00494C77" w:rsidRDefault="00494C77" w:rsidP="00E467C3">
      <w:pPr>
        <w:numPr>
          <w:ilvl w:val="0"/>
          <w:numId w:val="5"/>
        </w:numPr>
      </w:pPr>
      <w:r w:rsidRPr="00494C77">
        <w:rPr>
          <w:b/>
          <w:bCs/>
        </w:rPr>
        <w:t>Ticketing</w:t>
      </w:r>
      <w:r w:rsidR="00F73DA5">
        <w:rPr>
          <w:b/>
          <w:bCs/>
        </w:rPr>
        <w:t xml:space="preserve"> locataire</w:t>
      </w:r>
      <w:r w:rsidR="002C4682" w:rsidRPr="002C4682">
        <w:rPr>
          <w:b/>
          <w:bCs/>
        </w:rPr>
        <w:t xml:space="preserve"> : </w:t>
      </w:r>
      <w:r w:rsidRPr="00494C77">
        <w:t>Offrir un point d’entrée unique pour toutes les demandes, incidents ou réclamations des locataires, assurant leur suivi complet (création, traitement, clôture) et leur traçabilité</w:t>
      </w:r>
    </w:p>
    <w:p w14:paraId="41A1F0BD" w14:textId="2E37DB9E" w:rsidR="00494C77" w:rsidRDefault="00494C77" w:rsidP="00E467C3">
      <w:pPr>
        <w:numPr>
          <w:ilvl w:val="0"/>
          <w:numId w:val="5"/>
        </w:numPr>
      </w:pPr>
      <w:r w:rsidRPr="00494C77">
        <w:rPr>
          <w:b/>
          <w:bCs/>
        </w:rPr>
        <w:t>Communication</w:t>
      </w:r>
      <w:r w:rsidR="002C4682" w:rsidRPr="002C4682">
        <w:rPr>
          <w:b/>
          <w:bCs/>
        </w:rPr>
        <w:t xml:space="preserve"> : </w:t>
      </w:r>
      <w:r w:rsidRPr="00494C77">
        <w:t>Simplifier la diffusion d’informations, d’échanges et d’annonces aux locataires via un fil d’actualité, des notifications, des messages ciblés et, à terme, un chatbot ou un module de messagerie instantanée</w:t>
      </w:r>
    </w:p>
    <w:p w14:paraId="434626D1" w14:textId="77777777" w:rsidR="00AC5591" w:rsidRDefault="00AC5591" w:rsidP="00494C77"/>
    <w:p w14:paraId="5563CB3B" w14:textId="6743C0EB" w:rsidR="00AC5591" w:rsidRDefault="00AC5591" w:rsidP="00AC5591">
      <w:pPr>
        <w:pStyle w:val="Titre2"/>
      </w:pPr>
      <w:bookmarkStart w:id="37" w:name="_Toc212800623"/>
      <w:r>
        <w:t xml:space="preserve">Lot 2 : </w:t>
      </w:r>
      <w:r w:rsidR="00BB65B8">
        <w:t xml:space="preserve">Solution de </w:t>
      </w:r>
      <w:r w:rsidR="00DD07E2">
        <w:t>gestion technique patrimoniale</w:t>
      </w:r>
      <w:bookmarkEnd w:id="37"/>
    </w:p>
    <w:p w14:paraId="57A5E751" w14:textId="31AFB2D4" w:rsidR="00870745" w:rsidRDefault="00870745" w:rsidP="00494C77"/>
    <w:p w14:paraId="005015FD" w14:textId="79F45A41" w:rsidR="008D58EF" w:rsidRDefault="00AA2C35" w:rsidP="008D58EF">
      <w:r>
        <w:t xml:space="preserve">Le lot 2 a pour objet de </w:t>
      </w:r>
      <w:r w:rsidR="008D58EF" w:rsidRPr="00B60204">
        <w:t xml:space="preserve">constituer le socle </w:t>
      </w:r>
      <w:r w:rsidR="008D58EF">
        <w:t>central de pilotage</w:t>
      </w:r>
      <w:r w:rsidR="008D58EF" w:rsidRPr="00B60204">
        <w:t xml:space="preserve"> de la maintenance du patrimoine immobilier </w:t>
      </w:r>
      <w:r w:rsidR="008D58EF">
        <w:t xml:space="preserve">tertiaire </w:t>
      </w:r>
      <w:r w:rsidR="008D58EF" w:rsidRPr="00B60204">
        <w:t>géré par Praemia REIM</w:t>
      </w:r>
      <w:r w:rsidR="008D58EF">
        <w:t xml:space="preserve"> pour le Property et l’Asset Manager</w:t>
      </w:r>
      <w:r w:rsidR="008D58EF" w:rsidRPr="00B60204">
        <w:t>.</w:t>
      </w:r>
    </w:p>
    <w:p w14:paraId="1B684A27" w14:textId="77777777" w:rsidR="008D58EF" w:rsidRDefault="008D58EF" w:rsidP="008D58EF"/>
    <w:p w14:paraId="0AF17956" w14:textId="77777777" w:rsidR="008D58EF" w:rsidRDefault="008D58EF" w:rsidP="008D58EF">
      <w:r w:rsidRPr="00D91AB4">
        <w:t xml:space="preserve">Elle aura pour vocation de </w:t>
      </w:r>
      <w:r w:rsidRPr="00D91AB4">
        <w:rPr>
          <w:b/>
          <w:bCs/>
        </w:rPr>
        <w:t xml:space="preserve">centraliser, structurer et piloter </w:t>
      </w:r>
      <w:r w:rsidRPr="00D91AB4">
        <w:t>l’ensemble des informations techniques relatives aux actifs et équipements, tout en assurant l</w:t>
      </w:r>
      <w:r>
        <w:t>e pilotage du respect des mandats</w:t>
      </w:r>
      <w:r w:rsidRPr="00D91AB4">
        <w:t xml:space="preserve"> et </w:t>
      </w:r>
      <w:r>
        <w:t>des obligations réglementaires sur le parc</w:t>
      </w:r>
      <w:r w:rsidRPr="00D91AB4">
        <w:t>.</w:t>
      </w:r>
      <w:r>
        <w:t xml:space="preserve"> </w:t>
      </w:r>
    </w:p>
    <w:p w14:paraId="7CDC9289" w14:textId="77777777" w:rsidR="008D58EF" w:rsidRDefault="008D58EF" w:rsidP="008D58EF"/>
    <w:p w14:paraId="34EE79C5" w14:textId="77777777" w:rsidR="008D58EF" w:rsidRDefault="008D58EF" w:rsidP="008D58EF">
      <w:r w:rsidRPr="007072A2">
        <w:t xml:space="preserve">Elle s’articulera autour de plusieurs </w:t>
      </w:r>
      <w:r w:rsidRPr="007072A2">
        <w:rPr>
          <w:b/>
          <w:bCs/>
        </w:rPr>
        <w:t>modules fonctionnels</w:t>
      </w:r>
      <w:r>
        <w:t> :</w:t>
      </w:r>
    </w:p>
    <w:p w14:paraId="3BC258E7" w14:textId="77777777" w:rsidR="008D58EF" w:rsidRPr="007072A2" w:rsidRDefault="008D58EF" w:rsidP="008D58EF"/>
    <w:p w14:paraId="29D963B2" w14:textId="77777777" w:rsidR="008D58EF" w:rsidRPr="007072A2" w:rsidRDefault="008D58EF" w:rsidP="008D58EF">
      <w:pPr>
        <w:numPr>
          <w:ilvl w:val="0"/>
          <w:numId w:val="104"/>
        </w:numPr>
      </w:pPr>
      <w:r w:rsidRPr="007072A2">
        <w:rPr>
          <w:b/>
          <w:bCs/>
        </w:rPr>
        <w:t>Référentiel patrimonial</w:t>
      </w:r>
      <w:r w:rsidRPr="007072A2">
        <w:t xml:space="preserve"> : </w:t>
      </w:r>
      <w:r>
        <w:t>centralisation</w:t>
      </w:r>
      <w:r w:rsidRPr="007072A2">
        <w:t xml:space="preserve"> des données des actifs et équipements</w:t>
      </w:r>
      <w:r>
        <w:t xml:space="preserve"> </w:t>
      </w:r>
      <w:r w:rsidRPr="007072A2">
        <w:t>;</w:t>
      </w:r>
    </w:p>
    <w:p w14:paraId="13D26BF9" w14:textId="280338C6" w:rsidR="008D58EF" w:rsidRDefault="008D58EF" w:rsidP="008D58EF">
      <w:pPr>
        <w:numPr>
          <w:ilvl w:val="0"/>
          <w:numId w:val="104"/>
        </w:numPr>
      </w:pPr>
      <w:r w:rsidRPr="007072A2">
        <w:rPr>
          <w:b/>
          <w:bCs/>
        </w:rPr>
        <w:t>Gestion documentaire (GED)</w:t>
      </w:r>
      <w:r w:rsidRPr="007072A2">
        <w:t xml:space="preserve"> : centralisation et rattachement des documents techniques et réglementaires</w:t>
      </w:r>
    </w:p>
    <w:p w14:paraId="0A84EDCD" w14:textId="784041B0" w:rsidR="008D58EF" w:rsidRPr="007072A2" w:rsidRDefault="008D58EF" w:rsidP="008D58EF">
      <w:pPr>
        <w:numPr>
          <w:ilvl w:val="0"/>
          <w:numId w:val="104"/>
        </w:numPr>
      </w:pPr>
      <w:r w:rsidRPr="007072A2">
        <w:rPr>
          <w:b/>
          <w:bCs/>
        </w:rPr>
        <w:t>Plans pluriannuels de travaux (PPAT)</w:t>
      </w:r>
      <w:r w:rsidRPr="007072A2">
        <w:t xml:space="preserve"> : priorisation et planification des investissements techniques</w:t>
      </w:r>
      <w:r>
        <w:t xml:space="preserve"> durant le cycle collaboratif de construction du plan</w:t>
      </w:r>
    </w:p>
    <w:p w14:paraId="28A389BF" w14:textId="291BCAE5" w:rsidR="008D58EF" w:rsidRPr="007072A2" w:rsidRDefault="008D58EF" w:rsidP="008D58EF">
      <w:pPr>
        <w:numPr>
          <w:ilvl w:val="0"/>
          <w:numId w:val="104"/>
        </w:numPr>
      </w:pPr>
      <w:r>
        <w:rPr>
          <w:b/>
          <w:bCs/>
        </w:rPr>
        <w:t xml:space="preserve">Suivi et reporting </w:t>
      </w:r>
      <w:r w:rsidR="0007667A" w:rsidRPr="007072A2">
        <w:rPr>
          <w:b/>
          <w:bCs/>
        </w:rPr>
        <w:t>HSE</w:t>
      </w:r>
      <w:r w:rsidR="0007667A" w:rsidRPr="007072A2">
        <w:t xml:space="preserve"> :</w:t>
      </w:r>
      <w:r w:rsidRPr="007072A2">
        <w:t xml:space="preserve"> gestion des diagnostics, constats, incidents et plans d’action associés</w:t>
      </w:r>
    </w:p>
    <w:p w14:paraId="24E827AD" w14:textId="798C7FD9" w:rsidR="008D58EF" w:rsidRPr="007072A2" w:rsidRDefault="008D58EF" w:rsidP="008D58EF">
      <w:pPr>
        <w:numPr>
          <w:ilvl w:val="0"/>
          <w:numId w:val="104"/>
        </w:numPr>
      </w:pPr>
      <w:r>
        <w:rPr>
          <w:b/>
          <w:bCs/>
        </w:rPr>
        <w:t>Pilotage de la maintenance</w:t>
      </w:r>
      <w:r w:rsidRPr="007072A2">
        <w:t xml:space="preserve"> : </w:t>
      </w:r>
      <w:r>
        <w:t>supervision</w:t>
      </w:r>
      <w:r w:rsidRPr="007072A2">
        <w:t xml:space="preserve"> des interventions préventives, curatives et réglementaires </w:t>
      </w:r>
      <w:r>
        <w:t>et respect des engagements contractuels</w:t>
      </w:r>
    </w:p>
    <w:p w14:paraId="7946CFAB" w14:textId="1E119322" w:rsidR="008D58EF" w:rsidRDefault="008D58EF" w:rsidP="008D58EF">
      <w:pPr>
        <w:numPr>
          <w:ilvl w:val="0"/>
          <w:numId w:val="104"/>
        </w:numPr>
      </w:pPr>
      <w:r w:rsidRPr="007072A2">
        <w:rPr>
          <w:b/>
          <w:bCs/>
        </w:rPr>
        <w:t>Reporting et tableaux de bord</w:t>
      </w:r>
      <w:r w:rsidRPr="007072A2">
        <w:t xml:space="preserve"> : analyse consolidée de la performance technique, de la conformité et des coûts</w:t>
      </w:r>
    </w:p>
    <w:p w14:paraId="45968D70" w14:textId="77777777" w:rsidR="007E53F8" w:rsidRDefault="007E53F8" w:rsidP="007E53F8"/>
    <w:p w14:paraId="54B21912" w14:textId="2276A4D5" w:rsidR="007E53F8" w:rsidRPr="007072A2" w:rsidRDefault="007E53F8" w:rsidP="007E53F8">
      <w:r>
        <w:lastRenderedPageBreak/>
        <w:t>L’ensemble des exige</w:t>
      </w:r>
      <w:r w:rsidR="00831C6D">
        <w:t>nces seront décrites dans la partie 4.2.</w:t>
      </w:r>
    </w:p>
    <w:p w14:paraId="3745113D" w14:textId="77777777" w:rsidR="008A0625" w:rsidRDefault="008A0625" w:rsidP="00494C77"/>
    <w:p w14:paraId="6F62680E" w14:textId="4815E030" w:rsidR="00870745" w:rsidRPr="00870745" w:rsidRDefault="002D0C19" w:rsidP="00996F0A">
      <w:pPr>
        <w:pStyle w:val="Titre1"/>
      </w:pPr>
      <w:bookmarkStart w:id="38" w:name="_Toc212800624"/>
      <w:r>
        <w:t xml:space="preserve">Description des attendus fonctionnels </w:t>
      </w:r>
      <w:r w:rsidR="000F5F2A">
        <w:t>et techniques</w:t>
      </w:r>
      <w:bookmarkEnd w:id="38"/>
    </w:p>
    <w:p w14:paraId="0BB01381" w14:textId="77777777" w:rsidR="001B09AD" w:rsidRDefault="001B09AD" w:rsidP="001B09AD"/>
    <w:p w14:paraId="4EB225AA" w14:textId="31BCFEED" w:rsidR="00434019" w:rsidRPr="00434019" w:rsidRDefault="005A300B" w:rsidP="00E467C3">
      <w:pPr>
        <w:pStyle w:val="Titre2"/>
      </w:pPr>
      <w:bookmarkStart w:id="39" w:name="_Toc212800625"/>
      <w:r>
        <w:t>Lot 1 : Description des attendus fonctionnels et techniques</w:t>
      </w:r>
      <w:bookmarkEnd w:id="39"/>
    </w:p>
    <w:p w14:paraId="420D06BB" w14:textId="13E8769B" w:rsidR="001F5703" w:rsidRPr="001F5703" w:rsidRDefault="00BC584E" w:rsidP="00E467C3">
      <w:pPr>
        <w:pStyle w:val="Titre3"/>
      </w:pPr>
      <w:bookmarkStart w:id="40" w:name="_Toc212800626"/>
      <w:commentRangeStart w:id="41"/>
      <w:commentRangeStart w:id="42"/>
      <w:commentRangeStart w:id="43"/>
      <w:commentRangeStart w:id="44"/>
      <w:r>
        <w:t>Principes g</w:t>
      </w:r>
      <w:r w:rsidR="002F35F5" w:rsidRPr="002F35F5">
        <w:t>énéra</w:t>
      </w:r>
      <w:r>
        <w:t>ux</w:t>
      </w:r>
      <w:r w:rsidR="00DA1ACC">
        <w:t xml:space="preserve"> applicable</w:t>
      </w:r>
      <w:r w:rsidR="00EA0531">
        <w:t>s</w:t>
      </w:r>
      <w:r w:rsidR="00DA1ACC">
        <w:t xml:space="preserve"> au lot 1</w:t>
      </w:r>
      <w:bookmarkEnd w:id="40"/>
      <w:commentRangeEnd w:id="41"/>
      <w:r>
        <w:rPr>
          <w:rStyle w:val="Marquedecommentaire"/>
          <w:sz w:val="24"/>
          <w:szCs w:val="24"/>
        </w:rPr>
        <w:commentReference w:id="41"/>
      </w:r>
      <w:commentRangeEnd w:id="42"/>
      <w:r w:rsidR="000B6387" w:rsidRPr="001F5703">
        <w:rPr>
          <w:rStyle w:val="Marquedecommentaire"/>
          <w:sz w:val="24"/>
          <w:szCs w:val="24"/>
        </w:rPr>
        <w:commentReference w:id="42"/>
      </w:r>
      <w:commentRangeEnd w:id="43"/>
      <w:r w:rsidR="00624B96" w:rsidRPr="001F5703">
        <w:rPr>
          <w:rStyle w:val="Marquedecommentaire"/>
          <w:sz w:val="24"/>
          <w:szCs w:val="24"/>
        </w:rPr>
        <w:commentReference w:id="43"/>
      </w:r>
      <w:commentRangeEnd w:id="44"/>
      <w:r w:rsidR="00E75B67" w:rsidRPr="001F5703">
        <w:rPr>
          <w:rStyle w:val="Marquedecommentaire"/>
          <w:sz w:val="24"/>
          <w:szCs w:val="24"/>
        </w:rPr>
        <w:commentReference w:id="44"/>
      </w:r>
    </w:p>
    <w:p w14:paraId="7FC8259E" w14:textId="5857F4DF" w:rsidR="00D54A58" w:rsidRDefault="00D54A58" w:rsidP="00DF6B0C">
      <w:pPr>
        <w:pStyle w:val="Titre4"/>
        <w:rPr>
          <w:rStyle w:val="Titre4Car"/>
        </w:rPr>
      </w:pPr>
      <w:r>
        <w:t xml:space="preserve">Ancrage </w:t>
      </w:r>
      <w:r w:rsidRPr="00FA45DF">
        <w:rPr>
          <w:rStyle w:val="Titre4Car"/>
          <w:i/>
          <w:iCs/>
        </w:rPr>
        <w:t>local</w:t>
      </w:r>
    </w:p>
    <w:p w14:paraId="3C580A98" w14:textId="77777777" w:rsidR="00D54A58" w:rsidRDefault="00D54A58" w:rsidP="00D54A58"/>
    <w:p w14:paraId="189B4E26" w14:textId="77777777" w:rsidR="00D54A58" w:rsidRDefault="00D54A58" w:rsidP="00D54A58">
      <w:pPr>
        <w:rPr>
          <w:rFonts w:asciiTheme="minorHAnsi" w:hAnsiTheme="minorHAnsi" w:cstheme="minorHAnsi"/>
          <w:bCs/>
          <w:szCs w:val="18"/>
        </w:rPr>
      </w:pPr>
      <w:r>
        <w:rPr>
          <w:rFonts w:asciiTheme="minorHAnsi" w:hAnsiTheme="minorHAnsi" w:cstheme="minorHAnsi"/>
          <w:bCs/>
          <w:szCs w:val="18"/>
        </w:rPr>
        <w:t>I</w:t>
      </w:r>
      <w:r w:rsidRPr="003E6A33">
        <w:rPr>
          <w:rFonts w:asciiTheme="minorHAnsi" w:hAnsiTheme="minorHAnsi" w:cstheme="minorHAnsi"/>
          <w:bCs/>
          <w:szCs w:val="18"/>
        </w:rPr>
        <w:t xml:space="preserve">l est essentiel pour Praemia REIM de sélectionner un </w:t>
      </w:r>
      <w:r w:rsidRPr="00643636">
        <w:rPr>
          <w:rFonts w:asciiTheme="minorHAnsi" w:hAnsiTheme="minorHAnsi" w:cstheme="minorHAnsi"/>
          <w:bCs/>
          <w:szCs w:val="18"/>
        </w:rPr>
        <w:t>partenaire engagé dans le développement continu de sa solution</w:t>
      </w:r>
      <w:r w:rsidRPr="003E6A33">
        <w:rPr>
          <w:rFonts w:asciiTheme="minorHAnsi" w:hAnsiTheme="minorHAnsi" w:cstheme="minorHAnsi"/>
          <w:bCs/>
          <w:szCs w:val="18"/>
        </w:rPr>
        <w:t xml:space="preserve"> et dans la </w:t>
      </w:r>
      <w:r w:rsidRPr="00643636">
        <w:rPr>
          <w:rFonts w:asciiTheme="minorHAnsi" w:hAnsiTheme="minorHAnsi" w:cstheme="minorHAnsi"/>
          <w:bCs/>
          <w:szCs w:val="18"/>
        </w:rPr>
        <w:t>construction d’un écosystème de partenariats</w:t>
      </w:r>
      <w:r w:rsidRPr="003E6A33">
        <w:rPr>
          <w:rFonts w:asciiTheme="minorHAnsi" w:hAnsiTheme="minorHAnsi" w:cstheme="minorHAnsi"/>
          <w:bCs/>
          <w:szCs w:val="18"/>
        </w:rPr>
        <w:t xml:space="preserve"> solides avec les acteurs tiers du </w:t>
      </w:r>
      <w:r w:rsidRPr="00643636">
        <w:rPr>
          <w:rFonts w:asciiTheme="minorHAnsi" w:hAnsiTheme="minorHAnsi" w:cstheme="minorHAnsi"/>
          <w:bCs/>
          <w:szCs w:val="18"/>
        </w:rPr>
        <w:t>marché français</w:t>
      </w:r>
      <w:r w:rsidRPr="003E6A33">
        <w:rPr>
          <w:rFonts w:asciiTheme="minorHAnsi" w:hAnsiTheme="minorHAnsi" w:cstheme="minorHAnsi"/>
          <w:bCs/>
          <w:szCs w:val="18"/>
        </w:rPr>
        <w:t xml:space="preserve"> (GMAO, GED, </w:t>
      </w:r>
      <w:r>
        <w:rPr>
          <w:rFonts w:asciiTheme="minorHAnsi" w:hAnsiTheme="minorHAnsi" w:cstheme="minorHAnsi"/>
          <w:bCs/>
          <w:szCs w:val="18"/>
        </w:rPr>
        <w:t xml:space="preserve">services, </w:t>
      </w:r>
      <w:r w:rsidRPr="003E6A33">
        <w:rPr>
          <w:rFonts w:asciiTheme="minorHAnsi" w:hAnsiTheme="minorHAnsi" w:cstheme="minorHAnsi"/>
          <w:bCs/>
          <w:szCs w:val="18"/>
        </w:rPr>
        <w:t>etc.). Cette dynamique d’innovation locale constitue un critère déterminant pour garantir la pérennité et l’évolutivité du dispositif.</w:t>
      </w:r>
    </w:p>
    <w:p w14:paraId="1911D4FC" w14:textId="77777777" w:rsidR="00D54A58" w:rsidRDefault="00D54A58" w:rsidP="00D54A58">
      <w:pPr>
        <w:rPr>
          <w:rFonts w:asciiTheme="minorHAnsi" w:hAnsiTheme="minorHAnsi" w:cstheme="minorHAnsi"/>
          <w:bCs/>
          <w:szCs w:val="18"/>
        </w:rPr>
      </w:pPr>
    </w:p>
    <w:p w14:paraId="5C247E78" w14:textId="77777777" w:rsidR="00D54A58" w:rsidRPr="00643636" w:rsidRDefault="00D54A58" w:rsidP="00D54A58">
      <w:pPr>
        <w:rPr>
          <w:rFonts w:asciiTheme="minorHAnsi" w:hAnsiTheme="minorHAnsi" w:cstheme="minorHAnsi"/>
          <w:bCs/>
          <w:szCs w:val="18"/>
        </w:rPr>
      </w:pPr>
      <w:r w:rsidRPr="003E6A33">
        <w:rPr>
          <w:rFonts w:asciiTheme="minorHAnsi" w:hAnsiTheme="minorHAnsi" w:cstheme="minorHAnsi"/>
          <w:bCs/>
          <w:szCs w:val="18"/>
        </w:rPr>
        <w:t xml:space="preserve">Les </w:t>
      </w:r>
      <w:r w:rsidRPr="00643636">
        <w:rPr>
          <w:rFonts w:asciiTheme="minorHAnsi" w:hAnsiTheme="minorHAnsi" w:cstheme="minorHAnsi"/>
          <w:bCs/>
          <w:szCs w:val="18"/>
        </w:rPr>
        <w:t>équipes en charge du projet et du support</w:t>
      </w:r>
      <w:r w:rsidRPr="003E6A33">
        <w:rPr>
          <w:rFonts w:asciiTheme="minorHAnsi" w:hAnsiTheme="minorHAnsi" w:cstheme="minorHAnsi"/>
          <w:bCs/>
          <w:szCs w:val="18"/>
        </w:rPr>
        <w:t xml:space="preserve"> devront être </w:t>
      </w:r>
      <w:r w:rsidRPr="00643636">
        <w:rPr>
          <w:rFonts w:asciiTheme="minorHAnsi" w:hAnsiTheme="minorHAnsi" w:cstheme="minorHAnsi"/>
          <w:bCs/>
          <w:szCs w:val="18"/>
        </w:rPr>
        <w:t>francophones et basées en France</w:t>
      </w:r>
      <w:r w:rsidRPr="003E6A33">
        <w:rPr>
          <w:rFonts w:asciiTheme="minorHAnsi" w:hAnsiTheme="minorHAnsi" w:cstheme="minorHAnsi"/>
          <w:bCs/>
          <w:szCs w:val="18"/>
        </w:rPr>
        <w:t xml:space="preserve">, afin d’assurer une </w:t>
      </w:r>
      <w:r w:rsidRPr="00643636">
        <w:rPr>
          <w:rFonts w:asciiTheme="minorHAnsi" w:hAnsiTheme="minorHAnsi" w:cstheme="minorHAnsi"/>
          <w:bCs/>
          <w:szCs w:val="18"/>
        </w:rPr>
        <w:t>meilleure compréhension des besoins</w:t>
      </w:r>
      <w:r w:rsidRPr="003E6A33">
        <w:rPr>
          <w:rFonts w:asciiTheme="minorHAnsi" w:hAnsiTheme="minorHAnsi" w:cstheme="minorHAnsi"/>
          <w:bCs/>
          <w:szCs w:val="18"/>
        </w:rPr>
        <w:t xml:space="preserve"> et une </w:t>
      </w:r>
      <w:r w:rsidRPr="00643636">
        <w:rPr>
          <w:rFonts w:asciiTheme="minorHAnsi" w:hAnsiTheme="minorHAnsi" w:cstheme="minorHAnsi"/>
          <w:bCs/>
          <w:szCs w:val="18"/>
        </w:rPr>
        <w:t>réactivité accrue</w:t>
      </w:r>
      <w:r w:rsidRPr="003E6A33">
        <w:rPr>
          <w:rFonts w:asciiTheme="minorHAnsi" w:hAnsiTheme="minorHAnsi" w:cstheme="minorHAnsi"/>
          <w:bCs/>
          <w:szCs w:val="18"/>
        </w:rPr>
        <w:t xml:space="preserve"> dans le suivi des déploiements et l’assistance aux utilisateurs.</w:t>
      </w:r>
    </w:p>
    <w:p w14:paraId="7F14A0E6" w14:textId="77777777" w:rsidR="00D54A58" w:rsidRDefault="00D54A58" w:rsidP="00D54A58">
      <w:pPr>
        <w:rPr>
          <w:rFonts w:asciiTheme="minorHAnsi" w:hAnsiTheme="minorHAnsi" w:cstheme="minorHAnsi"/>
          <w:bCs/>
          <w:szCs w:val="18"/>
        </w:rPr>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D54A58" w14:paraId="0A34B126" w14:textId="77777777" w:rsidTr="00E467C3">
        <w:trPr>
          <w:trHeight w:val="1106"/>
        </w:trPr>
        <w:tc>
          <w:tcPr>
            <w:tcW w:w="1564" w:type="dxa"/>
            <w:vAlign w:val="center"/>
          </w:tcPr>
          <w:p w14:paraId="556D998E" w14:textId="77777777" w:rsidR="00D54A58" w:rsidRDefault="00D54A58">
            <w:pPr>
              <w:jc w:val="center"/>
              <w:rPr>
                <w:color w:val="C00000"/>
              </w:rPr>
            </w:pPr>
            <w:r w:rsidRPr="004E1FF9">
              <w:rPr>
                <w:color w:val="C00000"/>
              </w:rPr>
              <w:t>Exigence n°</w:t>
            </w:r>
            <w:r>
              <w:rPr>
                <w:color w:val="C00000"/>
              </w:rPr>
              <w:t>xx</w:t>
            </w:r>
          </w:p>
          <w:p w14:paraId="68A8BC1E" w14:textId="77777777" w:rsidR="00D54A58" w:rsidRPr="004E1FF9" w:rsidRDefault="00D54A58">
            <w:pPr>
              <w:jc w:val="center"/>
              <w:rPr>
                <w:color w:val="C00000"/>
              </w:rPr>
            </w:pPr>
            <w:r w:rsidRPr="000B6387">
              <w:rPr>
                <w:i/>
                <w:iCs/>
                <w:sz w:val="20"/>
                <w:szCs w:val="20"/>
              </w:rPr>
              <w:t>Ancrage local et présence en France</w:t>
            </w:r>
          </w:p>
        </w:tc>
        <w:tc>
          <w:tcPr>
            <w:tcW w:w="7503" w:type="dxa"/>
            <w:vAlign w:val="center"/>
          </w:tcPr>
          <w:p w14:paraId="2C45BB71" w14:textId="77777777" w:rsidR="00D54A58" w:rsidRDefault="00D54A58">
            <w:r w:rsidRPr="000556FD">
              <w:t>Le soumissionnaire devra disposer d’une organisation implantée en France, composée de ressources francophones en charge de la mise en œuvre, du support et de la maintenance opérationnelle de la solution. Il devra préciser la répartition et la localisation de ses effectifs, ainsi que le rôle des équipes françaises dans la relation client, le déploiement et l’évolution fonctionnelle de la solution.</w:t>
            </w:r>
          </w:p>
        </w:tc>
      </w:tr>
    </w:tbl>
    <w:p w14:paraId="227CC324" w14:textId="77777777" w:rsidR="00D54A58" w:rsidRPr="002A70A9" w:rsidRDefault="00D54A58" w:rsidP="00D54A58"/>
    <w:p w14:paraId="275708BB" w14:textId="77777777" w:rsidR="00D54A58" w:rsidRPr="00AA0F0E" w:rsidRDefault="00D54A58" w:rsidP="00D54A58"/>
    <w:p w14:paraId="035D0723" w14:textId="27CBF60D" w:rsidR="002F35F5" w:rsidRDefault="00D545FD" w:rsidP="00DE2E64">
      <w:pPr>
        <w:pStyle w:val="Titre4"/>
      </w:pPr>
      <w:r>
        <w:t>Expérience utilisateur &amp; d</w:t>
      </w:r>
      <w:r w:rsidR="000F5F2A">
        <w:t>esign</w:t>
      </w:r>
      <w:r>
        <w:t xml:space="preserve"> de l’application</w:t>
      </w:r>
    </w:p>
    <w:p w14:paraId="1678423C" w14:textId="77777777" w:rsidR="001F5703" w:rsidRDefault="001F5703" w:rsidP="001F5703"/>
    <w:p w14:paraId="4BF94718" w14:textId="68C15A92" w:rsidR="001F5703" w:rsidRPr="001F5703" w:rsidRDefault="001F5703" w:rsidP="001F5703">
      <w:r w:rsidRPr="001F5703">
        <w:t>L’application mobile</w:t>
      </w:r>
      <w:r>
        <w:t xml:space="preserve"> </w:t>
      </w:r>
      <w:r w:rsidR="057267E2">
        <w:t>et le portail client locataire</w:t>
      </w:r>
      <w:r w:rsidRPr="001F5703">
        <w:t xml:space="preserve"> </w:t>
      </w:r>
      <w:r>
        <w:t>devr</w:t>
      </w:r>
      <w:r w:rsidR="0AB6F3F1">
        <w:t>ont</w:t>
      </w:r>
      <w:r w:rsidRPr="001F5703">
        <w:t xml:space="preserve"> offrir une expérience utilisateur fluide, intuitive et homogène, </w:t>
      </w:r>
      <w:r w:rsidR="00D545FD">
        <w:t>favorisant</w:t>
      </w:r>
      <w:r w:rsidRPr="001F5703">
        <w:t xml:space="preserve"> un haut niveau d’adoption par les occupants, visiteurs et collaborateurs de Praemia REIM.</w:t>
      </w:r>
      <w:r w:rsidRPr="001F5703">
        <w:br/>
        <w:t>L’ergonomie et le design devront contribuer à simplifier les usages, valoriser les services disponibles et renforcer l’image innovante et qualitative du parc immobilier Praemia.</w:t>
      </w:r>
    </w:p>
    <w:p w14:paraId="57A0745D" w14:textId="77777777" w:rsidR="001F5703" w:rsidRDefault="001F5703" w:rsidP="001F5703"/>
    <w:p w14:paraId="7944684E" w14:textId="77777777" w:rsidR="001F5703" w:rsidRPr="001F5703" w:rsidRDefault="001F5703" w:rsidP="001F5703">
      <w:pPr>
        <w:rPr>
          <w:b/>
          <w:bCs/>
        </w:rPr>
      </w:pPr>
      <w:r w:rsidRPr="001F5703">
        <w:rPr>
          <w:b/>
          <w:bCs/>
        </w:rPr>
        <w:t>Principes d’expérience utilisateur (UX)</w:t>
      </w:r>
    </w:p>
    <w:p w14:paraId="50626E46" w14:textId="41F4C1B8" w:rsidR="001F5703" w:rsidRPr="001F5703" w:rsidRDefault="001F5703" w:rsidP="001F5703">
      <w:r w:rsidRPr="001F5703">
        <w:t xml:space="preserve">Le soumissionnaire devra </w:t>
      </w:r>
      <w:r w:rsidR="00573775">
        <w:t>proposer</w:t>
      </w:r>
      <w:r w:rsidRPr="001F5703">
        <w:t xml:space="preserve"> une application </w:t>
      </w:r>
      <w:r w:rsidR="5FD67885">
        <w:t>et une plateforme client locataire</w:t>
      </w:r>
      <w:r>
        <w:t xml:space="preserve"> :</w:t>
      </w:r>
    </w:p>
    <w:p w14:paraId="6B2D49AB" w14:textId="77C3D0D4" w:rsidR="001F5703" w:rsidRPr="001F5703" w:rsidRDefault="0007667A" w:rsidP="00231659">
      <w:pPr>
        <w:numPr>
          <w:ilvl w:val="0"/>
          <w:numId w:val="6"/>
        </w:numPr>
      </w:pPr>
      <w:r w:rsidRPr="001F5703">
        <w:t>Reposant</w:t>
      </w:r>
      <w:r w:rsidR="001F5703" w:rsidRPr="001F5703">
        <w:t xml:space="preserve"> sur une architecture claire et logique, permettant un accès rapide aux fonctionnalités principales (réservations, ticketing, visiteurs, communication, etc.)</w:t>
      </w:r>
    </w:p>
    <w:p w14:paraId="437027F2" w14:textId="69079589" w:rsidR="001F5703" w:rsidRPr="001F5703" w:rsidRDefault="0007667A" w:rsidP="00231659">
      <w:pPr>
        <w:numPr>
          <w:ilvl w:val="0"/>
          <w:numId w:val="6"/>
        </w:numPr>
      </w:pPr>
      <w:r w:rsidRPr="001F5703">
        <w:t>Privilégiant</w:t>
      </w:r>
      <w:r w:rsidR="001F5703" w:rsidRPr="001F5703">
        <w:t xml:space="preserve"> la simplicité de navigation et la réduction du nombre d’étapes nécessaires pour effectuer une action</w:t>
      </w:r>
    </w:p>
    <w:p w14:paraId="4947B08C" w14:textId="2AAFD205" w:rsidR="001F5703" w:rsidRDefault="0007667A" w:rsidP="00231659">
      <w:pPr>
        <w:numPr>
          <w:ilvl w:val="0"/>
          <w:numId w:val="6"/>
        </w:numPr>
      </w:pPr>
      <w:r w:rsidRPr="001F5703">
        <w:t>Assurant</w:t>
      </w:r>
      <w:r w:rsidR="001F5703" w:rsidRPr="001F5703">
        <w:t xml:space="preserve"> une expérience continue et cohérente entre les différents modules de l’application, y compris les contenus intégrés en webview</w:t>
      </w:r>
    </w:p>
    <w:p w14:paraId="7F01C76B" w14:textId="10B4EBBC" w:rsidR="40B16E44" w:rsidRDefault="40B16E44" w:rsidP="05F711B2">
      <w:pPr>
        <w:numPr>
          <w:ilvl w:val="0"/>
          <w:numId w:val="6"/>
        </w:numPr>
      </w:pPr>
      <w:r>
        <w:t xml:space="preserve">Proposer, dans la mesure du possible, des fonctions dédiées aux malvoyants ou </w:t>
      </w:r>
      <w:r w:rsidR="00435BC9">
        <w:t>malentendants</w:t>
      </w:r>
      <w:r>
        <w:t xml:space="preserve"> : </w:t>
      </w:r>
      <w:r w:rsidR="0F96C39D">
        <w:t xml:space="preserve">option de </w:t>
      </w:r>
      <w:r>
        <w:t xml:space="preserve">lecture des contenus, option </w:t>
      </w:r>
      <w:r w:rsidR="00EC3E64">
        <w:t xml:space="preserve">de </w:t>
      </w:r>
      <w:r>
        <w:t xml:space="preserve">couleurs </w:t>
      </w:r>
      <w:r w:rsidR="63CAC4C3">
        <w:t xml:space="preserve">adaptées </w:t>
      </w:r>
      <w:r>
        <w:t>pour les daltonien</w:t>
      </w:r>
      <w:r w:rsidR="5F59C9A1">
        <w:t xml:space="preserve">s... </w:t>
      </w:r>
    </w:p>
    <w:p w14:paraId="40A2E138" w14:textId="77777777" w:rsidR="009A38C8" w:rsidRDefault="009A38C8" w:rsidP="00E467C3"/>
    <w:p w14:paraId="28EBF952" w14:textId="77777777" w:rsidR="001F5703" w:rsidRPr="001F5703" w:rsidRDefault="001F5703" w:rsidP="001F5703">
      <w:pPr>
        <w:ind w:left="360" w:hanging="360"/>
      </w:pPr>
      <w:r w:rsidRPr="001F5703">
        <w:t xml:space="preserve">L’expérience devra être pensée de manière à favoriser la </w:t>
      </w:r>
      <w:r w:rsidRPr="001F5703">
        <w:rPr>
          <w:b/>
          <w:bCs/>
        </w:rPr>
        <w:t>récurrence d’usage</w:t>
      </w:r>
      <w:r w:rsidRPr="001F5703">
        <w:t>, notamment par :</w:t>
      </w:r>
    </w:p>
    <w:p w14:paraId="7FC8843E" w14:textId="0F8379C7" w:rsidR="001F5703" w:rsidRPr="001F5703" w:rsidRDefault="00435BC9" w:rsidP="00231659">
      <w:pPr>
        <w:numPr>
          <w:ilvl w:val="0"/>
          <w:numId w:val="7"/>
        </w:numPr>
      </w:pPr>
      <w:r w:rsidRPr="001F5703">
        <w:t>Une</w:t>
      </w:r>
      <w:r w:rsidR="001F5703" w:rsidRPr="001F5703">
        <w:t xml:space="preserve"> présentation claire et attractive des services disponibles</w:t>
      </w:r>
    </w:p>
    <w:p w14:paraId="4A864D56" w14:textId="4DE6F4E1" w:rsidR="001F5703" w:rsidRPr="001F5703" w:rsidRDefault="00435BC9" w:rsidP="00231659">
      <w:pPr>
        <w:numPr>
          <w:ilvl w:val="0"/>
          <w:numId w:val="7"/>
        </w:numPr>
      </w:pPr>
      <w:r w:rsidRPr="001F5703">
        <w:t>La</w:t>
      </w:r>
      <w:r w:rsidR="001F5703" w:rsidRPr="001F5703">
        <w:t xml:space="preserve"> mise en avant de fonctionnalités utiles au quotidien (badge d’accès, réservation, restauration, actualités, etc.)</w:t>
      </w:r>
    </w:p>
    <w:p w14:paraId="1D51BE2D" w14:textId="1B135734" w:rsidR="001F5703" w:rsidRPr="001F5703" w:rsidRDefault="00435BC9" w:rsidP="00231659">
      <w:pPr>
        <w:numPr>
          <w:ilvl w:val="0"/>
          <w:numId w:val="7"/>
        </w:numPr>
      </w:pPr>
      <w:r w:rsidRPr="001F5703">
        <w:t>L’intégration</w:t>
      </w:r>
      <w:r w:rsidR="001F5703" w:rsidRPr="001F5703">
        <w:t xml:space="preserve"> de </w:t>
      </w:r>
      <w:r w:rsidR="001F5703" w:rsidRPr="001F5703">
        <w:rPr>
          <w:b/>
          <w:bCs/>
        </w:rPr>
        <w:t>notifications intelligentes</w:t>
      </w:r>
      <w:r w:rsidR="001F5703" w:rsidRPr="001F5703">
        <w:t xml:space="preserve"> et paramétrables, contribuant à la communication </w:t>
      </w:r>
      <w:r w:rsidR="001F5703" w:rsidRPr="001F5703">
        <w:lastRenderedPageBreak/>
        <w:t>et à l’engagement des utilisateurs</w:t>
      </w:r>
    </w:p>
    <w:p w14:paraId="4B4D49E6" w14:textId="77777777" w:rsidR="001F5703" w:rsidRDefault="001F5703" w:rsidP="001F5703"/>
    <w:p w14:paraId="5498112A" w14:textId="77777777" w:rsidR="001F5703" w:rsidRPr="001F5703" w:rsidRDefault="001F5703" w:rsidP="001F5703">
      <w:pPr>
        <w:rPr>
          <w:b/>
          <w:bCs/>
        </w:rPr>
      </w:pPr>
      <w:r w:rsidRPr="001F5703">
        <w:rPr>
          <w:b/>
          <w:bCs/>
        </w:rPr>
        <w:t>Principes d’interface et de design (UI)</w:t>
      </w:r>
    </w:p>
    <w:p w14:paraId="68D74F06" w14:textId="0565C208" w:rsidR="001F5703" w:rsidRPr="001F5703" w:rsidRDefault="001F5703" w:rsidP="001F5703">
      <w:r w:rsidRPr="001F5703">
        <w:t xml:space="preserve">Le design de l’application </w:t>
      </w:r>
      <w:r w:rsidR="3A9CE758">
        <w:t>et du portail locataire</w:t>
      </w:r>
      <w:r>
        <w:t xml:space="preserve"> devr</w:t>
      </w:r>
      <w:r w:rsidR="671FBEF1">
        <w:t>ont</w:t>
      </w:r>
      <w:r w:rsidRPr="001F5703">
        <w:t xml:space="preserve"> :</w:t>
      </w:r>
    </w:p>
    <w:p w14:paraId="26FF800F" w14:textId="46884876" w:rsidR="001F5703" w:rsidRPr="00B36FE6" w:rsidRDefault="00435BC9" w:rsidP="00231659">
      <w:pPr>
        <w:numPr>
          <w:ilvl w:val="0"/>
          <w:numId w:val="8"/>
        </w:numPr>
      </w:pPr>
      <w:r w:rsidRPr="00EB4F60">
        <w:t>Respecter</w:t>
      </w:r>
      <w:r w:rsidR="001F5703" w:rsidRPr="00EB4F60">
        <w:t xml:space="preserve"> la charte graphique de Praemia REIM, tout en permettant</w:t>
      </w:r>
      <w:r w:rsidR="003351FA" w:rsidRPr="00EB4F60">
        <w:t xml:space="preserve">, </w:t>
      </w:r>
      <w:r w:rsidR="00E15F05" w:rsidRPr="00EB4F60">
        <w:t xml:space="preserve">l’intégration d’éléments d’identité personnalisée (logo d’immeuble, visuel du site, </w:t>
      </w:r>
      <w:r w:rsidRPr="00EB4F60">
        <w:t>etc.</w:t>
      </w:r>
      <w:r w:rsidR="00E15F05" w:rsidRPr="00EB4F60">
        <w:t xml:space="preserve">) </w:t>
      </w:r>
    </w:p>
    <w:p w14:paraId="32E081FD" w14:textId="31F71FA5" w:rsidR="001F5703" w:rsidRPr="001F5703" w:rsidRDefault="00435BC9" w:rsidP="00231659">
      <w:pPr>
        <w:numPr>
          <w:ilvl w:val="0"/>
          <w:numId w:val="8"/>
        </w:numPr>
      </w:pPr>
      <w:r w:rsidRPr="001F5703">
        <w:t>Adopter</w:t>
      </w:r>
      <w:r w:rsidR="001F5703" w:rsidRPr="001F5703">
        <w:t xml:space="preserve"> une esthétique sobre, moderne et fonctionnelle, garantissant la lisibilité des informations sur tous types de terminaux</w:t>
      </w:r>
    </w:p>
    <w:p w14:paraId="7203E5FA" w14:textId="55DEB2BF" w:rsidR="001F5703" w:rsidRPr="001F5703" w:rsidRDefault="00435BC9" w:rsidP="00231659">
      <w:pPr>
        <w:numPr>
          <w:ilvl w:val="0"/>
          <w:numId w:val="8"/>
        </w:numPr>
      </w:pPr>
      <w:r w:rsidRPr="001F5703">
        <w:t>S’appuyer</w:t>
      </w:r>
      <w:r w:rsidR="001F5703" w:rsidRPr="001F5703">
        <w:t xml:space="preserve"> sur les standards UX/UI des plateformes mobiles</w:t>
      </w:r>
    </w:p>
    <w:p w14:paraId="1A9A9AFD" w14:textId="45ADAABE" w:rsidR="001F5703" w:rsidRDefault="00435BC9" w:rsidP="00231659">
      <w:pPr>
        <w:numPr>
          <w:ilvl w:val="0"/>
          <w:numId w:val="8"/>
        </w:numPr>
      </w:pPr>
      <w:r w:rsidRPr="001F5703">
        <w:t>Offrir</w:t>
      </w:r>
      <w:r w:rsidR="001F5703" w:rsidRPr="001F5703">
        <w:t xml:space="preserve"> une expérience responsive adaptée à tous les formats d’écran (smartphone, tablette)</w:t>
      </w:r>
    </w:p>
    <w:p w14:paraId="49FEA5C2" w14:textId="77777777" w:rsidR="00CE648D" w:rsidRPr="001F5703" w:rsidRDefault="00CE648D" w:rsidP="00E467C3">
      <w:pPr>
        <w:ind w:left="720"/>
      </w:pPr>
    </w:p>
    <w:p w14:paraId="3CE3F300" w14:textId="77777777" w:rsidR="005966CB" w:rsidRDefault="005966CB" w:rsidP="005966CB">
      <w:pPr>
        <w:ind w:left="360"/>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7512"/>
      </w:tblGrid>
      <w:tr w:rsidR="004E1FF9" w14:paraId="6E919F29" w14:textId="77777777" w:rsidTr="00627A11">
        <w:tc>
          <w:tcPr>
            <w:tcW w:w="1555" w:type="dxa"/>
            <w:vAlign w:val="center"/>
          </w:tcPr>
          <w:p w14:paraId="1CF2B69B" w14:textId="77777777" w:rsidR="004E1FF9" w:rsidRDefault="004E1FF9" w:rsidP="004E1FF9">
            <w:pPr>
              <w:jc w:val="center"/>
              <w:rPr>
                <w:color w:val="C00000"/>
              </w:rPr>
            </w:pPr>
            <w:r w:rsidRPr="004E1FF9">
              <w:rPr>
                <w:color w:val="C00000"/>
              </w:rPr>
              <w:t>Exigence n°1</w:t>
            </w:r>
          </w:p>
          <w:p w14:paraId="764CC4BF" w14:textId="1544DBA8" w:rsidR="00DC28EC" w:rsidRPr="00DC28EC" w:rsidRDefault="00DC28EC" w:rsidP="004E1FF9">
            <w:pPr>
              <w:jc w:val="center"/>
              <w:rPr>
                <w:i/>
                <w:iCs/>
              </w:rPr>
            </w:pPr>
            <w:r w:rsidRPr="00DC28EC">
              <w:rPr>
                <w:i/>
                <w:iCs/>
                <w:sz w:val="20"/>
                <w:szCs w:val="20"/>
              </w:rPr>
              <w:t>Marque blanche</w:t>
            </w:r>
          </w:p>
        </w:tc>
        <w:tc>
          <w:tcPr>
            <w:tcW w:w="7512" w:type="dxa"/>
          </w:tcPr>
          <w:p w14:paraId="7A24BDC8" w14:textId="543952CB" w:rsidR="004E1FF9" w:rsidRDefault="004E1FF9" w:rsidP="004E1FF9">
            <w:r>
              <w:t>L’ensemble des interfaces visuels de la solution du prestataire doivent être paramétrables en termes de graphisme afin de refléter la charte graphique Praemia REIM, à minima sur les éléments suivants : Logo ; Couleurs ; Photos ; Typographies</w:t>
            </w:r>
            <w:r w:rsidR="58ED41C7">
              <w:t xml:space="preserve"> ; Pictogrammes ; Nom de domaine</w:t>
            </w:r>
          </w:p>
        </w:tc>
      </w:tr>
      <w:tr w:rsidR="00DC28EC" w14:paraId="2A92A44D" w14:textId="77777777" w:rsidTr="00627A11">
        <w:tc>
          <w:tcPr>
            <w:tcW w:w="1555" w:type="dxa"/>
            <w:vAlign w:val="center"/>
          </w:tcPr>
          <w:p w14:paraId="04021505" w14:textId="77777777" w:rsidR="00DC28EC" w:rsidRDefault="00DC28EC" w:rsidP="00DC28EC">
            <w:pPr>
              <w:jc w:val="center"/>
              <w:rPr>
                <w:color w:val="C00000"/>
              </w:rPr>
            </w:pPr>
            <w:r w:rsidRPr="004E1FF9">
              <w:rPr>
                <w:color w:val="C00000"/>
              </w:rPr>
              <w:t>Exigence n°</w:t>
            </w:r>
            <w:r>
              <w:rPr>
                <w:color w:val="C00000"/>
              </w:rPr>
              <w:t>2</w:t>
            </w:r>
          </w:p>
          <w:p w14:paraId="02217299" w14:textId="622C3E19" w:rsidR="00DC28EC" w:rsidRPr="00DC28EC" w:rsidRDefault="00DC28EC" w:rsidP="00DC28EC">
            <w:pPr>
              <w:jc w:val="center"/>
              <w:rPr>
                <w:i/>
                <w:iCs/>
                <w:color w:val="C00000"/>
              </w:rPr>
            </w:pPr>
            <w:r w:rsidRPr="00DC28EC">
              <w:rPr>
                <w:i/>
                <w:iCs/>
                <w:sz w:val="20"/>
                <w:szCs w:val="20"/>
              </w:rPr>
              <w:t>Ergonomie</w:t>
            </w:r>
          </w:p>
        </w:tc>
        <w:tc>
          <w:tcPr>
            <w:tcW w:w="7512" w:type="dxa"/>
          </w:tcPr>
          <w:p w14:paraId="5835FF5E" w14:textId="75E84A27" w:rsidR="00DC28EC" w:rsidRDefault="00DC28EC" w:rsidP="00DC28EC">
            <w:r w:rsidRPr="2556F1BD">
              <w:t xml:space="preserve">Le parcours utilisateur devra être simple et ergonomique. </w:t>
            </w:r>
            <w:r>
              <w:t>L</w:t>
            </w:r>
            <w:r w:rsidR="49612E39">
              <w:t>a plupart d</w:t>
            </w:r>
            <w:r>
              <w:t>es</w:t>
            </w:r>
            <w:r w:rsidRPr="2556F1BD">
              <w:t xml:space="preserve"> fonctionnalités de l’application devront pouvoir se réaliser en un minimum de clics depuis l’interface d’accueil</w:t>
            </w:r>
            <w:r>
              <w:t xml:space="preserve"> </w:t>
            </w:r>
          </w:p>
        </w:tc>
      </w:tr>
    </w:tbl>
    <w:p w14:paraId="711269EA" w14:textId="77777777" w:rsidR="004E1FF9" w:rsidRDefault="004E1FF9" w:rsidP="00D34CCE"/>
    <w:p w14:paraId="595C8DA2" w14:textId="77777777" w:rsidR="001F5703" w:rsidRPr="001F5703" w:rsidRDefault="001F5703" w:rsidP="001F5703"/>
    <w:p w14:paraId="2894BCE7" w14:textId="43D82CE4" w:rsidR="006B6474" w:rsidRDefault="006B6474" w:rsidP="00576683">
      <w:pPr>
        <w:pStyle w:val="Titre4"/>
      </w:pPr>
      <w:r>
        <w:t>Comptabilité multi-</w:t>
      </w:r>
      <w:r w:rsidR="00614EED">
        <w:t>terminaux</w:t>
      </w:r>
    </w:p>
    <w:p w14:paraId="71B755FA" w14:textId="77777777" w:rsidR="002E0C61" w:rsidRDefault="002E0C61" w:rsidP="002E0C61"/>
    <w:p w14:paraId="082CEB04" w14:textId="20BE2B6E" w:rsidR="002E0C61" w:rsidRDefault="002E0C61" w:rsidP="002E0C61">
      <w:r w:rsidRPr="002E0C61">
        <w:t xml:space="preserve">L’application mobile </w:t>
      </w:r>
      <w:r w:rsidR="15F3471F">
        <w:t>et le portail client locataire</w:t>
      </w:r>
      <w:r>
        <w:t xml:space="preserve"> devr</w:t>
      </w:r>
      <w:r w:rsidR="0FDAF9C0">
        <w:t>ont</w:t>
      </w:r>
      <w:r w:rsidRPr="002E0C61">
        <w:t xml:space="preserve"> être conçu</w:t>
      </w:r>
      <w:r w:rsidR="4181BE1F">
        <w:t>s</w:t>
      </w:r>
      <w:r w:rsidRPr="002E0C61">
        <w:t xml:space="preserve"> pour garantir une expérience utilisateur optimale sur l’ensemble des terminaux et systèmes d’exploitation couramment utilisés par les occupants, visiteurs et collaborateurs de Praemia REIM.</w:t>
      </w:r>
    </w:p>
    <w:p w14:paraId="3FEBC2B9" w14:textId="77777777" w:rsidR="002E0C61" w:rsidRDefault="002E0C61" w:rsidP="002E0C61"/>
    <w:p w14:paraId="62E5E805" w14:textId="6122DF0C" w:rsidR="002E0C61" w:rsidRPr="002E0C61" w:rsidRDefault="002E0C61" w:rsidP="002E0C61">
      <w:r w:rsidRPr="002E0C61">
        <w:t xml:space="preserve">Le soumissionnaire devra assurer la compatibilité native de la solution avec </w:t>
      </w:r>
      <w:r>
        <w:t>les :</w:t>
      </w:r>
    </w:p>
    <w:p w14:paraId="2902F510" w14:textId="5A819341" w:rsidR="002E0C61" w:rsidRPr="002E0C61" w:rsidRDefault="00435BC9" w:rsidP="00231659">
      <w:pPr>
        <w:numPr>
          <w:ilvl w:val="0"/>
          <w:numId w:val="9"/>
        </w:numPr>
      </w:pPr>
      <w:r w:rsidRPr="002E0C61">
        <w:t>Systèmes</w:t>
      </w:r>
      <w:r w:rsidR="002E0C61" w:rsidRPr="002E0C61">
        <w:t xml:space="preserve"> d’exploitation </w:t>
      </w:r>
      <w:r w:rsidR="002E0C61" w:rsidRPr="002E0C61">
        <w:rPr>
          <w:b/>
          <w:bCs/>
        </w:rPr>
        <w:t>iOS</w:t>
      </w:r>
      <w:r w:rsidR="002E0C61" w:rsidRPr="002E0C61">
        <w:t xml:space="preserve"> et </w:t>
      </w:r>
      <w:r w:rsidR="002E0C61" w:rsidRPr="002E0C61">
        <w:rPr>
          <w:b/>
          <w:bCs/>
        </w:rPr>
        <w:t>Android</w:t>
      </w:r>
    </w:p>
    <w:p w14:paraId="71803A34" w14:textId="0417FC74" w:rsidR="002E0C61" w:rsidRPr="002E0C61" w:rsidRDefault="00435BC9" w:rsidP="00231659">
      <w:pPr>
        <w:numPr>
          <w:ilvl w:val="0"/>
          <w:numId w:val="9"/>
        </w:numPr>
      </w:pPr>
      <w:r w:rsidRPr="002E0C61">
        <w:t>Terminaux</w:t>
      </w:r>
      <w:r w:rsidR="002E0C61" w:rsidRPr="002E0C61">
        <w:t xml:space="preserve"> </w:t>
      </w:r>
      <w:r w:rsidRPr="002E0C61">
        <w:rPr>
          <w:b/>
          <w:bCs/>
        </w:rPr>
        <w:t>smartphones</w:t>
      </w:r>
      <w:r w:rsidRPr="002E0C61">
        <w:t>,</w:t>
      </w:r>
      <w:r w:rsidR="002E0C61" w:rsidRPr="002E0C61">
        <w:t xml:space="preserve"> dans des résolutions d’écran variées</w:t>
      </w:r>
    </w:p>
    <w:p w14:paraId="5F45E376" w14:textId="5BB22056" w:rsidR="002E0C61" w:rsidRDefault="00435BC9" w:rsidP="00231659">
      <w:pPr>
        <w:numPr>
          <w:ilvl w:val="0"/>
          <w:numId w:val="9"/>
        </w:numPr>
      </w:pPr>
      <w:r w:rsidRPr="002E0C61">
        <w:t>Principaux</w:t>
      </w:r>
      <w:r w:rsidR="002E0C61" w:rsidRPr="002E0C61">
        <w:t xml:space="preserve"> </w:t>
      </w:r>
      <w:r w:rsidR="002E0C61" w:rsidRPr="002E0C61">
        <w:rPr>
          <w:b/>
          <w:bCs/>
        </w:rPr>
        <w:t>navigateurs mobiles</w:t>
      </w:r>
      <w:r w:rsidR="002E0C61" w:rsidRPr="002E0C61">
        <w:t xml:space="preserve"> si certaines fonctionnalités sont accessibles en webapp (Chrome, Safari, Edge, Firefox)</w:t>
      </w:r>
    </w:p>
    <w:p w14:paraId="3EE03A5D" w14:textId="77777777" w:rsidR="002E0C61" w:rsidRPr="002E0C61" w:rsidRDefault="002E0C61" w:rsidP="002E0C61">
      <w:pPr>
        <w:ind w:left="720"/>
      </w:pPr>
    </w:p>
    <w:p w14:paraId="17340867" w14:textId="77777777" w:rsidR="002E0C61" w:rsidRDefault="002E0C61" w:rsidP="002E0C61">
      <w:r w:rsidRPr="002E0C61">
        <w:t xml:space="preserve">La solution devra également être </w:t>
      </w:r>
      <w:r w:rsidRPr="002E0C61">
        <w:rPr>
          <w:b/>
          <w:bCs/>
        </w:rPr>
        <w:t>accessible depuis les stores officiels</w:t>
      </w:r>
      <w:r w:rsidRPr="002E0C61">
        <w:t xml:space="preserve"> (App Store et Google Play Store), avec un système d’installation et de </w:t>
      </w:r>
      <w:commentRangeStart w:id="45"/>
      <w:commentRangeStart w:id="46"/>
      <w:r w:rsidRPr="002E0C61">
        <w:t>mise à jour simplifié pour l’utilisateur final.</w:t>
      </w:r>
      <w:commentRangeEnd w:id="45"/>
      <w:r>
        <w:rPr>
          <w:rStyle w:val="Marquedecommentaire"/>
          <w:sz w:val="22"/>
          <w:szCs w:val="22"/>
        </w:rPr>
        <w:commentReference w:id="45"/>
      </w:r>
      <w:commentRangeEnd w:id="46"/>
      <w:r w:rsidR="00E20CEC">
        <w:rPr>
          <w:rStyle w:val="Marquedecommentaire"/>
          <w:sz w:val="22"/>
          <w:szCs w:val="22"/>
        </w:rPr>
        <w:commentReference w:id="46"/>
      </w:r>
    </w:p>
    <w:p w14:paraId="599B7689" w14:textId="1A5CB89B" w:rsidR="009A75E6" w:rsidRPr="009A75E6" w:rsidRDefault="009A75E6" w:rsidP="002E0C61">
      <w:r w:rsidRPr="009A75E6">
        <w:t>Elle devra en outre notifier l’utilisateur lorsqu’une mise à jour est disponible ou nécessaire, afin de garantir l’accès à la dernière version fonctionnelle et sécurisée de l’application.</w:t>
      </w:r>
    </w:p>
    <w:p w14:paraId="2C6A579F" w14:textId="77777777" w:rsidR="0027159A" w:rsidRDefault="0027159A" w:rsidP="002E0C61"/>
    <w:p w14:paraId="19AF9BC5" w14:textId="77777777" w:rsidR="00525CCD" w:rsidRPr="002E0C61" w:rsidRDefault="00525CCD" w:rsidP="002E0C61"/>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525CCD" w14:paraId="1FEFC1C7" w14:textId="77777777" w:rsidTr="00627A11">
        <w:tc>
          <w:tcPr>
            <w:tcW w:w="1564" w:type="dxa"/>
            <w:vAlign w:val="center"/>
          </w:tcPr>
          <w:p w14:paraId="5131EBEB" w14:textId="60731439" w:rsidR="00525CCD" w:rsidRDefault="00525CCD">
            <w:pPr>
              <w:jc w:val="center"/>
              <w:rPr>
                <w:color w:val="C00000"/>
              </w:rPr>
            </w:pPr>
            <w:r w:rsidRPr="004E1FF9">
              <w:rPr>
                <w:color w:val="C00000"/>
              </w:rPr>
              <w:t>Exigence n°</w:t>
            </w:r>
            <w:r>
              <w:rPr>
                <w:color w:val="C00000"/>
              </w:rPr>
              <w:t>4</w:t>
            </w:r>
          </w:p>
          <w:p w14:paraId="0334729D" w14:textId="19ACDB33" w:rsidR="00525CCD" w:rsidRPr="00DC28EC" w:rsidRDefault="00525CCD">
            <w:pPr>
              <w:jc w:val="center"/>
              <w:rPr>
                <w:i/>
                <w:iCs/>
              </w:rPr>
            </w:pPr>
            <w:r w:rsidRPr="00525CCD">
              <w:rPr>
                <w:i/>
                <w:iCs/>
                <w:sz w:val="20"/>
                <w:szCs w:val="20"/>
              </w:rPr>
              <w:t>Compatibilité mobile</w:t>
            </w:r>
          </w:p>
        </w:tc>
        <w:tc>
          <w:tcPr>
            <w:tcW w:w="7503" w:type="dxa"/>
            <w:vAlign w:val="center"/>
          </w:tcPr>
          <w:p w14:paraId="0E1D9527" w14:textId="12715C50" w:rsidR="00525CCD" w:rsidRDefault="00525CCD" w:rsidP="00525CCD">
            <w:r w:rsidRPr="00525CCD">
              <w:t>L’application devra être compatible avec les terminaux iOS et Android et disponible sur les stores officiels (App Store et Google Play Store).</w:t>
            </w:r>
          </w:p>
        </w:tc>
      </w:tr>
      <w:tr w:rsidR="00525CCD" w14:paraId="424810B6" w14:textId="77777777" w:rsidTr="00627A11">
        <w:tc>
          <w:tcPr>
            <w:tcW w:w="1564" w:type="dxa"/>
            <w:vAlign w:val="center"/>
          </w:tcPr>
          <w:p w14:paraId="4BE9BA25" w14:textId="2A197404" w:rsidR="00525CCD" w:rsidRPr="00126F24" w:rsidRDefault="00525CCD">
            <w:pPr>
              <w:jc w:val="center"/>
              <w:rPr>
                <w:color w:val="C00000"/>
              </w:rPr>
            </w:pPr>
            <w:commentRangeStart w:id="47"/>
            <w:r w:rsidRPr="00126F24">
              <w:rPr>
                <w:color w:val="C00000"/>
              </w:rPr>
              <w:t>Exigence n°5</w:t>
            </w:r>
          </w:p>
          <w:p w14:paraId="609708E3" w14:textId="6D6BA8B3" w:rsidR="00525CCD" w:rsidRPr="00126F24" w:rsidRDefault="00D849AA">
            <w:pPr>
              <w:jc w:val="center"/>
              <w:rPr>
                <w:i/>
                <w:color w:val="C00000"/>
              </w:rPr>
            </w:pPr>
            <w:r w:rsidRPr="00126F24">
              <w:rPr>
                <w:i/>
                <w:sz w:val="20"/>
                <w:szCs w:val="20"/>
              </w:rPr>
              <w:t>Compatibilité w</w:t>
            </w:r>
            <w:r w:rsidR="00525CCD" w:rsidRPr="00126F24">
              <w:rPr>
                <w:i/>
                <w:sz w:val="20"/>
                <w:szCs w:val="20"/>
              </w:rPr>
              <w:t>eb</w:t>
            </w:r>
          </w:p>
        </w:tc>
        <w:tc>
          <w:tcPr>
            <w:tcW w:w="7503" w:type="dxa"/>
            <w:vAlign w:val="center"/>
          </w:tcPr>
          <w:p w14:paraId="1D3CD870" w14:textId="640BDB48" w:rsidR="00525CCD" w:rsidRPr="00126F24" w:rsidRDefault="00525CCD" w:rsidP="00525CCD">
            <w:r w:rsidRPr="00126F24">
              <w:t>La plateforme locataire</w:t>
            </w:r>
            <w:r w:rsidR="00126F24" w:rsidRPr="00126F24">
              <w:t xml:space="preserve"> et </w:t>
            </w:r>
            <w:r w:rsidR="005039C9" w:rsidRPr="00126F24">
              <w:t>l</w:t>
            </w:r>
            <w:r w:rsidR="00126F24" w:rsidRPr="00126F24">
              <w:t>’application Immeuble</w:t>
            </w:r>
            <w:r w:rsidRPr="00126F24">
              <w:t xml:space="preserve"> </w:t>
            </w:r>
            <w:r w:rsidR="00D849AA" w:rsidRPr="00126F24">
              <w:t xml:space="preserve">être compatible </w:t>
            </w:r>
            <w:r w:rsidRPr="00126F24">
              <w:t xml:space="preserve">avec les </w:t>
            </w:r>
            <w:r w:rsidR="00D849AA" w:rsidRPr="00126F24">
              <w:t xml:space="preserve">principaux </w:t>
            </w:r>
            <w:r w:rsidRPr="00126F24">
              <w:t xml:space="preserve">navigateurs </w:t>
            </w:r>
            <w:r w:rsidR="00D849AA" w:rsidRPr="00126F24">
              <w:t>du marché</w:t>
            </w:r>
            <w:r w:rsidRPr="00126F24">
              <w:t xml:space="preserve"> (Chrome, Edge, Firefox, Safari)</w:t>
            </w:r>
            <w:commentRangeEnd w:id="47"/>
            <w:r w:rsidRPr="00126F24">
              <w:rPr>
                <w:rStyle w:val="Marquedecommentaire"/>
                <w:sz w:val="22"/>
                <w:szCs w:val="22"/>
              </w:rPr>
              <w:commentReference w:id="47"/>
            </w:r>
          </w:p>
        </w:tc>
      </w:tr>
    </w:tbl>
    <w:p w14:paraId="5FD598FA" w14:textId="77777777" w:rsidR="002E0C61" w:rsidRPr="002E0C61" w:rsidRDefault="002E0C61" w:rsidP="002E0C61"/>
    <w:p w14:paraId="0B16C6ED" w14:textId="05DF0F84" w:rsidR="00945106" w:rsidRDefault="00435BC9" w:rsidP="00576683">
      <w:pPr>
        <w:pStyle w:val="Titre4"/>
      </w:pPr>
      <w:r>
        <w:t>Multisites</w:t>
      </w:r>
    </w:p>
    <w:p w14:paraId="3BD7D82F" w14:textId="77777777" w:rsidR="002E0C61" w:rsidRDefault="002E0C61" w:rsidP="00945106"/>
    <w:p w14:paraId="551D20BC" w14:textId="24CF4CF0" w:rsidR="002E0C61" w:rsidRPr="00896563" w:rsidRDefault="002E0C61" w:rsidP="002E0C61">
      <w:r w:rsidRPr="002E0C61">
        <w:t xml:space="preserve">L’application </w:t>
      </w:r>
      <w:r w:rsidR="00525CCD">
        <w:t xml:space="preserve">et la plateforme locataire </w:t>
      </w:r>
      <w:r w:rsidRPr="002E0C61">
        <w:t>devr</w:t>
      </w:r>
      <w:r w:rsidR="00525CCD">
        <w:t>ont</w:t>
      </w:r>
      <w:r w:rsidRPr="002E0C61">
        <w:t xml:space="preserve"> être pleinement adaptée</w:t>
      </w:r>
      <w:r w:rsidR="00525CCD">
        <w:t>s</w:t>
      </w:r>
      <w:r w:rsidRPr="002E0C61">
        <w:t xml:space="preserve"> à </w:t>
      </w:r>
      <w:r w:rsidR="007C7B25" w:rsidRPr="002E0C61">
        <w:t xml:space="preserve">un </w:t>
      </w:r>
      <w:r w:rsidR="007C7B25" w:rsidRPr="002E0C61">
        <w:rPr>
          <w:b/>
          <w:bCs/>
        </w:rPr>
        <w:t>déploiement multisite</w:t>
      </w:r>
      <w:r w:rsidRPr="002E0C61">
        <w:rPr>
          <w:b/>
          <w:bCs/>
        </w:rPr>
        <w:t xml:space="preserve"> et multi-contextes</w:t>
      </w:r>
      <w:r w:rsidRPr="002E0C61">
        <w:t xml:space="preserve">, </w:t>
      </w:r>
      <w:r w:rsidR="00783E21">
        <w:t xml:space="preserve">en mesure de </w:t>
      </w:r>
      <w:r w:rsidR="002920B5">
        <w:t>couvrir</w:t>
      </w:r>
      <w:r w:rsidRPr="002E0C61">
        <w:t xml:space="preserve"> l’ensemble des </w:t>
      </w:r>
      <w:r w:rsidR="00783E21">
        <w:t>actifs tertiaires</w:t>
      </w:r>
      <w:r w:rsidRPr="002E0C61">
        <w:t xml:space="preserve"> gérés par Praemia REIM, ainsi que les sites occupés directement par ses équipes</w:t>
      </w:r>
      <w:r w:rsidR="003A6EBA">
        <w:t xml:space="preserve"> en France et en </w:t>
      </w:r>
      <w:r w:rsidR="002920B5">
        <w:t>Europe</w:t>
      </w:r>
      <w:r w:rsidRPr="002E0C61">
        <w:t>.</w:t>
      </w:r>
      <w:r w:rsidRPr="002E0C61">
        <w:br/>
      </w:r>
      <w:r w:rsidR="00A77442">
        <w:t>Elles</w:t>
      </w:r>
      <w:r w:rsidRPr="002E0C61">
        <w:t xml:space="preserve"> devr</w:t>
      </w:r>
      <w:r w:rsidR="00A77442">
        <w:t>ont</w:t>
      </w:r>
      <w:r w:rsidRPr="002E0C61">
        <w:t xml:space="preserve"> permettre de personnaliser les services, les contenus et les paramètres selon la </w:t>
      </w:r>
      <w:r w:rsidRPr="002E0C61">
        <w:lastRenderedPageBreak/>
        <w:t>typologie de chaque actif et le profil des utilisateurs associés.</w:t>
      </w:r>
    </w:p>
    <w:p w14:paraId="46F92041" w14:textId="77777777" w:rsidR="002E0C61" w:rsidRDefault="002E0C61" w:rsidP="002E0C61">
      <w:pPr>
        <w:rPr>
          <w:b/>
          <w:bCs/>
        </w:rPr>
      </w:pPr>
    </w:p>
    <w:p w14:paraId="11815DD7" w14:textId="0EF1F813" w:rsidR="002E0C61" w:rsidRPr="002E0C61" w:rsidRDefault="002E0C61" w:rsidP="002E0C61">
      <w:pPr>
        <w:rPr>
          <w:b/>
          <w:bCs/>
        </w:rPr>
      </w:pPr>
      <w:r w:rsidRPr="002E0C61">
        <w:rPr>
          <w:b/>
          <w:bCs/>
        </w:rPr>
        <w:t>Exigence d’intégration des espaces communs et privatifs</w:t>
      </w:r>
      <w:r w:rsidR="00E87D7D">
        <w:rPr>
          <w:b/>
          <w:bCs/>
        </w:rPr>
        <w:t xml:space="preserve"> (</w:t>
      </w:r>
      <w:r w:rsidR="00D97BDA">
        <w:rPr>
          <w:b/>
          <w:bCs/>
        </w:rPr>
        <w:t>P</w:t>
      </w:r>
      <w:r w:rsidR="00E87D7D">
        <w:rPr>
          <w:b/>
          <w:bCs/>
        </w:rPr>
        <w:t>riorité 2)</w:t>
      </w:r>
    </w:p>
    <w:p w14:paraId="2AF9B99A" w14:textId="3EAC66C0" w:rsidR="002E0C61" w:rsidRPr="002E0C61" w:rsidRDefault="002E0C61" w:rsidP="002E0C61">
      <w:r w:rsidRPr="002E0C61">
        <w:t>L’application devra prendre en charge les usages liés à la fois aux espaces communs et aux espaces privatifs d’un immeuble</w:t>
      </w:r>
      <w:r w:rsidR="00A77442">
        <w:t xml:space="preserve"> (espaces utilisés par les équipes Praemia REIM)</w:t>
      </w:r>
      <w:r w:rsidRPr="002E0C61">
        <w:t>, selon le niveau d’accès et de responsabilité de l’utilisateur.</w:t>
      </w:r>
      <w:r w:rsidR="00C20856">
        <w:t xml:space="preserve"> </w:t>
      </w:r>
    </w:p>
    <w:p w14:paraId="6ECE0D89" w14:textId="471CF1D5" w:rsidR="002E0C61" w:rsidRPr="002E0C61" w:rsidRDefault="002E0C61" w:rsidP="003F7B89">
      <w:r w:rsidRPr="002E0C61">
        <w:t xml:space="preserve">Le soumissionnaire devra garantir que la solution permette la </w:t>
      </w:r>
      <w:r w:rsidRPr="00E467C3">
        <w:t>gestion différenciée</w:t>
      </w:r>
      <w:r w:rsidRPr="002E0C61">
        <w:t xml:space="preserve"> des services par typologie d’espace (ex. : conciergerie ou restauration en commun, réservation de salles ou demandes techniques en privatif)</w:t>
      </w:r>
    </w:p>
    <w:p w14:paraId="3A4C7C9B" w14:textId="77777777" w:rsidR="002E0C61" w:rsidRDefault="002E0C61" w:rsidP="00945106"/>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925A25" w14:paraId="278B86E8" w14:textId="77777777" w:rsidTr="00627A11">
        <w:tc>
          <w:tcPr>
            <w:tcW w:w="1564" w:type="dxa"/>
            <w:vAlign w:val="center"/>
          </w:tcPr>
          <w:p w14:paraId="7A1F2D23" w14:textId="552FE190" w:rsidR="00925A25" w:rsidRDefault="00925A25">
            <w:pPr>
              <w:jc w:val="center"/>
              <w:rPr>
                <w:color w:val="C00000"/>
              </w:rPr>
            </w:pPr>
            <w:r w:rsidRPr="004E1FF9">
              <w:rPr>
                <w:color w:val="C00000"/>
              </w:rPr>
              <w:t>Exigence n°</w:t>
            </w:r>
            <w:r>
              <w:rPr>
                <w:color w:val="C00000"/>
              </w:rPr>
              <w:t>6</w:t>
            </w:r>
          </w:p>
          <w:p w14:paraId="19139839" w14:textId="16F9AB79" w:rsidR="00925A25" w:rsidRPr="00DC28EC" w:rsidRDefault="00925A25">
            <w:pPr>
              <w:jc w:val="center"/>
              <w:rPr>
                <w:i/>
                <w:iCs/>
              </w:rPr>
            </w:pPr>
            <w:r w:rsidRPr="00925A25">
              <w:rPr>
                <w:i/>
                <w:iCs/>
                <w:sz w:val="20"/>
                <w:szCs w:val="20"/>
              </w:rPr>
              <w:t>Gestion des espaces communs et privatifs</w:t>
            </w:r>
          </w:p>
        </w:tc>
        <w:tc>
          <w:tcPr>
            <w:tcW w:w="7503" w:type="dxa"/>
            <w:vAlign w:val="center"/>
          </w:tcPr>
          <w:p w14:paraId="1FC36F24" w14:textId="222278C5" w:rsidR="00925A25" w:rsidRDefault="00925A25">
            <w:r w:rsidRPr="00925A25">
              <w:t xml:space="preserve">L’application devra permettre une navigation fluide et ergonomique entre les espaces communs </w:t>
            </w:r>
            <w:commentRangeStart w:id="48"/>
            <w:commentRangeStart w:id="49"/>
            <w:commentRangeStart w:id="50"/>
            <w:commentRangeStart w:id="51"/>
            <w:r w:rsidRPr="00925A25">
              <w:t>et les espaces privatifs</w:t>
            </w:r>
            <w:commentRangeEnd w:id="48"/>
            <w:r w:rsidRPr="00925A25">
              <w:rPr>
                <w:rStyle w:val="Marquedecommentaire"/>
                <w:sz w:val="22"/>
                <w:szCs w:val="22"/>
              </w:rPr>
              <w:commentReference w:id="48"/>
            </w:r>
            <w:commentRangeEnd w:id="49"/>
            <w:r w:rsidR="00154BD4" w:rsidRPr="00925A25">
              <w:rPr>
                <w:rStyle w:val="Marquedecommentaire"/>
                <w:sz w:val="22"/>
                <w:szCs w:val="22"/>
              </w:rPr>
              <w:commentReference w:id="49"/>
            </w:r>
            <w:commentRangeEnd w:id="50"/>
            <w:r w:rsidR="00637038" w:rsidRPr="00925A25">
              <w:rPr>
                <w:rStyle w:val="Marquedecommentaire"/>
                <w:sz w:val="22"/>
                <w:szCs w:val="22"/>
              </w:rPr>
              <w:commentReference w:id="50"/>
            </w:r>
            <w:commentRangeEnd w:id="51"/>
            <w:r w:rsidR="00F04E22" w:rsidRPr="00925A25">
              <w:rPr>
                <w:rStyle w:val="Marquedecommentaire"/>
                <w:sz w:val="22"/>
                <w:szCs w:val="22"/>
              </w:rPr>
              <w:commentReference w:id="51"/>
            </w:r>
            <w:r w:rsidRPr="00925A25">
              <w:t>, en adaptant automatiquement les services, informations et droits d’accès associés à chaque zone.</w:t>
            </w:r>
            <w:r w:rsidR="007F478D">
              <w:t xml:space="preserve"> </w:t>
            </w:r>
            <w:r w:rsidR="007F478D" w:rsidRPr="00E467C3">
              <w:t>Le fournisseur précisera l’ergonomie pour l’utilisateu</w:t>
            </w:r>
            <w:r w:rsidR="007F478D" w:rsidRPr="00216E4C">
              <w:t xml:space="preserve">r </w:t>
            </w:r>
            <w:r w:rsidR="00637038">
              <w:t xml:space="preserve">Praemia </w:t>
            </w:r>
            <w:r w:rsidR="007F478D" w:rsidRPr="00216E4C">
              <w:t xml:space="preserve">en cas de passage entre </w:t>
            </w:r>
            <w:r w:rsidR="00216E4C">
              <w:t xml:space="preserve">zones </w:t>
            </w:r>
            <w:r w:rsidR="007F478D" w:rsidRPr="00216E4C">
              <w:t>privati</w:t>
            </w:r>
            <w:r w:rsidR="00216E4C">
              <w:t>ves</w:t>
            </w:r>
            <w:r w:rsidR="007F478D" w:rsidRPr="00216E4C">
              <w:t xml:space="preserve"> et commun</w:t>
            </w:r>
            <w:r w:rsidR="00216E4C">
              <w:t>es</w:t>
            </w:r>
          </w:p>
        </w:tc>
      </w:tr>
    </w:tbl>
    <w:p w14:paraId="01A38B2F" w14:textId="77777777" w:rsidR="00925A25" w:rsidRDefault="00925A25" w:rsidP="00945106"/>
    <w:p w14:paraId="4022B4BA" w14:textId="7AE51A0A" w:rsidR="00B45036" w:rsidRPr="00B45036" w:rsidRDefault="00B45036" w:rsidP="00B45036">
      <w:pPr>
        <w:rPr>
          <w:b/>
          <w:bCs/>
        </w:rPr>
      </w:pPr>
      <w:commentRangeStart w:id="52"/>
      <w:commentRangeStart w:id="53"/>
      <w:r w:rsidRPr="00B45036">
        <w:rPr>
          <w:b/>
          <w:bCs/>
        </w:rPr>
        <w:t>Adaptation aux services disponibles sur site</w:t>
      </w:r>
      <w:commentRangeEnd w:id="52"/>
      <w:r w:rsidR="009D60B7" w:rsidRPr="00B45036">
        <w:rPr>
          <w:rStyle w:val="Marquedecommentaire"/>
          <w:b/>
          <w:sz w:val="22"/>
          <w:szCs w:val="22"/>
        </w:rPr>
        <w:commentReference w:id="52"/>
      </w:r>
      <w:commentRangeEnd w:id="53"/>
      <w:r w:rsidR="00164297" w:rsidRPr="00B45036">
        <w:rPr>
          <w:rStyle w:val="Marquedecommentaire"/>
          <w:b/>
          <w:sz w:val="22"/>
          <w:szCs w:val="22"/>
        </w:rPr>
        <w:commentReference w:id="53"/>
      </w:r>
    </w:p>
    <w:p w14:paraId="0E7C1CE3" w14:textId="7331A069" w:rsidR="00B45036" w:rsidRPr="00B45036" w:rsidRDefault="00B45036" w:rsidP="00B45036">
      <w:r w:rsidRPr="00B45036">
        <w:t xml:space="preserve">L’application devra </w:t>
      </w:r>
      <w:r w:rsidR="00856A6A">
        <w:t>permettre d’</w:t>
      </w:r>
      <w:r w:rsidRPr="00B45036">
        <w:t>adapter les fonctionnalités et les modules en fonction des services réellement déployés sur chaque site</w:t>
      </w:r>
      <w:r w:rsidR="005D4057">
        <w:t> :</w:t>
      </w:r>
    </w:p>
    <w:p w14:paraId="6D05861D" w14:textId="77777777" w:rsidR="00C04642" w:rsidRPr="00B45036" w:rsidRDefault="00C04642" w:rsidP="00B45036"/>
    <w:p w14:paraId="2808A53C" w14:textId="0E131DB8" w:rsidR="00B45036" w:rsidRPr="00B45036" w:rsidRDefault="002920B5" w:rsidP="002B4639">
      <w:pPr>
        <w:numPr>
          <w:ilvl w:val="0"/>
          <w:numId w:val="10"/>
        </w:numPr>
      </w:pPr>
      <w:r w:rsidRPr="00B45036">
        <w:t>La</w:t>
      </w:r>
      <w:r w:rsidR="00B45036" w:rsidRPr="00B45036">
        <w:t xml:space="preserve"> plateforme </w:t>
      </w:r>
      <w:r w:rsidR="00E24500" w:rsidRPr="00B45036">
        <w:t>permettr</w:t>
      </w:r>
      <w:r w:rsidR="00E24500">
        <w:t>a</w:t>
      </w:r>
      <w:r w:rsidR="00B45036" w:rsidRPr="00B45036">
        <w:t xml:space="preserve"> à Praemia REIM de configurer librement le périmètre fonctionnel par actif (ex. : activer ou désactiver les modules restauration, fitness, conciergerie, réservation, etc.)</w:t>
      </w:r>
    </w:p>
    <w:p w14:paraId="6EB7ACD6" w14:textId="3F473170" w:rsidR="00B45036" w:rsidRDefault="002920B5" w:rsidP="002B4639">
      <w:pPr>
        <w:numPr>
          <w:ilvl w:val="0"/>
          <w:numId w:val="10"/>
        </w:numPr>
      </w:pPr>
      <w:r w:rsidRPr="00B45036">
        <w:t>Les</w:t>
      </w:r>
      <w:r w:rsidR="00B45036" w:rsidRPr="00B45036">
        <w:t xml:space="preserve"> utilisateurs </w:t>
      </w:r>
      <w:r w:rsidR="00762D99">
        <w:t>ne pourront accéder qu’aux Immeubles sur lesquels ils sont autorisés</w:t>
      </w:r>
    </w:p>
    <w:p w14:paraId="40858447" w14:textId="77777777" w:rsidR="00D706FA" w:rsidRDefault="00D706FA" w:rsidP="002B4639">
      <w:pPr>
        <w:numPr>
          <w:ilvl w:val="0"/>
          <w:numId w:val="10"/>
        </w:numPr>
      </w:pPr>
      <w:r>
        <w:t>Deux niveaux d’offre différenciés pourront être définis pour les sites du parc :</w:t>
      </w:r>
    </w:p>
    <w:p w14:paraId="5CC9DEED" w14:textId="24E7238A" w:rsidR="00BD6896" w:rsidRDefault="002920B5" w:rsidP="002B4639">
      <w:pPr>
        <w:numPr>
          <w:ilvl w:val="1"/>
          <w:numId w:val="10"/>
        </w:numPr>
        <w:rPr>
          <w:b/>
        </w:rPr>
      </w:pPr>
      <w:r w:rsidRPr="00E467C3">
        <w:rPr>
          <w:b/>
        </w:rPr>
        <w:t>Une</w:t>
      </w:r>
      <w:r w:rsidR="00D706FA" w:rsidRPr="00E467C3">
        <w:rPr>
          <w:b/>
        </w:rPr>
        <w:t xml:space="preserve"> offre Base</w:t>
      </w:r>
      <w:r w:rsidR="09EA1287">
        <w:t xml:space="preserve"> : le portail client locataire</w:t>
      </w:r>
      <w:r w:rsidR="00D706FA" w:rsidRPr="00E467C3">
        <w:rPr>
          <w:b/>
        </w:rPr>
        <w:t>,</w:t>
      </w:r>
      <w:r w:rsidR="00D706FA">
        <w:t xml:space="preserve"> déployée sur l’ensemble du parc</w:t>
      </w:r>
    </w:p>
    <w:p w14:paraId="710CBA32" w14:textId="1E05F3E7" w:rsidR="00EF1D01" w:rsidRPr="00B45036" w:rsidRDefault="002920B5" w:rsidP="002B4639">
      <w:pPr>
        <w:numPr>
          <w:ilvl w:val="1"/>
          <w:numId w:val="10"/>
        </w:numPr>
      </w:pPr>
      <w:r w:rsidRPr="00E467C3">
        <w:rPr>
          <w:b/>
        </w:rPr>
        <w:t>Une</w:t>
      </w:r>
      <w:r w:rsidR="00D706FA" w:rsidRPr="00E467C3">
        <w:rPr>
          <w:b/>
        </w:rPr>
        <w:t xml:space="preserve"> offre Premium</w:t>
      </w:r>
      <w:r w:rsidR="00D706FA">
        <w:t xml:space="preserve">, combinant la plateforme locataire et l’application servicielle, afin de proposer une expérience complète incluant les modules additionnels (restauration, réservation, fitness, </w:t>
      </w:r>
      <w:r>
        <w:t>Community</w:t>
      </w:r>
      <w:r w:rsidR="00D706FA">
        <w:t xml:space="preserve"> management, etc.)</w:t>
      </w:r>
    </w:p>
    <w:p w14:paraId="14E29605" w14:textId="77777777" w:rsidR="009D2B97" w:rsidRPr="00B45036" w:rsidRDefault="009D2B97" w:rsidP="009D2B97">
      <w:pPr>
        <w:ind w:left="1440"/>
      </w:pPr>
    </w:p>
    <w:p w14:paraId="5C2F0EF9" w14:textId="77777777" w:rsidR="00925A25" w:rsidRPr="00B45036" w:rsidRDefault="00925A25" w:rsidP="00925A25">
      <w:pPr>
        <w:ind w:left="720"/>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925A25" w14:paraId="2FF8ECDF" w14:textId="77777777" w:rsidTr="00627A11">
        <w:tc>
          <w:tcPr>
            <w:tcW w:w="1564" w:type="dxa"/>
            <w:vAlign w:val="center"/>
          </w:tcPr>
          <w:p w14:paraId="4700F2B4" w14:textId="7F037335" w:rsidR="00925A25" w:rsidRDefault="00925A25">
            <w:pPr>
              <w:jc w:val="center"/>
              <w:rPr>
                <w:color w:val="C00000"/>
              </w:rPr>
            </w:pPr>
            <w:r w:rsidRPr="004E1FF9">
              <w:rPr>
                <w:color w:val="C00000"/>
              </w:rPr>
              <w:t>Exigence n°</w:t>
            </w:r>
            <w:r>
              <w:rPr>
                <w:color w:val="C00000"/>
              </w:rPr>
              <w:t>7</w:t>
            </w:r>
          </w:p>
          <w:p w14:paraId="0A6BBD75" w14:textId="2513717B" w:rsidR="00925A25" w:rsidRPr="00DC28EC" w:rsidRDefault="00925A25">
            <w:pPr>
              <w:jc w:val="center"/>
              <w:rPr>
                <w:i/>
                <w:iCs/>
              </w:rPr>
            </w:pPr>
            <w:r w:rsidRPr="00925A25">
              <w:rPr>
                <w:i/>
                <w:iCs/>
                <w:sz w:val="20"/>
                <w:szCs w:val="20"/>
              </w:rPr>
              <w:t>Paramétrage des sites</w:t>
            </w:r>
          </w:p>
        </w:tc>
        <w:tc>
          <w:tcPr>
            <w:tcW w:w="7503" w:type="dxa"/>
            <w:vAlign w:val="center"/>
          </w:tcPr>
          <w:p w14:paraId="6181DC73" w14:textId="602414C5" w:rsidR="00925A25" w:rsidRDefault="00925A25">
            <w:r w:rsidRPr="00925A25">
              <w:t>La solution devra permettre à Praemia REIM de configurer et administrer chaque site (activation ou désactivation de modules, services et contenus), afin d’adapter l’application aux spécificités de chaque immeuble</w:t>
            </w:r>
          </w:p>
          <w:p w14:paraId="1C6B99CD" w14:textId="4930C0A7" w:rsidR="00925A25" w:rsidRDefault="5305EC50">
            <w:r w:rsidRPr="006B79CF">
              <w:rPr>
                <w:highlight w:val="yellow"/>
              </w:rPr>
              <w:t>Toutefois, le paramétrage devra être automatisé via une connexion à l’</w:t>
            </w:r>
            <w:r w:rsidR="002920B5" w:rsidRPr="006B79CF">
              <w:rPr>
                <w:highlight w:val="yellow"/>
              </w:rPr>
              <w:t>écosystème</w:t>
            </w:r>
            <w:r w:rsidRPr="006B79CF">
              <w:rPr>
                <w:highlight w:val="yellow"/>
              </w:rPr>
              <w:t xml:space="preserve"> PREIM (Salesforce) pour l’identification des actifs, surfaces, locataires, et</w:t>
            </w:r>
            <w:r w:rsidR="685982A1" w:rsidRPr="006B79CF">
              <w:rPr>
                <w:highlight w:val="yellow"/>
              </w:rPr>
              <w:t xml:space="preserve"> gérer</w:t>
            </w:r>
            <w:r w:rsidRPr="006B79CF">
              <w:rPr>
                <w:highlight w:val="yellow"/>
              </w:rPr>
              <w:t xml:space="preserve"> l’attr</w:t>
            </w:r>
            <w:r w:rsidR="381BB1F2" w:rsidRPr="006B79CF">
              <w:rPr>
                <w:highlight w:val="yellow"/>
              </w:rPr>
              <w:t>ibution de crédits pour la consommation de ressources d’une part, et les entrées / départs de locataires d’autre part.</w:t>
            </w:r>
            <w:r w:rsidR="381BB1F2">
              <w:t xml:space="preserve"> </w:t>
            </w:r>
          </w:p>
          <w:p w14:paraId="624FF1B7" w14:textId="0901430E" w:rsidR="00925A25" w:rsidRDefault="00925A25"/>
        </w:tc>
      </w:tr>
    </w:tbl>
    <w:p w14:paraId="03D2F67F" w14:textId="2DBAB7F2" w:rsidR="00B45036" w:rsidRPr="00B45036" w:rsidRDefault="00B45036" w:rsidP="00B45036"/>
    <w:p w14:paraId="4F3B3F56" w14:textId="77777777" w:rsidR="005421DF" w:rsidRDefault="005421DF" w:rsidP="00B45036">
      <w:pPr>
        <w:rPr>
          <w:b/>
          <w:bCs/>
        </w:rPr>
      </w:pPr>
    </w:p>
    <w:p w14:paraId="3BF77ADA" w14:textId="77777777" w:rsidR="005421DF" w:rsidRDefault="005421DF" w:rsidP="00B45036">
      <w:pPr>
        <w:rPr>
          <w:b/>
          <w:bCs/>
        </w:rPr>
      </w:pPr>
    </w:p>
    <w:p w14:paraId="0901B09F" w14:textId="77777777" w:rsidR="005421DF" w:rsidRDefault="005421DF" w:rsidP="00B45036">
      <w:pPr>
        <w:rPr>
          <w:b/>
          <w:bCs/>
        </w:rPr>
      </w:pPr>
    </w:p>
    <w:p w14:paraId="4F47236D" w14:textId="50B4D5CC" w:rsidR="00B45036" w:rsidRPr="00B45036" w:rsidRDefault="00B45036" w:rsidP="00B45036">
      <w:pPr>
        <w:rPr>
          <w:b/>
          <w:bCs/>
        </w:rPr>
      </w:pPr>
      <w:r w:rsidRPr="00B45036">
        <w:rPr>
          <w:b/>
          <w:bCs/>
        </w:rPr>
        <w:t>Adaptation linguistique et localisation</w:t>
      </w:r>
    </w:p>
    <w:p w14:paraId="7726FCC3" w14:textId="77777777" w:rsidR="00B45036" w:rsidRPr="00B45036" w:rsidRDefault="00B45036" w:rsidP="00B45036">
      <w:r w:rsidRPr="00B45036">
        <w:t xml:space="preserve">L’application devra être </w:t>
      </w:r>
      <w:r w:rsidRPr="00B45036">
        <w:rPr>
          <w:b/>
          <w:bCs/>
        </w:rPr>
        <w:t>multi-langues</w:t>
      </w:r>
      <w:r w:rsidRPr="00B45036">
        <w:t xml:space="preserve"> et offrir une </w:t>
      </w:r>
      <w:r w:rsidRPr="00B45036">
        <w:rPr>
          <w:b/>
          <w:bCs/>
        </w:rPr>
        <w:t>expérience localisée</w:t>
      </w:r>
      <w:r w:rsidRPr="00B45036">
        <w:t xml:space="preserve"> selon le site, le pays ou la langue de l’utilisateur.</w:t>
      </w:r>
    </w:p>
    <w:p w14:paraId="2DBBC1D2" w14:textId="77777777" w:rsidR="00B45036" w:rsidRPr="00B45036" w:rsidRDefault="00B45036" w:rsidP="00B45036">
      <w:r w:rsidRPr="00B45036">
        <w:t>Le soumissionnaire devra assurer que la solution :</w:t>
      </w:r>
    </w:p>
    <w:p w14:paraId="17076E3B" w14:textId="4A52021C" w:rsidR="00B45036" w:rsidRPr="00B45036" w:rsidRDefault="002920B5" w:rsidP="002B4639">
      <w:pPr>
        <w:numPr>
          <w:ilvl w:val="0"/>
          <w:numId w:val="11"/>
        </w:numPr>
      </w:pPr>
      <w:r w:rsidRPr="00B45036">
        <w:t>Prenne</w:t>
      </w:r>
      <w:r w:rsidR="00B45036" w:rsidRPr="00B45036">
        <w:t xml:space="preserve"> en charge au minimum le français et l’anglais, avec la possibilité d’ajouter d’autres langues </w:t>
      </w:r>
      <w:r w:rsidR="0011279E">
        <w:t>en cas de</w:t>
      </w:r>
      <w:r w:rsidR="00B45036" w:rsidRPr="00B45036">
        <w:t xml:space="preserve"> déploiement </w:t>
      </w:r>
      <w:r w:rsidR="0011279E">
        <w:t>plus large</w:t>
      </w:r>
    </w:p>
    <w:p w14:paraId="131C9837" w14:textId="59A54CA0" w:rsidR="00B45036" w:rsidRPr="00B45036" w:rsidRDefault="002920B5" w:rsidP="002B4639">
      <w:pPr>
        <w:numPr>
          <w:ilvl w:val="0"/>
          <w:numId w:val="11"/>
        </w:numPr>
      </w:pPr>
      <w:r w:rsidRPr="00B45036">
        <w:t>Détecte</w:t>
      </w:r>
      <w:r w:rsidR="00B45036" w:rsidRPr="00B45036">
        <w:t xml:space="preserve"> la langue de l’utilisateur ou du site concerné et adapte automatiquement les libellés, contenus et notifications</w:t>
      </w:r>
    </w:p>
    <w:p w14:paraId="14C36CD0" w14:textId="1180C91C" w:rsidR="00B45036" w:rsidRDefault="002920B5" w:rsidP="002B4639">
      <w:pPr>
        <w:numPr>
          <w:ilvl w:val="0"/>
          <w:numId w:val="11"/>
        </w:numPr>
      </w:pPr>
      <w:r w:rsidRPr="00B45036">
        <w:lastRenderedPageBreak/>
        <w:t>Soit</w:t>
      </w:r>
      <w:r w:rsidR="00B45036" w:rsidRPr="00B45036">
        <w:t xml:space="preserve"> compatible avec les formats locaux (date, heure, devises, unités de mesure)</w:t>
      </w:r>
    </w:p>
    <w:p w14:paraId="5754C1C6" w14:textId="77777777" w:rsidR="00925A25" w:rsidRPr="00B45036" w:rsidRDefault="00925A25" w:rsidP="00925A25">
      <w:pPr>
        <w:ind w:left="720"/>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925A25" w14:paraId="230DF9AE" w14:textId="77777777" w:rsidTr="00E467C3">
        <w:tc>
          <w:tcPr>
            <w:tcW w:w="1564" w:type="dxa"/>
            <w:vAlign w:val="center"/>
          </w:tcPr>
          <w:p w14:paraId="150BA499" w14:textId="2E76793C" w:rsidR="00925A25" w:rsidRDefault="00925A25">
            <w:pPr>
              <w:jc w:val="center"/>
              <w:rPr>
                <w:color w:val="C00000"/>
              </w:rPr>
            </w:pPr>
            <w:r w:rsidRPr="004E1FF9">
              <w:rPr>
                <w:color w:val="C00000"/>
              </w:rPr>
              <w:t>Exigence n°</w:t>
            </w:r>
            <w:r>
              <w:rPr>
                <w:color w:val="C00000"/>
              </w:rPr>
              <w:t>8</w:t>
            </w:r>
          </w:p>
          <w:p w14:paraId="7AB63475" w14:textId="71D59183" w:rsidR="00925A25" w:rsidRPr="00DC28EC" w:rsidRDefault="00925A25">
            <w:pPr>
              <w:jc w:val="center"/>
              <w:rPr>
                <w:i/>
                <w:iCs/>
              </w:rPr>
            </w:pPr>
            <w:r w:rsidRPr="00925A25">
              <w:rPr>
                <w:i/>
                <w:iCs/>
                <w:sz w:val="20"/>
                <w:szCs w:val="20"/>
              </w:rPr>
              <w:t>Adaptation linguistique et localisation</w:t>
            </w:r>
          </w:p>
        </w:tc>
        <w:tc>
          <w:tcPr>
            <w:tcW w:w="7503" w:type="dxa"/>
            <w:vAlign w:val="center"/>
          </w:tcPr>
          <w:p w14:paraId="3B075328" w14:textId="1FC7908F" w:rsidR="00925A25" w:rsidRDefault="00925A25">
            <w:r w:rsidRPr="00925A25">
              <w:t>L’application devra être multi-langues, au minimum en français et en anglais, avec une détection automatique de la langue de l’utilisateur et l’adaptation des contenus, formats (date, heure, devise) et notifications selon le site ou le pays concerné.</w:t>
            </w:r>
          </w:p>
        </w:tc>
      </w:tr>
    </w:tbl>
    <w:p w14:paraId="61D6A9D6" w14:textId="77777777" w:rsidR="002E0C61" w:rsidRPr="002E0C61" w:rsidRDefault="002E0C61" w:rsidP="00945106"/>
    <w:p w14:paraId="0E10611B" w14:textId="01B23012" w:rsidR="00A92FE0" w:rsidRDefault="00424D63" w:rsidP="00576683">
      <w:pPr>
        <w:pStyle w:val="Titre4"/>
      </w:pPr>
      <w:r>
        <w:t>Profils utilisateurs</w:t>
      </w:r>
      <w:r w:rsidR="003E51D4">
        <w:t xml:space="preserve"> et droits</w:t>
      </w:r>
    </w:p>
    <w:p w14:paraId="2AE1E266" w14:textId="58F635A0" w:rsidR="00B45036" w:rsidRDefault="00B45036" w:rsidP="00B45036"/>
    <w:p w14:paraId="0F4A66C0" w14:textId="1B424C65" w:rsidR="00B45036" w:rsidRPr="00B45036" w:rsidRDefault="00B45036" w:rsidP="00B45036">
      <w:r w:rsidRPr="00B45036">
        <w:t>L’application</w:t>
      </w:r>
      <w:r w:rsidR="006E21DF">
        <w:t xml:space="preserve"> et la plateforme</w:t>
      </w:r>
      <w:r w:rsidRPr="00B45036">
        <w:t xml:space="preserve"> devr</w:t>
      </w:r>
      <w:r w:rsidR="006E21DF">
        <w:t>ont</w:t>
      </w:r>
      <w:r w:rsidRPr="00B45036">
        <w:t xml:space="preserve"> être conçue</w:t>
      </w:r>
      <w:r w:rsidR="006E21DF">
        <w:t>s</w:t>
      </w:r>
      <w:r w:rsidRPr="00B45036">
        <w:t xml:space="preserve"> pour répondre aux besoins d’une diversité de profils d’utilisateurs, internes et externes à Praemia REIM. </w:t>
      </w:r>
    </w:p>
    <w:p w14:paraId="4F5299B6" w14:textId="4081A1D2" w:rsidR="00B45036" w:rsidRDefault="00B45036" w:rsidP="00B45036">
      <w:r w:rsidRPr="00B45036">
        <w:t>Le soumissionnaire devra proposer une solution permettant la gestion fine des rôles, des droits d’accès et des parcours utilisateurs, adaptée au niveau de responsabilité de chaque intervenant</w:t>
      </w:r>
      <w:r w:rsidR="09A5264F">
        <w:t xml:space="preserve"> coté client locataire et coté PREIM</w:t>
      </w:r>
      <w:r w:rsidRPr="00B45036">
        <w:t>.</w:t>
      </w:r>
    </w:p>
    <w:p w14:paraId="2CBFEC1E" w14:textId="77777777" w:rsidR="00B45036" w:rsidRDefault="00B45036" w:rsidP="00B45036"/>
    <w:p w14:paraId="1D914612" w14:textId="77777777" w:rsidR="00B45036" w:rsidRDefault="00B45036" w:rsidP="00B45036">
      <w:pPr>
        <w:rPr>
          <w:b/>
          <w:bCs/>
        </w:rPr>
      </w:pPr>
      <w:r w:rsidRPr="00B45036">
        <w:rPr>
          <w:b/>
          <w:bCs/>
        </w:rPr>
        <w:t>Typologies d’utilisateurs cibles</w:t>
      </w:r>
    </w:p>
    <w:p w14:paraId="56765793" w14:textId="77777777" w:rsidR="00B45036" w:rsidRDefault="00B45036" w:rsidP="00B45036"/>
    <w:p w14:paraId="2C421E0D" w14:textId="77777777" w:rsidR="004F2D15" w:rsidRPr="004F2D15" w:rsidRDefault="004F2D15" w:rsidP="004F2D15">
      <w:r w:rsidRPr="004F2D15">
        <w:rPr>
          <w:b/>
          <w:bCs/>
        </w:rPr>
        <w:t>L’application mobile</w:t>
      </w:r>
      <w:r w:rsidRPr="004F2D15">
        <w:t xml:space="preserve"> est principalement destinée aux utilisateurs finaux des immeubles gérés par Praemia REIM, ainsi qu’aux équipes internes pour leurs propres sites.</w:t>
      </w:r>
      <w:r w:rsidRPr="004F2D15">
        <w:br/>
        <w:t>Elle devra couvrir au minimum les profils suivants :</w:t>
      </w:r>
    </w:p>
    <w:p w14:paraId="3C5ABB76" w14:textId="77777777" w:rsidR="003431E8" w:rsidRPr="004F2D15" w:rsidRDefault="003431E8" w:rsidP="004F2D15"/>
    <w:p w14:paraId="1ABDE6CB" w14:textId="6A325E0C" w:rsidR="004F2D15" w:rsidRPr="00B36FE6" w:rsidRDefault="00AA293F" w:rsidP="00E467C3">
      <w:pPr>
        <w:numPr>
          <w:ilvl w:val="0"/>
          <w:numId w:val="19"/>
        </w:numPr>
      </w:pPr>
      <w:r w:rsidRPr="003E0907">
        <w:rPr>
          <w:b/>
          <w:bCs/>
        </w:rPr>
        <w:t>Utilisateurs finaux</w:t>
      </w:r>
      <w:r w:rsidR="00590A58" w:rsidRPr="003E0907">
        <w:rPr>
          <w:b/>
          <w:bCs/>
        </w:rPr>
        <w:t xml:space="preserve"> : </w:t>
      </w:r>
      <w:r w:rsidR="004F2D15" w:rsidRPr="003E0907">
        <w:t>Utilisent les services du bâtiment (réservations, restauration, conciergerie, ticketing, communication, événements).</w:t>
      </w:r>
      <w:r w:rsidR="001F24A8" w:rsidRPr="003E0907">
        <w:t xml:space="preserve"> </w:t>
      </w:r>
      <w:r w:rsidR="001F24A8" w:rsidRPr="00B36FE6">
        <w:t>Ces utilisateurs peuvent être les utilisateurs Praemia</w:t>
      </w:r>
      <w:r w:rsidR="32470856" w:rsidRPr="00B36FE6">
        <w:t>, Sefal</w:t>
      </w:r>
      <w:r w:rsidR="001F24A8" w:rsidRPr="00B36FE6">
        <w:t xml:space="preserve"> ou locataires</w:t>
      </w:r>
    </w:p>
    <w:p w14:paraId="19029941" w14:textId="77777777" w:rsidR="003431E8" w:rsidRPr="004F2D15" w:rsidRDefault="003431E8" w:rsidP="004F2D15"/>
    <w:p w14:paraId="2D43E9BE" w14:textId="061D996E" w:rsidR="004F2D15" w:rsidRPr="004F2D15" w:rsidRDefault="004F2D15" w:rsidP="00590A58">
      <w:pPr>
        <w:numPr>
          <w:ilvl w:val="0"/>
          <w:numId w:val="19"/>
        </w:numPr>
      </w:pPr>
      <w:r w:rsidRPr="004F2D15">
        <w:rPr>
          <w:b/>
          <w:bCs/>
        </w:rPr>
        <w:t>Hospitality Managers / Gestionnaires de site</w:t>
      </w:r>
      <w:r w:rsidR="00590A58" w:rsidRPr="00590A58">
        <w:rPr>
          <w:b/>
          <w:bCs/>
        </w:rPr>
        <w:t xml:space="preserve"> : </w:t>
      </w:r>
      <w:r w:rsidRPr="004F2D15">
        <w:t>Assurent la communication locale, la publication de contenus et l’animation de la communauté d’occupants.</w:t>
      </w:r>
    </w:p>
    <w:p w14:paraId="15B67A58" w14:textId="77777777" w:rsidR="003431E8" w:rsidRPr="004F2D15" w:rsidRDefault="003431E8" w:rsidP="004F2D15"/>
    <w:p w14:paraId="1BCB6EF8" w14:textId="40A6827A" w:rsidR="004F2D15" w:rsidRPr="004F2D15" w:rsidRDefault="004F2D15" w:rsidP="00590A58">
      <w:pPr>
        <w:numPr>
          <w:ilvl w:val="0"/>
          <w:numId w:val="19"/>
        </w:numPr>
      </w:pPr>
      <w:r w:rsidRPr="004F2D15">
        <w:rPr>
          <w:b/>
          <w:bCs/>
        </w:rPr>
        <w:t>Équipes Praemia REIM</w:t>
      </w:r>
      <w:r w:rsidR="00590A58" w:rsidRPr="00590A58">
        <w:rPr>
          <w:b/>
          <w:bCs/>
        </w:rPr>
        <w:t xml:space="preserve"> : </w:t>
      </w:r>
      <w:r w:rsidRPr="004F2D15">
        <w:t>Accèdent à une vue consolidée des usages, des performances et des interactions utilisateurs.</w:t>
      </w:r>
      <w:r w:rsidRPr="004F2D15">
        <w:br/>
      </w:r>
    </w:p>
    <w:p w14:paraId="56F1A11A" w14:textId="6DB8EF84" w:rsidR="004F2D15" w:rsidRPr="004F2D15" w:rsidRDefault="004F2D15" w:rsidP="004F2D15">
      <w:r w:rsidRPr="004F2D15">
        <w:rPr>
          <w:b/>
          <w:bCs/>
        </w:rPr>
        <w:t>La plateforme locataire</w:t>
      </w:r>
      <w:r w:rsidRPr="004F2D15">
        <w:t xml:space="preserve"> est un espace web sécurisé destiné à centraliser les échanges entre Praemia REIM et les sociétés locataires.</w:t>
      </w:r>
      <w:r w:rsidR="00590A58">
        <w:t xml:space="preserve"> </w:t>
      </w:r>
      <w:r w:rsidRPr="004F2D15">
        <w:t>Elle devra couvrir les profils suivants :</w:t>
      </w:r>
    </w:p>
    <w:p w14:paraId="024EC98C" w14:textId="77777777" w:rsidR="00590A58" w:rsidRPr="004F2D15" w:rsidRDefault="00590A58" w:rsidP="004F2D15"/>
    <w:p w14:paraId="33EA84E2" w14:textId="75E76DD9" w:rsidR="004F2D15" w:rsidRPr="004F2D15" w:rsidRDefault="00272A1C" w:rsidP="00590A58">
      <w:pPr>
        <w:numPr>
          <w:ilvl w:val="0"/>
          <w:numId w:val="20"/>
        </w:numPr>
      </w:pPr>
      <w:r>
        <w:rPr>
          <w:b/>
          <w:bCs/>
        </w:rPr>
        <w:t xml:space="preserve">Administrateurs et gestionnaires </w:t>
      </w:r>
      <w:r w:rsidR="004F2D15" w:rsidRPr="004F2D15">
        <w:rPr>
          <w:b/>
          <w:bCs/>
        </w:rPr>
        <w:t xml:space="preserve">Équipes Praemia </w:t>
      </w:r>
      <w:r w:rsidR="004F2D15" w:rsidRPr="00272A1C">
        <w:rPr>
          <w:b/>
          <w:bCs/>
        </w:rPr>
        <w:t>REIM</w:t>
      </w:r>
      <w:r w:rsidR="00590A58" w:rsidRPr="00272A1C">
        <w:rPr>
          <w:b/>
          <w:bCs/>
        </w:rPr>
        <w:t> </w:t>
      </w:r>
      <w:r w:rsidRPr="00272A1C">
        <w:rPr>
          <w:b/>
          <w:bCs/>
        </w:rPr>
        <w:t>/ Property Manager</w:t>
      </w:r>
      <w:r>
        <w:t xml:space="preserve"> </w:t>
      </w:r>
      <w:r w:rsidR="00590A58">
        <w:t xml:space="preserve">: </w:t>
      </w:r>
      <w:r w:rsidR="004F2D15" w:rsidRPr="004F2D15">
        <w:t xml:space="preserve">Utilisent la plateforme pour communiquer avec les locataires, partager des documents, suivre </w:t>
      </w:r>
      <w:r w:rsidR="0DC73EDC">
        <w:t xml:space="preserve">la collecte de documents, </w:t>
      </w:r>
      <w:r w:rsidR="29548794">
        <w:t xml:space="preserve">lancer des enquêtes de satisfaction </w:t>
      </w:r>
      <w:r w:rsidR="004F2D15">
        <w:t xml:space="preserve">suivre </w:t>
      </w:r>
      <w:r w:rsidR="004F2D15" w:rsidRPr="004F2D15">
        <w:t>les demandes et piloter la performance des sites.</w:t>
      </w:r>
    </w:p>
    <w:p w14:paraId="0661AF40" w14:textId="77777777" w:rsidR="00590A58" w:rsidRPr="004F2D15" w:rsidRDefault="00590A58" w:rsidP="00590A58">
      <w:pPr>
        <w:ind w:left="720"/>
      </w:pPr>
    </w:p>
    <w:p w14:paraId="0C6CE01A" w14:textId="3D9F9C79" w:rsidR="004F2D15" w:rsidRPr="004F2D15" w:rsidRDefault="00B47589" w:rsidP="00590A58">
      <w:pPr>
        <w:numPr>
          <w:ilvl w:val="0"/>
          <w:numId w:val="20"/>
        </w:numPr>
      </w:pPr>
      <w:r>
        <w:rPr>
          <w:b/>
          <w:bCs/>
        </w:rPr>
        <w:t xml:space="preserve">Gestionnaires </w:t>
      </w:r>
      <w:r w:rsidR="004F2D15" w:rsidRPr="004F2D15">
        <w:rPr>
          <w:b/>
          <w:bCs/>
        </w:rPr>
        <w:t xml:space="preserve">Locataires </w:t>
      </w:r>
      <w:r w:rsidR="00272A1C">
        <w:rPr>
          <w:b/>
          <w:bCs/>
        </w:rPr>
        <w:t>(</w:t>
      </w:r>
      <w:r w:rsidR="004F2D15" w:rsidRPr="004F2D15">
        <w:rPr>
          <w:b/>
          <w:bCs/>
        </w:rPr>
        <w:t>Référents</w:t>
      </w:r>
      <w:r w:rsidR="00B7174F">
        <w:rPr>
          <w:b/>
          <w:bCs/>
        </w:rPr>
        <w:t xml:space="preserve">) </w:t>
      </w:r>
      <w:r w:rsidR="00590A58" w:rsidRPr="00590A58">
        <w:rPr>
          <w:b/>
          <w:bCs/>
        </w:rPr>
        <w:t xml:space="preserve">: </w:t>
      </w:r>
      <w:r w:rsidR="004F2D15" w:rsidRPr="004F2D15">
        <w:t>Accèdent à l’espace dédié à leur immeuble ou à leur sociét</w:t>
      </w:r>
      <w:r w:rsidR="00CE6871">
        <w:t>é pour</w:t>
      </w:r>
      <w:r w:rsidR="004F2D15" w:rsidRPr="004F2D15">
        <w:t xml:space="preserve"> consulter et déposer des documents, suivre leurs tickets, visualiser les indicateurs de performance et échanger avec les équipes Praemia REIM.</w:t>
      </w:r>
    </w:p>
    <w:p w14:paraId="6F658983" w14:textId="77777777" w:rsidR="004F2D15" w:rsidRDefault="004F2D15" w:rsidP="00B45036"/>
    <w:p w14:paraId="65442E22" w14:textId="351A7730" w:rsidR="00B45036" w:rsidRPr="00B45036" w:rsidRDefault="00B45036" w:rsidP="00B45036">
      <w:r w:rsidRPr="00B45036">
        <w:t xml:space="preserve">Le soumissionnaire devra </w:t>
      </w:r>
      <w:r>
        <w:t xml:space="preserve">donc </w:t>
      </w:r>
      <w:r w:rsidRPr="00B45036">
        <w:t xml:space="preserve">garantir que la solution permette </w:t>
      </w:r>
      <w:r>
        <w:t>la :</w:t>
      </w:r>
    </w:p>
    <w:p w14:paraId="26CCC8F9" w14:textId="77777777" w:rsidR="00590A58" w:rsidRPr="00B45036" w:rsidRDefault="00590A58" w:rsidP="00B45036"/>
    <w:p w14:paraId="03AAC9C3" w14:textId="3EDDB1B5" w:rsidR="00B45036" w:rsidRPr="00B45036" w:rsidRDefault="0055682F" w:rsidP="002B4639">
      <w:pPr>
        <w:numPr>
          <w:ilvl w:val="0"/>
          <w:numId w:val="12"/>
        </w:numPr>
      </w:pPr>
      <w:r w:rsidRPr="00B45036">
        <w:t>Création</w:t>
      </w:r>
      <w:r w:rsidR="00B45036" w:rsidRPr="00B45036">
        <w:t xml:space="preserve"> et la gestion centralisée des profils utilisateurs depuis un portail d’administration</w:t>
      </w:r>
    </w:p>
    <w:p w14:paraId="4A0AF789" w14:textId="7E405C24" w:rsidR="00B45036" w:rsidRPr="00B45036" w:rsidRDefault="0055682F" w:rsidP="002B4639">
      <w:pPr>
        <w:numPr>
          <w:ilvl w:val="0"/>
          <w:numId w:val="12"/>
        </w:numPr>
      </w:pPr>
      <w:r w:rsidRPr="00B45036">
        <w:t>Configuration</w:t>
      </w:r>
      <w:r w:rsidR="00B45036" w:rsidRPr="00B45036">
        <w:t xml:space="preserve"> des droits d’accès par rôle, site ou entreprise (lecture, écriture, administration, etc.)</w:t>
      </w:r>
    </w:p>
    <w:p w14:paraId="6BC8A473" w14:textId="747AA600" w:rsidR="00B45036" w:rsidRDefault="0055682F" w:rsidP="002B4639">
      <w:pPr>
        <w:numPr>
          <w:ilvl w:val="0"/>
          <w:numId w:val="12"/>
        </w:numPr>
      </w:pPr>
      <w:r w:rsidRPr="00B45036">
        <w:t>Personnalisation</w:t>
      </w:r>
      <w:r w:rsidR="00B45036" w:rsidRPr="00B45036">
        <w:t xml:space="preserve"> des parcours utilisateurs selon les profils et leurs besoins métiers</w:t>
      </w:r>
    </w:p>
    <w:p w14:paraId="1419E34D" w14:textId="77777777" w:rsidR="00CE6871" w:rsidRPr="00B45036" w:rsidRDefault="00CE6871" w:rsidP="00B36FE6"/>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1004CD" w14:paraId="7190A8D1" w14:textId="77777777" w:rsidTr="00E467C3">
        <w:tc>
          <w:tcPr>
            <w:tcW w:w="1564" w:type="dxa"/>
            <w:vAlign w:val="center"/>
          </w:tcPr>
          <w:p w14:paraId="365E9E4A" w14:textId="5124B9AE" w:rsidR="001004CD" w:rsidRDefault="001004CD">
            <w:pPr>
              <w:jc w:val="center"/>
              <w:rPr>
                <w:color w:val="C00000"/>
              </w:rPr>
            </w:pPr>
            <w:r w:rsidRPr="004E1FF9">
              <w:rPr>
                <w:color w:val="C00000"/>
              </w:rPr>
              <w:t>Exigence n°</w:t>
            </w:r>
            <w:r>
              <w:rPr>
                <w:color w:val="C00000"/>
              </w:rPr>
              <w:t>9</w:t>
            </w:r>
          </w:p>
          <w:p w14:paraId="66EB5C6A" w14:textId="05C02B27" w:rsidR="001004CD" w:rsidRPr="00DC28EC" w:rsidRDefault="001004CD">
            <w:pPr>
              <w:jc w:val="center"/>
              <w:rPr>
                <w:i/>
                <w:iCs/>
              </w:rPr>
            </w:pPr>
            <w:r w:rsidRPr="001004CD">
              <w:rPr>
                <w:i/>
                <w:iCs/>
                <w:sz w:val="20"/>
                <w:szCs w:val="20"/>
              </w:rPr>
              <w:lastRenderedPageBreak/>
              <w:t>Gestion des rôles et droits d’accès</w:t>
            </w:r>
          </w:p>
        </w:tc>
        <w:tc>
          <w:tcPr>
            <w:tcW w:w="7503" w:type="dxa"/>
            <w:vAlign w:val="center"/>
          </w:tcPr>
          <w:p w14:paraId="6E453F0C" w14:textId="068A893A" w:rsidR="001004CD" w:rsidRDefault="001004CD">
            <w:r w:rsidRPr="001004CD">
              <w:lastRenderedPageBreak/>
              <w:t xml:space="preserve">La solution devra permettre une gestion fine et centralisée des rôles et des droits </w:t>
            </w:r>
            <w:r w:rsidRPr="001004CD">
              <w:lastRenderedPageBreak/>
              <w:t xml:space="preserve">d’accès, différenciant les profils Praemia REIM et locataires, avec la possibilité d’attribuer des niveaux d’autorisation spécifiques par site, société ou </w:t>
            </w:r>
            <w:r w:rsidR="00B7174F">
              <w:t>rôle</w:t>
            </w:r>
            <w:r w:rsidRPr="001004CD">
              <w:t>.</w:t>
            </w:r>
            <w:r w:rsidR="00EB6DAB">
              <w:t xml:space="preserve"> Les gestionnaires locataires pourront être autonome sur la gestion de droits sur les profils </w:t>
            </w:r>
            <w:r w:rsidR="0055682F">
              <w:t>les concernant.</w:t>
            </w:r>
          </w:p>
        </w:tc>
      </w:tr>
      <w:tr w:rsidR="001004CD" w14:paraId="651D9624" w14:textId="77777777" w:rsidTr="00E467C3">
        <w:tc>
          <w:tcPr>
            <w:tcW w:w="1564" w:type="dxa"/>
            <w:vAlign w:val="center"/>
          </w:tcPr>
          <w:p w14:paraId="55A944B3" w14:textId="03C107A1" w:rsidR="001004CD" w:rsidRDefault="001004CD">
            <w:pPr>
              <w:jc w:val="center"/>
              <w:rPr>
                <w:color w:val="C00000"/>
              </w:rPr>
            </w:pPr>
            <w:r w:rsidRPr="004E1FF9">
              <w:rPr>
                <w:color w:val="C00000"/>
              </w:rPr>
              <w:lastRenderedPageBreak/>
              <w:t>Exigence n°</w:t>
            </w:r>
            <w:r>
              <w:rPr>
                <w:color w:val="C00000"/>
              </w:rPr>
              <w:t>10</w:t>
            </w:r>
          </w:p>
          <w:p w14:paraId="59BD5AB9" w14:textId="6F8BCC42" w:rsidR="001004CD" w:rsidRPr="00DC28EC" w:rsidRDefault="001004CD">
            <w:pPr>
              <w:jc w:val="center"/>
              <w:rPr>
                <w:i/>
                <w:iCs/>
                <w:color w:val="C00000"/>
              </w:rPr>
            </w:pPr>
            <w:r w:rsidRPr="001004CD">
              <w:rPr>
                <w:i/>
                <w:iCs/>
                <w:sz w:val="20"/>
                <w:szCs w:val="20"/>
              </w:rPr>
              <w:t>Expérience adaptée aux profils utilisateurs</w:t>
            </w:r>
          </w:p>
        </w:tc>
        <w:tc>
          <w:tcPr>
            <w:tcW w:w="7503" w:type="dxa"/>
            <w:vAlign w:val="center"/>
          </w:tcPr>
          <w:p w14:paraId="504E40ED" w14:textId="0E39E72F" w:rsidR="001004CD" w:rsidRDefault="001004CD">
            <w:r w:rsidRPr="001004CD">
              <w:t>L’interface devra s’adapter au profil connecté (occupant, locataire, équipe Praemia), en affichant uniquement les fonctionnalités et contenus pertinents pour son usage, afin de garantir une expérience fluide et ciblée.</w:t>
            </w:r>
          </w:p>
        </w:tc>
      </w:tr>
    </w:tbl>
    <w:p w14:paraId="0B243464" w14:textId="77777777" w:rsidR="00B45036" w:rsidRPr="00B45036" w:rsidRDefault="00B45036" w:rsidP="00B45036"/>
    <w:p w14:paraId="39EA56B7" w14:textId="1AFA85F5" w:rsidR="000F5F2A" w:rsidRDefault="000F5F2A" w:rsidP="00576683">
      <w:pPr>
        <w:pStyle w:val="Titre4"/>
      </w:pPr>
      <w:r>
        <w:t>Accessibilité</w:t>
      </w:r>
    </w:p>
    <w:p w14:paraId="684E3D31" w14:textId="77777777" w:rsidR="00AA0F0E" w:rsidRDefault="00AA0F0E" w:rsidP="00AA0F0E"/>
    <w:p w14:paraId="0D2F04ED" w14:textId="77777777" w:rsidR="00AA0F0E" w:rsidRPr="00AA0F0E" w:rsidRDefault="00AA0F0E" w:rsidP="00AA0F0E">
      <w:r w:rsidRPr="00AA0F0E">
        <w:t xml:space="preserve">L’application devra être </w:t>
      </w:r>
      <w:r w:rsidRPr="00AA0F0E">
        <w:rPr>
          <w:b/>
          <w:bCs/>
        </w:rPr>
        <w:t>accessible à tous les utilisateurs</w:t>
      </w:r>
      <w:r w:rsidRPr="00AA0F0E">
        <w:t>, y compris ceux présentant des limitations sensorielles ou motrices, conformément aux exigences réglementaires françaises et européennes.</w:t>
      </w:r>
    </w:p>
    <w:p w14:paraId="22C8F359" w14:textId="77777777" w:rsidR="00884D54" w:rsidRPr="00AA0F0E" w:rsidRDefault="00884D54" w:rsidP="0020448A">
      <w:pPr>
        <w:rPr>
          <w:highlight w:val="yellow"/>
        </w:rPr>
      </w:pPr>
    </w:p>
    <w:p w14:paraId="5CF42BE7" w14:textId="77777777" w:rsidR="00AA0F0E" w:rsidRPr="00AA0F0E" w:rsidRDefault="00AA0F0E" w:rsidP="00AA0F0E">
      <w:r w:rsidRPr="00AA0F0E">
        <w:t>L’application devra notamment :</w:t>
      </w:r>
    </w:p>
    <w:p w14:paraId="1E452E36" w14:textId="3BBE347F" w:rsidR="00AA0F0E" w:rsidRPr="00AA0F0E" w:rsidRDefault="002920B5" w:rsidP="002B4639">
      <w:pPr>
        <w:numPr>
          <w:ilvl w:val="0"/>
          <w:numId w:val="13"/>
        </w:numPr>
      </w:pPr>
      <w:r w:rsidRPr="00AA0F0E">
        <w:t>Permettre</w:t>
      </w:r>
      <w:r w:rsidR="00AA0F0E" w:rsidRPr="00AA0F0E">
        <w:t xml:space="preserve"> la lecture via lecteurs d’écran et autres dispositifs d’assistance</w:t>
      </w:r>
    </w:p>
    <w:p w14:paraId="5F0A99AB" w14:textId="4E8F4008" w:rsidR="00AA0F0E" w:rsidRPr="00AA0F0E" w:rsidRDefault="002920B5" w:rsidP="002B4639">
      <w:pPr>
        <w:numPr>
          <w:ilvl w:val="0"/>
          <w:numId w:val="13"/>
        </w:numPr>
      </w:pPr>
      <w:r w:rsidRPr="00AA0F0E">
        <w:t>Assurer</w:t>
      </w:r>
      <w:r w:rsidR="00AA0F0E" w:rsidRPr="00AA0F0E">
        <w:t xml:space="preserve"> des contrastes suffisants, des tailles de texte </w:t>
      </w:r>
      <w:r w:rsidR="0246D088">
        <w:t>et couleurs</w:t>
      </w:r>
      <w:r w:rsidR="00AA0F0E">
        <w:t xml:space="preserve"> </w:t>
      </w:r>
      <w:r w:rsidR="00AA0F0E" w:rsidRPr="00AA0F0E">
        <w:t>adaptables et une navigation simplifiée</w:t>
      </w:r>
    </w:p>
    <w:p w14:paraId="34B61CF9" w14:textId="35C50D0F" w:rsidR="00AA0F0E" w:rsidRPr="00AA0F0E" w:rsidRDefault="002920B5" w:rsidP="002B4639">
      <w:pPr>
        <w:numPr>
          <w:ilvl w:val="0"/>
          <w:numId w:val="13"/>
        </w:numPr>
      </w:pPr>
      <w:r w:rsidRPr="00AA0F0E">
        <w:t>Proposer</w:t>
      </w:r>
      <w:r w:rsidR="00AA0F0E" w:rsidRPr="00AA0F0E">
        <w:t xml:space="preserve"> des alternatives textuelles aux contenus visuels et sonores</w:t>
      </w:r>
    </w:p>
    <w:p w14:paraId="7C6CD80E" w14:textId="77777777" w:rsidR="00D07ED1" w:rsidRPr="00AA0F0E" w:rsidRDefault="00D07ED1" w:rsidP="00AA0F0E"/>
    <w:p w14:paraId="10833363" w14:textId="51467EEE" w:rsidR="00D07ED1" w:rsidRPr="00884D54" w:rsidRDefault="00D07ED1" w:rsidP="00D07ED1">
      <w:r w:rsidRPr="00AA0F0E">
        <w:t xml:space="preserve">Le soumissionnaire devra garantir la </w:t>
      </w:r>
      <w:r w:rsidRPr="00AA0F0E">
        <w:rPr>
          <w:b/>
          <w:bCs/>
        </w:rPr>
        <w:t>conformité</w:t>
      </w:r>
      <w:r w:rsidRPr="00AA0F0E">
        <w:t xml:space="preserve"> de la solution</w:t>
      </w:r>
      <w:r>
        <w:t xml:space="preserve"> </w:t>
      </w:r>
      <w:r w:rsidRPr="00E467C3">
        <w:t xml:space="preserve">au </w:t>
      </w:r>
      <w:r w:rsidRPr="00E467C3">
        <w:rPr>
          <w:b/>
        </w:rPr>
        <w:t>RGAA</w:t>
      </w:r>
      <w:r w:rsidRPr="00E467C3">
        <w:t xml:space="preserve"> (Référentiel Général d’Amélioration de l’Accessibilité)</w:t>
      </w:r>
    </w:p>
    <w:p w14:paraId="1E575ECF" w14:textId="77777777" w:rsidR="00AA0F0E" w:rsidRDefault="00AA0F0E" w:rsidP="00AA0F0E"/>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1004CD" w14:paraId="6926CA4B" w14:textId="77777777" w:rsidTr="00E467C3">
        <w:tc>
          <w:tcPr>
            <w:tcW w:w="1564" w:type="dxa"/>
            <w:vAlign w:val="center"/>
          </w:tcPr>
          <w:p w14:paraId="3DBEF214" w14:textId="026C5737" w:rsidR="001004CD" w:rsidRDefault="001004CD">
            <w:pPr>
              <w:jc w:val="center"/>
              <w:rPr>
                <w:color w:val="C00000"/>
              </w:rPr>
            </w:pPr>
            <w:r w:rsidRPr="004E1FF9">
              <w:rPr>
                <w:color w:val="C00000"/>
              </w:rPr>
              <w:t>Exigence n°</w:t>
            </w:r>
            <w:r>
              <w:rPr>
                <w:color w:val="C00000"/>
              </w:rPr>
              <w:t>11</w:t>
            </w:r>
          </w:p>
          <w:p w14:paraId="6159CC8B" w14:textId="4FF34C7F" w:rsidR="001004CD" w:rsidRPr="00DC28EC" w:rsidRDefault="001004CD">
            <w:pPr>
              <w:jc w:val="center"/>
              <w:rPr>
                <w:i/>
                <w:iCs/>
              </w:rPr>
            </w:pPr>
            <w:r w:rsidRPr="001004CD">
              <w:rPr>
                <w:i/>
                <w:iCs/>
                <w:sz w:val="20"/>
                <w:szCs w:val="20"/>
              </w:rPr>
              <w:t>Conformité accessibilité numérique</w:t>
            </w:r>
          </w:p>
        </w:tc>
        <w:tc>
          <w:tcPr>
            <w:tcW w:w="7503" w:type="dxa"/>
            <w:vAlign w:val="center"/>
          </w:tcPr>
          <w:p w14:paraId="4D08E42F" w14:textId="6E493C00" w:rsidR="001004CD" w:rsidRDefault="001004CD">
            <w:r w:rsidRPr="001004CD">
              <w:t>L’application et la plateforme devront respecter les exigences du Référentiel Général d’Amélioration de l’Accessibilité (RGAA), afin de garantir un accès équitable et inclusif à l’ensemble des utilisateurs.</w:t>
            </w:r>
            <w:r w:rsidR="00D86256">
              <w:t xml:space="preserve"> Le soumissionnaire précisera </w:t>
            </w:r>
            <w:r w:rsidR="00041FCD">
              <w:t>les fonctions dédiées aux malvoyants ou malentendants (ex. option de lecture des contenus, option de couleurs adaptées pour les daltoniens)</w:t>
            </w:r>
          </w:p>
        </w:tc>
      </w:tr>
    </w:tbl>
    <w:p w14:paraId="4F7B06C1" w14:textId="77777777" w:rsidR="001004CD" w:rsidRPr="00AA0F0E" w:rsidRDefault="001004CD" w:rsidP="00AA0F0E"/>
    <w:p w14:paraId="41E41CD4" w14:textId="745F5D67" w:rsidR="00503F7D" w:rsidRDefault="00777022" w:rsidP="005210DE">
      <w:pPr>
        <w:pStyle w:val="Titre3"/>
      </w:pPr>
      <w:bookmarkStart w:id="54" w:name="_Toc212800627"/>
      <w:r>
        <w:t>Administration de l’application</w:t>
      </w:r>
      <w:bookmarkEnd w:id="54"/>
    </w:p>
    <w:p w14:paraId="1060F527" w14:textId="77777777" w:rsidR="00D25D26" w:rsidRPr="00D25D26" w:rsidRDefault="00D25D26" w:rsidP="00D25D26"/>
    <w:p w14:paraId="1C504BC8" w14:textId="58CBE249" w:rsidR="003D06D2" w:rsidRDefault="003D06D2" w:rsidP="003936FC">
      <w:pPr>
        <w:pStyle w:val="Titre4"/>
      </w:pPr>
      <w:r>
        <w:t>Portail d’</w:t>
      </w:r>
      <w:r w:rsidR="0061303C">
        <w:t>administration</w:t>
      </w:r>
      <w:r>
        <w:t xml:space="preserve"> </w:t>
      </w:r>
    </w:p>
    <w:p w14:paraId="316F5FCE" w14:textId="77777777" w:rsidR="00DD684A" w:rsidRDefault="00DD684A" w:rsidP="00EC7D7D"/>
    <w:p w14:paraId="78115E0B" w14:textId="77777777" w:rsidR="00DD684A" w:rsidRDefault="00DD684A" w:rsidP="00EC7D7D"/>
    <w:p w14:paraId="2CD19154" w14:textId="20B4F239" w:rsidR="00DD684A" w:rsidRPr="00813CFF" w:rsidRDefault="00DD684A" w:rsidP="00DD684A">
      <w:r w:rsidRPr="00813CFF">
        <w:t>Le portail d’administration devra permettre à Praemia REIM de configurer, administrer et superviser l’ensemble des éléments fonctionnels et techniques de la solution.</w:t>
      </w:r>
      <w:r w:rsidRPr="00813CFF">
        <w:br/>
      </w:r>
      <w:r w:rsidR="00B75A26">
        <w:t xml:space="preserve"> </w:t>
      </w:r>
      <w:r w:rsidRPr="00813CFF">
        <w:t>Il constituera l’interface central de gestion du système, garantissant une administration simple, sécurisée et hiérarchisée selon les profils d’accès.</w:t>
      </w:r>
    </w:p>
    <w:p w14:paraId="3174389C" w14:textId="77777777" w:rsidR="00B75A26" w:rsidRPr="00813CFF" w:rsidRDefault="00B75A26" w:rsidP="00DD684A"/>
    <w:p w14:paraId="7EC10CCB" w14:textId="77777777" w:rsidR="00DD684A" w:rsidRPr="00813CFF" w:rsidRDefault="00DD684A" w:rsidP="00DD684A">
      <w:r w:rsidRPr="00813CFF">
        <w:t>La solution devra permettre :</w:t>
      </w:r>
    </w:p>
    <w:p w14:paraId="4F14BA50" w14:textId="1288F355" w:rsidR="00DD684A" w:rsidRPr="00813CFF" w:rsidRDefault="002920B5" w:rsidP="005F5039">
      <w:pPr>
        <w:numPr>
          <w:ilvl w:val="0"/>
          <w:numId w:val="63"/>
        </w:numPr>
      </w:pPr>
      <w:r w:rsidRPr="00813CFF">
        <w:t>La</w:t>
      </w:r>
      <w:r w:rsidR="00DD684A" w:rsidRPr="00813CFF">
        <w:t xml:space="preserve"> configuration des profils et rôles utilisateurs, incluant les niveaux de droits, les accès aux modules et la visibilité sur les sites</w:t>
      </w:r>
    </w:p>
    <w:p w14:paraId="693C5E8F" w14:textId="338945D4" w:rsidR="00DD684A" w:rsidRPr="00813CFF" w:rsidRDefault="002920B5" w:rsidP="005F5039">
      <w:pPr>
        <w:numPr>
          <w:ilvl w:val="0"/>
          <w:numId w:val="63"/>
        </w:numPr>
      </w:pPr>
      <w:r w:rsidRPr="00813CFF">
        <w:t>La</w:t>
      </w:r>
      <w:r w:rsidR="00DD684A" w:rsidRPr="00813CFF">
        <w:t xml:space="preserve"> gestion centralisée des sites, </w:t>
      </w:r>
      <w:r w:rsidR="0095232D">
        <w:t xml:space="preserve">des entreprises locataires, </w:t>
      </w:r>
      <w:r w:rsidR="00DD684A" w:rsidRPr="00813CFF">
        <w:t>des services et des fonctionnalités activées (activation/désactivation de modules selon les immeubles ou les périmètres)</w:t>
      </w:r>
    </w:p>
    <w:p w14:paraId="4C048970" w14:textId="649D6A12" w:rsidR="00DD684A" w:rsidRPr="00840FF7" w:rsidRDefault="002920B5" w:rsidP="005F5039">
      <w:pPr>
        <w:numPr>
          <w:ilvl w:val="0"/>
          <w:numId w:val="63"/>
        </w:numPr>
      </w:pPr>
      <w:r w:rsidRPr="00840FF7">
        <w:t>La</w:t>
      </w:r>
      <w:r w:rsidR="00DD684A" w:rsidRPr="00840FF7">
        <w:t xml:space="preserve"> création, modification et suppression de comptes utilisateurs, prestataires ou partenaires, avec suivi de l’historique des actions</w:t>
      </w:r>
    </w:p>
    <w:p w14:paraId="65196055" w14:textId="108235F1" w:rsidR="00DD684A" w:rsidRPr="00813CFF" w:rsidRDefault="002920B5" w:rsidP="005F5039">
      <w:pPr>
        <w:numPr>
          <w:ilvl w:val="0"/>
          <w:numId w:val="63"/>
        </w:numPr>
      </w:pPr>
      <w:r w:rsidRPr="00813CFF">
        <w:t>La</w:t>
      </w:r>
      <w:r w:rsidR="00DD684A" w:rsidRPr="00813CFF">
        <w:t xml:space="preserve"> paramétrisation des règles d’accès, notifications et workflows selon le rôle (administrateur, prestataire, </w:t>
      </w:r>
      <w:r w:rsidR="4470B9DA">
        <w:t xml:space="preserve">client locataire, </w:t>
      </w:r>
      <w:r w:rsidR="009C17FB">
        <w:t>A</w:t>
      </w:r>
      <w:r w:rsidR="4470B9DA">
        <w:t xml:space="preserve">sset </w:t>
      </w:r>
      <w:r w:rsidR="009C17FB">
        <w:t>M</w:t>
      </w:r>
      <w:r w:rsidR="4470B9DA">
        <w:t xml:space="preserve">anager, </w:t>
      </w:r>
      <w:r w:rsidR="009C17FB">
        <w:t>P</w:t>
      </w:r>
      <w:r w:rsidR="4470B9DA">
        <w:t xml:space="preserve">roperty </w:t>
      </w:r>
      <w:r w:rsidR="009C17FB">
        <w:t>M</w:t>
      </w:r>
      <w:r w:rsidR="4470B9DA">
        <w:t xml:space="preserve">anager, </w:t>
      </w:r>
      <w:r w:rsidR="00DD684A">
        <w:t>utilisateur</w:t>
      </w:r>
      <w:r w:rsidR="00DD684A" w:rsidRPr="00813CFF">
        <w:t xml:space="preserve"> final</w:t>
      </w:r>
      <w:r w:rsidR="14934FA5">
        <w:t>...</w:t>
      </w:r>
      <w:r w:rsidR="00DD684A">
        <w:t>)</w:t>
      </w:r>
    </w:p>
    <w:p w14:paraId="19918422" w14:textId="5D3227F4" w:rsidR="00DD684A" w:rsidRPr="00813CFF" w:rsidRDefault="002920B5" w:rsidP="005F5039">
      <w:pPr>
        <w:numPr>
          <w:ilvl w:val="0"/>
          <w:numId w:val="63"/>
        </w:numPr>
      </w:pPr>
      <w:r w:rsidRPr="00813CFF">
        <w:t>La</w:t>
      </w:r>
      <w:r w:rsidR="00DD684A" w:rsidRPr="00813CFF">
        <w:t xml:space="preserve"> consultation des indicateurs d’usage et de performance liés à l’administration (volume d’utilisateurs, connexions, modules actifs, incidents</w:t>
      </w:r>
      <w:r w:rsidR="1F356FCA">
        <w:t>...</w:t>
      </w:r>
      <w:r w:rsidR="00DD684A">
        <w:t>)</w:t>
      </w:r>
    </w:p>
    <w:p w14:paraId="7E86CB5D" w14:textId="226CAE25" w:rsidR="00DD684A" w:rsidRPr="00813CFF" w:rsidRDefault="002920B5" w:rsidP="005F5039">
      <w:pPr>
        <w:numPr>
          <w:ilvl w:val="0"/>
          <w:numId w:val="63"/>
        </w:numPr>
      </w:pPr>
      <w:r w:rsidRPr="00813CFF">
        <w:lastRenderedPageBreak/>
        <w:t>La</w:t>
      </w:r>
      <w:r w:rsidR="00DD684A" w:rsidRPr="00813CFF">
        <w:t xml:space="preserve"> traçabilité complète des actions d’administration, incluant l’auteur, la date, l’objet et le résultat de chaque modification</w:t>
      </w:r>
    </w:p>
    <w:p w14:paraId="1434A5C6" w14:textId="77777777" w:rsidR="00DD684A" w:rsidRPr="00813CFF" w:rsidRDefault="00DD684A" w:rsidP="00DD684A">
      <w:pPr>
        <w:ind w:left="720"/>
      </w:pPr>
    </w:p>
    <w:p w14:paraId="1CEEE877" w14:textId="77777777" w:rsidR="009C61FA" w:rsidRDefault="009C61FA" w:rsidP="009C61FA">
      <w:r>
        <w:t>L’évolution des clients locataires étant fréquente, la création, la mise à jour et l’affectation des locataires aux immeubles devront être synchronisées automatiquement. Salesforce, le CRM utilisé par Praemia REIM et intégrant les informations d’états locatifs, constituera la base de référence pour les clients locataires et les surfaces associées.</w:t>
      </w:r>
    </w:p>
    <w:p w14:paraId="14739E87" w14:textId="77777777" w:rsidR="009C61FA" w:rsidRDefault="009C61FA" w:rsidP="009C61FA"/>
    <w:p w14:paraId="627FA1B4" w14:textId="30428ACC" w:rsidR="00C8670F" w:rsidRDefault="009C61FA" w:rsidP="009C61FA">
      <w:r>
        <w:t>La création des entreprises locataires au sein d’un actif devra être automatiquement déclenchée depuis Salesforce lors de la création d’un immeuble dans la plateforme (application Immeuble et portail locataire), ainsi que tout au long du cycle de vie de l’actif. La surface occupée par chaque locataire servira de base pour l’attribution automatique des crédits, notamment ceux utilisés pour les réservations d’espaces communs.</w:t>
      </w:r>
    </w:p>
    <w:p w14:paraId="4B6CD4E0" w14:textId="77777777" w:rsidR="009C61FA" w:rsidRDefault="009C61FA" w:rsidP="009C61FA"/>
    <w:p w14:paraId="42C8617D" w14:textId="745A3C89" w:rsidR="00DD684A" w:rsidRPr="00813CFF" w:rsidRDefault="00DD684A" w:rsidP="00DD684A">
      <w:r w:rsidRPr="00813CFF">
        <w:t xml:space="preserve">Le portail devra être accessible depuis une interface web sécurisée, et disponible </w:t>
      </w:r>
      <w:r w:rsidR="0061303C">
        <w:t>pour</w:t>
      </w:r>
      <w:r w:rsidRPr="00813CFF">
        <w:t xml:space="preserve"> :</w:t>
      </w:r>
    </w:p>
    <w:p w14:paraId="3BADDB36" w14:textId="77777777" w:rsidR="0061303C" w:rsidRPr="00813CFF" w:rsidRDefault="0061303C" w:rsidP="00DD684A"/>
    <w:p w14:paraId="1C50D9F8" w14:textId="58BD372B" w:rsidR="00DD684A" w:rsidRPr="00813CFF" w:rsidRDefault="00DD684A" w:rsidP="005F5039">
      <w:pPr>
        <w:numPr>
          <w:ilvl w:val="0"/>
          <w:numId w:val="64"/>
        </w:numPr>
      </w:pPr>
      <w:r w:rsidRPr="00813CFF">
        <w:t>Praemia REIM, afin d’administrer le périmètre global de la solution (application servicielle et plateforme locataire)</w:t>
      </w:r>
    </w:p>
    <w:p w14:paraId="64C6C599" w14:textId="361786E9" w:rsidR="00DD684A" w:rsidRDefault="0061303C" w:rsidP="005F5039">
      <w:pPr>
        <w:numPr>
          <w:ilvl w:val="0"/>
          <w:numId w:val="64"/>
        </w:numPr>
      </w:pPr>
      <w:r>
        <w:t>L</w:t>
      </w:r>
      <w:r w:rsidR="00DD684A" w:rsidRPr="00813CFF">
        <w:t>es prestataires partenaires (maintenance, fitness, restauration, hospitality</w:t>
      </w:r>
      <w:r w:rsidR="002003B7">
        <w:t xml:space="preserve"> management</w:t>
      </w:r>
      <w:r w:rsidR="00DD684A" w:rsidRPr="00813CFF">
        <w:t>, etc.), dans un périmètre restreint et paramétrable, selon leurs missions et droits d’accès spécifiques.</w:t>
      </w:r>
    </w:p>
    <w:p w14:paraId="118585B2" w14:textId="77777777" w:rsidR="00287C21" w:rsidRDefault="00287C21" w:rsidP="00287C21"/>
    <w:p w14:paraId="38977BDD" w14:textId="77777777" w:rsidR="00DD684A" w:rsidRDefault="00DD684A" w:rsidP="00DD684A"/>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DD684A" w14:paraId="5B24E067" w14:textId="77777777" w:rsidTr="005C6E4D">
        <w:trPr>
          <w:trHeight w:val="1464"/>
        </w:trPr>
        <w:tc>
          <w:tcPr>
            <w:tcW w:w="1564" w:type="dxa"/>
            <w:vAlign w:val="center"/>
          </w:tcPr>
          <w:p w14:paraId="26779BBD" w14:textId="77777777" w:rsidR="00DD684A" w:rsidRDefault="00DD684A" w:rsidP="00A260A7">
            <w:pPr>
              <w:jc w:val="center"/>
              <w:rPr>
                <w:color w:val="C00000"/>
              </w:rPr>
            </w:pPr>
            <w:r w:rsidRPr="004E1FF9">
              <w:rPr>
                <w:color w:val="C00000"/>
              </w:rPr>
              <w:t>Exigence n°</w:t>
            </w:r>
            <w:r>
              <w:rPr>
                <w:color w:val="C00000"/>
              </w:rPr>
              <w:t>xx</w:t>
            </w:r>
          </w:p>
          <w:p w14:paraId="559E5BF4" w14:textId="77777777" w:rsidR="00DD684A" w:rsidRPr="00DC28EC" w:rsidRDefault="00DD684A" w:rsidP="00A260A7">
            <w:pPr>
              <w:jc w:val="center"/>
              <w:rPr>
                <w:i/>
                <w:iCs/>
              </w:rPr>
            </w:pPr>
            <w:r w:rsidRPr="00813CFF">
              <w:rPr>
                <w:i/>
                <w:iCs/>
                <w:sz w:val="20"/>
                <w:szCs w:val="20"/>
              </w:rPr>
              <w:t>Configuration des profils et des droits d’accès</w:t>
            </w:r>
          </w:p>
        </w:tc>
        <w:tc>
          <w:tcPr>
            <w:tcW w:w="7503" w:type="dxa"/>
            <w:vAlign w:val="center"/>
          </w:tcPr>
          <w:p w14:paraId="373A859E" w14:textId="77777777" w:rsidR="00DD684A" w:rsidRDefault="00DD684A" w:rsidP="00A260A7">
            <w:r w:rsidRPr="00813CFF">
              <w:t>La solution devra permettre la création et la configuration de profils utilisateurs personnalisés, incluant la définition des rôles, niveaux d’accès, périmètres fonctionnels et sites autorisés, afin d’assurer une gestion hiérarchisée et sécurisée des utilisateurs.</w:t>
            </w:r>
          </w:p>
        </w:tc>
      </w:tr>
      <w:tr w:rsidR="00DD684A" w14:paraId="0D0516B9" w14:textId="77777777" w:rsidTr="005C6E4D">
        <w:trPr>
          <w:trHeight w:val="1261"/>
        </w:trPr>
        <w:tc>
          <w:tcPr>
            <w:tcW w:w="1564" w:type="dxa"/>
            <w:vAlign w:val="center"/>
          </w:tcPr>
          <w:p w14:paraId="30C1BFBD" w14:textId="77777777" w:rsidR="00DD684A" w:rsidRDefault="00DD684A" w:rsidP="00A260A7">
            <w:pPr>
              <w:jc w:val="center"/>
              <w:rPr>
                <w:color w:val="C00000"/>
              </w:rPr>
            </w:pPr>
            <w:r w:rsidRPr="004E1FF9">
              <w:rPr>
                <w:color w:val="C00000"/>
              </w:rPr>
              <w:t>Exigence n°</w:t>
            </w:r>
            <w:r>
              <w:rPr>
                <w:color w:val="C00000"/>
              </w:rPr>
              <w:t>xx</w:t>
            </w:r>
          </w:p>
          <w:p w14:paraId="13E573DB" w14:textId="77777777" w:rsidR="00DD684A" w:rsidRPr="00DC28EC" w:rsidRDefault="00DD684A" w:rsidP="00A260A7">
            <w:pPr>
              <w:jc w:val="center"/>
              <w:rPr>
                <w:i/>
                <w:iCs/>
                <w:color w:val="C00000"/>
              </w:rPr>
            </w:pPr>
            <w:r w:rsidRPr="00813CFF">
              <w:rPr>
                <w:i/>
                <w:iCs/>
                <w:sz w:val="20"/>
                <w:szCs w:val="20"/>
              </w:rPr>
              <w:t>Gestion centralisée de l’administration</w:t>
            </w:r>
          </w:p>
        </w:tc>
        <w:tc>
          <w:tcPr>
            <w:tcW w:w="7503" w:type="dxa"/>
            <w:vAlign w:val="center"/>
          </w:tcPr>
          <w:p w14:paraId="649A42E4" w14:textId="60F827BD" w:rsidR="00DD684A" w:rsidRDefault="00DD684A" w:rsidP="00A260A7">
            <w:r w:rsidRPr="00813CFF">
              <w:t>Le portail d’administration devra permettre à Praemia REIM de paramétrer et superviser l’ensemble des sites, des modules et des utilisateurs depuis une interface unique, avec activation ou désactivation des fonctionnalités par périmètre.</w:t>
            </w:r>
          </w:p>
        </w:tc>
      </w:tr>
      <w:tr w:rsidR="00DD684A" w14:paraId="466D12C0" w14:textId="77777777" w:rsidTr="005C6E4D">
        <w:tc>
          <w:tcPr>
            <w:tcW w:w="1564" w:type="dxa"/>
            <w:vAlign w:val="center"/>
          </w:tcPr>
          <w:p w14:paraId="17456E48" w14:textId="77777777" w:rsidR="00DD684A" w:rsidRDefault="00DD684A" w:rsidP="00A260A7">
            <w:pPr>
              <w:jc w:val="center"/>
              <w:rPr>
                <w:color w:val="C00000"/>
              </w:rPr>
            </w:pPr>
            <w:r w:rsidRPr="004E1FF9">
              <w:rPr>
                <w:color w:val="C00000"/>
              </w:rPr>
              <w:t>Exigence n°</w:t>
            </w:r>
            <w:r>
              <w:rPr>
                <w:color w:val="C00000"/>
              </w:rPr>
              <w:t>xx</w:t>
            </w:r>
          </w:p>
          <w:p w14:paraId="5DA48709" w14:textId="77777777" w:rsidR="00DD684A" w:rsidRPr="004E1FF9" w:rsidRDefault="00DD684A" w:rsidP="00A260A7">
            <w:pPr>
              <w:jc w:val="center"/>
              <w:rPr>
                <w:color w:val="C00000"/>
              </w:rPr>
            </w:pPr>
            <w:r w:rsidRPr="00813CFF">
              <w:rPr>
                <w:i/>
                <w:iCs/>
                <w:sz w:val="20"/>
                <w:szCs w:val="20"/>
              </w:rPr>
              <w:t>Traçabilité et audit des actions d’administration</w:t>
            </w:r>
          </w:p>
        </w:tc>
        <w:tc>
          <w:tcPr>
            <w:tcW w:w="7503" w:type="dxa"/>
            <w:vAlign w:val="center"/>
          </w:tcPr>
          <w:p w14:paraId="0BDD5E08" w14:textId="77777777" w:rsidR="00DD684A" w:rsidRPr="00813CFF" w:rsidRDefault="00DD684A" w:rsidP="00A260A7">
            <w:r w:rsidRPr="00813CFF">
              <w:t>La solution devra assurer une traçabilité complète de toutes les actions d’administration, incluant la date, l’auteur, le type de modification et l’objet concerné, afin de garantir la sécurité et la conformité des opérations.</w:t>
            </w:r>
          </w:p>
        </w:tc>
      </w:tr>
      <w:tr w:rsidR="00533CC2" w14:paraId="1E009E40" w14:textId="77777777" w:rsidTr="005C6E4D">
        <w:tc>
          <w:tcPr>
            <w:tcW w:w="1564" w:type="dxa"/>
            <w:vAlign w:val="center"/>
          </w:tcPr>
          <w:p w14:paraId="4B481793" w14:textId="77777777" w:rsidR="00533CC2" w:rsidRDefault="00533CC2" w:rsidP="00533CC2">
            <w:pPr>
              <w:jc w:val="center"/>
              <w:rPr>
                <w:color w:val="C00000"/>
              </w:rPr>
            </w:pPr>
            <w:r w:rsidRPr="004E1FF9">
              <w:rPr>
                <w:color w:val="C00000"/>
              </w:rPr>
              <w:t>Exigence n°</w:t>
            </w:r>
            <w:r>
              <w:rPr>
                <w:color w:val="C00000"/>
              </w:rPr>
              <w:t>xx</w:t>
            </w:r>
          </w:p>
          <w:p w14:paraId="3D35DAD6" w14:textId="4519C606" w:rsidR="00533CC2" w:rsidRPr="004E1FF9" w:rsidRDefault="00533CC2" w:rsidP="00533CC2">
            <w:pPr>
              <w:jc w:val="center"/>
              <w:rPr>
                <w:color w:val="C00000"/>
              </w:rPr>
            </w:pPr>
            <w:r>
              <w:rPr>
                <w:i/>
                <w:iCs/>
                <w:sz w:val="20"/>
                <w:szCs w:val="20"/>
              </w:rPr>
              <w:t xml:space="preserve">Intégration des </w:t>
            </w:r>
            <w:r w:rsidR="00B70CFA">
              <w:rPr>
                <w:i/>
                <w:iCs/>
                <w:sz w:val="20"/>
                <w:szCs w:val="20"/>
              </w:rPr>
              <w:t>clients locataires depuis Salesforce</w:t>
            </w:r>
          </w:p>
        </w:tc>
        <w:tc>
          <w:tcPr>
            <w:tcW w:w="7503" w:type="dxa"/>
            <w:vAlign w:val="center"/>
          </w:tcPr>
          <w:p w14:paraId="5619272C" w14:textId="1D567F57" w:rsidR="00533CC2" w:rsidRPr="00813CFF" w:rsidRDefault="00CE7A93" w:rsidP="00A260A7">
            <w:r w:rsidRPr="00CE7A93">
              <w:t>La solution devra assurer la synchronisation automatique entre Salesforce et la plateforme locataire pour la création, la mise à jour et l’affectation des entreprises locataires aux immeubles. Salesforce fera référence pour les données locataires et surfaces. La surface occupée par chaque locataire devra permettre l’attribution automatique des crédits utilisés (ex. réservations d’espaces communs).</w:t>
            </w:r>
          </w:p>
        </w:tc>
      </w:tr>
    </w:tbl>
    <w:p w14:paraId="37D05868" w14:textId="77777777" w:rsidR="00EC7D7D" w:rsidRPr="00EC7D7D" w:rsidRDefault="00EC7D7D" w:rsidP="00EC7D7D"/>
    <w:p w14:paraId="694D32C6" w14:textId="3A1DD7CC" w:rsidR="003936FC" w:rsidRDefault="003936FC" w:rsidP="003936FC">
      <w:pPr>
        <w:pStyle w:val="Titre4"/>
      </w:pPr>
      <w:r>
        <w:t>Gestion des comptes utilisateurs</w:t>
      </w:r>
      <w:r w:rsidR="00376A86">
        <w:t xml:space="preserve"> et privilèges</w:t>
      </w:r>
    </w:p>
    <w:p w14:paraId="51A1CCFD" w14:textId="77777777" w:rsidR="003936FC" w:rsidRDefault="003936FC" w:rsidP="003936FC"/>
    <w:p w14:paraId="01A58720" w14:textId="5C4E352A" w:rsidR="00BA49E4" w:rsidRPr="00BA49E4" w:rsidRDefault="00BA49E4" w:rsidP="00BA49E4">
      <w:pPr>
        <w:rPr>
          <w:b/>
          <w:bCs/>
        </w:rPr>
      </w:pPr>
      <w:r w:rsidRPr="00BA49E4">
        <w:rPr>
          <w:b/>
          <w:bCs/>
        </w:rPr>
        <w:t xml:space="preserve">Profil utilisateur unifié </w:t>
      </w:r>
      <w:r w:rsidR="005C4B26">
        <w:rPr>
          <w:b/>
          <w:bCs/>
        </w:rPr>
        <w:t>pour l’a</w:t>
      </w:r>
      <w:r w:rsidRPr="00BA49E4">
        <w:rPr>
          <w:b/>
          <w:bCs/>
        </w:rPr>
        <w:t xml:space="preserve">pplication </w:t>
      </w:r>
      <w:r w:rsidR="005C4B26">
        <w:rPr>
          <w:b/>
          <w:bCs/>
        </w:rPr>
        <w:t>servicielle et</w:t>
      </w:r>
      <w:r w:rsidRPr="00BA49E4">
        <w:rPr>
          <w:b/>
          <w:bCs/>
        </w:rPr>
        <w:t xml:space="preserve"> </w:t>
      </w:r>
      <w:r w:rsidR="005C4B26">
        <w:rPr>
          <w:b/>
          <w:bCs/>
        </w:rPr>
        <w:t>la p</w:t>
      </w:r>
      <w:r w:rsidRPr="00BA49E4">
        <w:rPr>
          <w:b/>
          <w:bCs/>
        </w:rPr>
        <w:t>lateforme locataire</w:t>
      </w:r>
    </w:p>
    <w:p w14:paraId="463D9591" w14:textId="77777777" w:rsidR="00BA49E4" w:rsidRPr="00BA49E4" w:rsidRDefault="00BA49E4" w:rsidP="00BA49E4">
      <w:r w:rsidRPr="00BA49E4">
        <w:t>Le soumissionnaire devra garantir la mise en œuvre d’un profil utilisateur unique, valable à la fois pour :</w:t>
      </w:r>
    </w:p>
    <w:p w14:paraId="439FA555" w14:textId="2B195BB2" w:rsidR="00BA49E4" w:rsidRPr="00BA49E4" w:rsidRDefault="007A2A23" w:rsidP="005F5039">
      <w:pPr>
        <w:numPr>
          <w:ilvl w:val="0"/>
          <w:numId w:val="46"/>
        </w:numPr>
      </w:pPr>
      <w:r w:rsidRPr="00BA49E4">
        <w:t>L’application</w:t>
      </w:r>
      <w:r w:rsidR="00BA49E4" w:rsidRPr="00BA49E4">
        <w:t xml:space="preserve"> servicielle (Lot 1.1), dédiée aux occupants, visiteurs et collaborateurs Praemia REIM</w:t>
      </w:r>
    </w:p>
    <w:p w14:paraId="5E968206" w14:textId="06DF93EF" w:rsidR="00BA49E4" w:rsidRPr="00BA49E4" w:rsidRDefault="007A2A23" w:rsidP="005F5039">
      <w:pPr>
        <w:numPr>
          <w:ilvl w:val="0"/>
          <w:numId w:val="46"/>
        </w:numPr>
      </w:pPr>
      <w:r w:rsidRPr="00BA49E4">
        <w:t>La</w:t>
      </w:r>
      <w:r w:rsidR="00BA49E4" w:rsidRPr="00BA49E4">
        <w:t xml:space="preserve"> plateforme locataire (Lot 1.2), dédiée aux échanges administratifs</w:t>
      </w:r>
      <w:r w:rsidR="4FFAA3A3">
        <w:t>, relationnels</w:t>
      </w:r>
      <w:r w:rsidR="00BA49E4" w:rsidRPr="00BA49E4">
        <w:t xml:space="preserve"> et </w:t>
      </w:r>
      <w:r w:rsidR="00BA49E4" w:rsidRPr="00BA49E4">
        <w:lastRenderedPageBreak/>
        <w:t>techniques avec les sociétés locataires</w:t>
      </w:r>
    </w:p>
    <w:p w14:paraId="754A171C" w14:textId="77777777" w:rsidR="00B33D21" w:rsidRDefault="00B33D21" w:rsidP="00BA49E4"/>
    <w:p w14:paraId="4F06F958" w14:textId="77777777" w:rsidR="00BA49E4" w:rsidRPr="00BA49E4" w:rsidRDefault="00BA49E4" w:rsidP="00BA49E4">
      <w:r w:rsidRPr="00BA49E4">
        <w:t>Ce profil unique devra permettre :</w:t>
      </w:r>
    </w:p>
    <w:p w14:paraId="599F9490" w14:textId="77777777" w:rsidR="007A2A23" w:rsidRPr="00BA49E4" w:rsidRDefault="007A2A23" w:rsidP="00BA49E4"/>
    <w:p w14:paraId="599884A7" w14:textId="4A3AEA40" w:rsidR="00BA49E4" w:rsidRPr="00BA49E4" w:rsidRDefault="002B6DE5" w:rsidP="005F5039">
      <w:pPr>
        <w:numPr>
          <w:ilvl w:val="0"/>
          <w:numId w:val="47"/>
        </w:numPr>
      </w:pPr>
      <w:r w:rsidRPr="00BA49E4">
        <w:t>La</w:t>
      </w:r>
      <w:r w:rsidR="00BA49E4" w:rsidRPr="00BA49E4">
        <w:t xml:space="preserve"> gestion centralisée des rôles, droits et modules actifs pour chaque utilisateur, quel que soit le support (application ou plateforme)</w:t>
      </w:r>
    </w:p>
    <w:p w14:paraId="4B25D2C9" w14:textId="25685ADD" w:rsidR="00BA49E4" w:rsidRPr="00BA49E4" w:rsidRDefault="002B6DE5" w:rsidP="005F5039">
      <w:pPr>
        <w:numPr>
          <w:ilvl w:val="0"/>
          <w:numId w:val="47"/>
        </w:numPr>
      </w:pPr>
      <w:r w:rsidRPr="00BA49E4">
        <w:t>L’attribution</w:t>
      </w:r>
      <w:r w:rsidR="00BA49E4" w:rsidRPr="00BA49E4">
        <w:t xml:space="preserve"> dynamique des accès en fonction du site</w:t>
      </w:r>
      <w:r>
        <w:t xml:space="preserve"> et du profil </w:t>
      </w:r>
      <w:r w:rsidR="00BA49E4" w:rsidRPr="00BA49E4">
        <w:t>d’utilisateur (</w:t>
      </w:r>
      <w:r>
        <w:t xml:space="preserve">Utilisateur ou gestionnaire </w:t>
      </w:r>
      <w:r w:rsidR="00BA49E4" w:rsidRPr="00BA49E4">
        <w:t xml:space="preserve">Praemia, </w:t>
      </w:r>
      <w:r>
        <w:t xml:space="preserve">utilisateur final ou gestionnaire </w:t>
      </w:r>
      <w:r w:rsidR="00BA49E4" w:rsidRPr="00BA49E4">
        <w:t>locataire, prestataire)</w:t>
      </w:r>
    </w:p>
    <w:p w14:paraId="051433E0" w14:textId="3E644F4C" w:rsidR="00BA49E4" w:rsidRPr="00BA49E4" w:rsidRDefault="002920B5" w:rsidP="005F5039">
      <w:pPr>
        <w:numPr>
          <w:ilvl w:val="0"/>
          <w:numId w:val="47"/>
        </w:numPr>
      </w:pPr>
      <w:r w:rsidRPr="00BA49E4">
        <w:t>La</w:t>
      </w:r>
      <w:r w:rsidR="00BA49E4" w:rsidRPr="00BA49E4">
        <w:t xml:space="preserve"> synchronisation automatique des informations de compte entre les deux environnements (Lot 1.1 et Lot 1.2)</w:t>
      </w:r>
    </w:p>
    <w:p w14:paraId="4C0E423E" w14:textId="09AD2AD4" w:rsidR="008B5162" w:rsidRDefault="002920B5" w:rsidP="005F5039">
      <w:pPr>
        <w:numPr>
          <w:ilvl w:val="0"/>
          <w:numId w:val="47"/>
        </w:numPr>
      </w:pPr>
      <w:r w:rsidRPr="00BA49E4">
        <w:t>La</w:t>
      </w:r>
      <w:r w:rsidR="00BA49E4" w:rsidRPr="00BA49E4">
        <w:t xml:space="preserve"> désactivation simultanée du compte sur l’ensemble des modules en cas de départ ou de fin de mission</w:t>
      </w:r>
    </w:p>
    <w:p w14:paraId="1F48D6B0" w14:textId="77777777" w:rsidR="008B5162" w:rsidRDefault="008B5162" w:rsidP="00BA49E4"/>
    <w:p w14:paraId="4F3ABD7A" w14:textId="2DA2C29F" w:rsidR="00BA49E4" w:rsidRPr="00BA49E4" w:rsidRDefault="00BA49E4" w:rsidP="00BA49E4">
      <w:r w:rsidRPr="00BA49E4">
        <w:t xml:space="preserve">L’objectif est de garantir une expérience homogène et cohérente </w:t>
      </w:r>
      <w:r w:rsidR="007218F9">
        <w:t>sur l’ensemble de l’outil</w:t>
      </w:r>
      <w:r w:rsidRPr="00BA49E4">
        <w:t>, tout en simplifiant l’administration des utilisateurs à l’échelle du parc Praemia REIM.</w:t>
      </w:r>
    </w:p>
    <w:p w14:paraId="4AD5FE1E" w14:textId="77777777" w:rsidR="00BA49E4" w:rsidRDefault="00BA49E4" w:rsidP="003936FC">
      <w:pPr>
        <w:rPr>
          <w:highlight w:val="yellow"/>
        </w:rPr>
      </w:pPr>
    </w:p>
    <w:p w14:paraId="46E93C21" w14:textId="576EA30E" w:rsidR="00A31A71" w:rsidRPr="003272C2" w:rsidRDefault="00A31A71" w:rsidP="00A31A71">
      <w:pPr>
        <w:rPr>
          <w:b/>
          <w:bCs/>
        </w:rPr>
      </w:pPr>
      <w:r w:rsidRPr="003272C2">
        <w:rPr>
          <w:b/>
          <w:bCs/>
        </w:rPr>
        <w:t xml:space="preserve">Utilisateurs et </w:t>
      </w:r>
      <w:r w:rsidR="0062770B">
        <w:rPr>
          <w:b/>
          <w:bCs/>
        </w:rPr>
        <w:t>administrateurs</w:t>
      </w:r>
      <w:r w:rsidRPr="003272C2">
        <w:rPr>
          <w:b/>
          <w:bCs/>
        </w:rPr>
        <w:t xml:space="preserve"> Praemia REIM</w:t>
      </w:r>
    </w:p>
    <w:p w14:paraId="7CB4A875" w14:textId="77777777" w:rsidR="00A31A71" w:rsidRPr="00924D0C" w:rsidRDefault="00A31A71" w:rsidP="00A31A71"/>
    <w:p w14:paraId="0F94AB95" w14:textId="4994BF58" w:rsidR="00070627" w:rsidRDefault="00A31A71" w:rsidP="00A31A71">
      <w:r w:rsidRPr="00924D0C">
        <w:t>Les comptes utilisateurs Praemia REIM seront créés automatiquement à la première connexion SSO de l’utilisateur. Il sera automatiquement assigné sur le site siège.</w:t>
      </w:r>
      <w:r>
        <w:t xml:space="preserve"> </w:t>
      </w:r>
    </w:p>
    <w:p w14:paraId="30747223" w14:textId="77777777" w:rsidR="00070627" w:rsidRDefault="00070627" w:rsidP="00A31A71"/>
    <w:p w14:paraId="39AF94FA" w14:textId="7D6540D0" w:rsidR="00A31A71" w:rsidRDefault="00A31A71" w:rsidP="00A31A71">
      <w:r>
        <w:t>Le profil gestionnaire sera attribué aux utilisateurs en fonction de l’appartenance à un groupe Entra ID (ex. Azure AD) dédié, créé et maintenu par Praemia.</w:t>
      </w:r>
    </w:p>
    <w:p w14:paraId="67BC8939" w14:textId="77777777" w:rsidR="00A31A71" w:rsidRDefault="00A31A71" w:rsidP="003936FC">
      <w:pPr>
        <w:rPr>
          <w:highlight w:val="yellow"/>
        </w:rPr>
      </w:pPr>
    </w:p>
    <w:p w14:paraId="50F35FD5" w14:textId="77777777" w:rsidR="00FD7E17" w:rsidRDefault="00FD7E17" w:rsidP="003419F0"/>
    <w:p w14:paraId="21738084" w14:textId="377C970A" w:rsidR="00D74FD9" w:rsidRDefault="00D74FD9" w:rsidP="003419F0">
      <w:pPr>
        <w:rPr>
          <w:b/>
          <w:bCs/>
        </w:rPr>
      </w:pPr>
      <w:r w:rsidRPr="00981829">
        <w:rPr>
          <w:b/>
          <w:bCs/>
        </w:rPr>
        <w:t>Gestionnaires locataires</w:t>
      </w:r>
    </w:p>
    <w:p w14:paraId="05B14692" w14:textId="77777777" w:rsidR="007D6173" w:rsidRDefault="007D6173" w:rsidP="003419F0">
      <w:pPr>
        <w:rPr>
          <w:highlight w:val="yellow"/>
        </w:rPr>
      </w:pPr>
    </w:p>
    <w:p w14:paraId="7EB18651" w14:textId="77777777" w:rsidR="00FD54B2" w:rsidRPr="00FD54B2" w:rsidRDefault="00FD54B2" w:rsidP="00FD54B2">
      <w:r w:rsidRPr="00FD54B2">
        <w:t>L’accès des gestionnaires locataires s’effectuera via un compte nominatif, synchronisé avec le CRM utilisé par Praemia REIM : Salesforce.</w:t>
      </w:r>
    </w:p>
    <w:p w14:paraId="49F2E3AA" w14:textId="77777777" w:rsidR="00163ACE" w:rsidRDefault="00163ACE" w:rsidP="00163ACE"/>
    <w:p w14:paraId="2C591DAA" w14:textId="4D0813F8" w:rsidR="00163ACE" w:rsidRDefault="00FD54B2" w:rsidP="00163ACE">
      <w:r w:rsidRPr="00FD54B2">
        <w:t>On distinguera deux profils de gestionnaires locataires :</w:t>
      </w:r>
    </w:p>
    <w:p w14:paraId="07C1F594" w14:textId="77777777" w:rsidR="00163ACE" w:rsidRDefault="00FD54B2" w:rsidP="00FD54B2">
      <w:pPr>
        <w:pStyle w:val="Paragraphedeliste"/>
        <w:numPr>
          <w:ilvl w:val="0"/>
          <w:numId w:val="112"/>
        </w:numPr>
      </w:pPr>
      <w:r w:rsidRPr="00FD54B2">
        <w:rPr>
          <w:b/>
          <w:bCs/>
        </w:rPr>
        <w:t>Gestionnaire locataire principal</w:t>
      </w:r>
      <w:r w:rsidRPr="00FD54B2">
        <w:t>, disposant de droits étendus</w:t>
      </w:r>
    </w:p>
    <w:p w14:paraId="7B7AC350" w14:textId="61E4208F" w:rsidR="00FD54B2" w:rsidRDefault="00FD54B2" w:rsidP="00FD54B2">
      <w:pPr>
        <w:pStyle w:val="Paragraphedeliste"/>
        <w:numPr>
          <w:ilvl w:val="0"/>
          <w:numId w:val="112"/>
        </w:numPr>
      </w:pPr>
      <w:r w:rsidRPr="00FD54B2">
        <w:rPr>
          <w:b/>
          <w:bCs/>
        </w:rPr>
        <w:t>Gestionnaire locataire simple</w:t>
      </w:r>
      <w:r w:rsidRPr="00FD54B2">
        <w:t>, avec des droits restreints</w:t>
      </w:r>
    </w:p>
    <w:p w14:paraId="67A45621" w14:textId="77777777" w:rsidR="00163ACE" w:rsidRPr="00FD54B2" w:rsidRDefault="00163ACE" w:rsidP="00163ACE">
      <w:pPr>
        <w:pStyle w:val="Paragraphedeliste"/>
      </w:pPr>
    </w:p>
    <w:p w14:paraId="2EEF8E58" w14:textId="77777777" w:rsidR="00163ACE" w:rsidRDefault="00FD54B2" w:rsidP="00FD54B2">
      <w:r w:rsidRPr="00FD54B2">
        <w:t xml:space="preserve">Les comptes seront synchronisés avec les </w:t>
      </w:r>
      <w:r w:rsidRPr="00FD54B2">
        <w:rPr>
          <w:i/>
          <w:iCs/>
        </w:rPr>
        <w:t>contacts locataires</w:t>
      </w:r>
      <w:r w:rsidRPr="00FD54B2">
        <w:t xml:space="preserve"> de Salesforce afin d’assurer la cohérence des données entre les deux outils :</w:t>
      </w:r>
    </w:p>
    <w:p w14:paraId="43D82574" w14:textId="77777777" w:rsidR="00163ACE" w:rsidRDefault="00163ACE" w:rsidP="00FD54B2"/>
    <w:p w14:paraId="20C457C7" w14:textId="77777777" w:rsidR="00163ACE" w:rsidRDefault="00FD54B2" w:rsidP="00163ACE">
      <w:pPr>
        <w:pStyle w:val="Paragraphedeliste"/>
        <w:numPr>
          <w:ilvl w:val="0"/>
          <w:numId w:val="113"/>
        </w:numPr>
      </w:pPr>
      <w:r w:rsidRPr="00FD54B2">
        <w:t>La création d’un compte locataire dans Salesforce entraîne automatiquement la création du compte correspondant dans la plateforme locataire.</w:t>
      </w:r>
    </w:p>
    <w:p w14:paraId="20F715F5" w14:textId="6E13AC0C" w:rsidR="00163ACE" w:rsidRDefault="00FD54B2" w:rsidP="00163ACE">
      <w:pPr>
        <w:pStyle w:val="Paragraphedeliste"/>
        <w:numPr>
          <w:ilvl w:val="0"/>
          <w:numId w:val="113"/>
        </w:numPr>
      </w:pPr>
      <w:r w:rsidRPr="00FD54B2">
        <w:t>La création d’un compte dans la plateforme locataire crée un contact locataire dans Salesforce</w:t>
      </w:r>
    </w:p>
    <w:p w14:paraId="11AFD1E1" w14:textId="0E5BAD4A" w:rsidR="00163ACE" w:rsidRDefault="00FD54B2" w:rsidP="00163ACE">
      <w:pPr>
        <w:pStyle w:val="Paragraphedeliste"/>
        <w:numPr>
          <w:ilvl w:val="0"/>
          <w:numId w:val="113"/>
        </w:numPr>
      </w:pPr>
      <w:r w:rsidRPr="00FD54B2">
        <w:t>Toute modification des informations d</w:t>
      </w:r>
      <w:r w:rsidR="00C04190">
        <w:t xml:space="preserve">u compte </w:t>
      </w:r>
      <w:r w:rsidRPr="00FD54B2">
        <w:t>dans le portail locataire est répercutée automatiquement dans Salesforce</w:t>
      </w:r>
      <w:r w:rsidR="00C04190">
        <w:t xml:space="preserve"> et inversement</w:t>
      </w:r>
    </w:p>
    <w:p w14:paraId="2FA3D7DD" w14:textId="03BC4319" w:rsidR="00FD54B2" w:rsidRDefault="00FD54B2" w:rsidP="00163ACE">
      <w:pPr>
        <w:pStyle w:val="Paragraphedeliste"/>
        <w:numPr>
          <w:ilvl w:val="0"/>
          <w:numId w:val="113"/>
        </w:numPr>
      </w:pPr>
      <w:r w:rsidRPr="00FD54B2">
        <w:t xml:space="preserve">La suppression d’un compte gestionnaire dans le portail locataire entraîne le passage du contact associé au statut </w:t>
      </w:r>
      <w:r w:rsidRPr="00163ACE">
        <w:rPr>
          <w:i/>
          <w:iCs/>
        </w:rPr>
        <w:t>inactif</w:t>
      </w:r>
      <w:r w:rsidRPr="00FD54B2">
        <w:t xml:space="preserve"> dans Salesforce</w:t>
      </w:r>
    </w:p>
    <w:p w14:paraId="64DC0C04" w14:textId="77777777" w:rsidR="00163ACE" w:rsidRPr="00FD54B2" w:rsidRDefault="00163ACE" w:rsidP="00163ACE">
      <w:pPr>
        <w:pStyle w:val="Paragraphedeliste"/>
      </w:pPr>
    </w:p>
    <w:p w14:paraId="3B9D003E" w14:textId="77777777" w:rsidR="00FD54B2" w:rsidRPr="00FD54B2" w:rsidRDefault="00FD54B2" w:rsidP="00FD54B2">
      <w:r w:rsidRPr="00FD54B2">
        <w:t xml:space="preserve">Les gestionnaires locataires principaux seront identifiés par le champ </w:t>
      </w:r>
      <w:r w:rsidRPr="00FD54B2">
        <w:rPr>
          <w:i/>
          <w:iCs/>
        </w:rPr>
        <w:t>Interlocuteur principal</w:t>
      </w:r>
      <w:r w:rsidRPr="00FD54B2">
        <w:t xml:space="preserve"> dans Salesforce. Ils bénéficieront d’un profil spécifique leur conférant davantage de droits, notamment la possibilité de créer des comptes de gestionnaires simples et de leur attribuer des autorisations.</w:t>
      </w:r>
    </w:p>
    <w:p w14:paraId="0FE1ADE7" w14:textId="77777777" w:rsidR="00D74FD9" w:rsidRDefault="00D74FD9" w:rsidP="003419F0"/>
    <w:p w14:paraId="2A9DC675" w14:textId="77777777" w:rsidR="00D74FD9" w:rsidRDefault="00D74FD9" w:rsidP="003419F0"/>
    <w:p w14:paraId="5EF59D42" w14:textId="45176C04" w:rsidR="00BE080B" w:rsidRDefault="00BE080B" w:rsidP="003419F0">
      <w:pPr>
        <w:rPr>
          <w:b/>
        </w:rPr>
      </w:pPr>
      <w:r w:rsidRPr="008E62CD">
        <w:rPr>
          <w:b/>
        </w:rPr>
        <w:lastRenderedPageBreak/>
        <w:t>Utilisateurs finaux</w:t>
      </w:r>
      <w:r w:rsidR="00D74FD9">
        <w:rPr>
          <w:b/>
        </w:rPr>
        <w:t xml:space="preserve"> du locataire</w:t>
      </w:r>
      <w:r w:rsidRPr="008E62CD">
        <w:rPr>
          <w:b/>
        </w:rPr>
        <w:t xml:space="preserve"> : </w:t>
      </w:r>
    </w:p>
    <w:p w14:paraId="6E56DE3C" w14:textId="77777777" w:rsidR="008E62CD" w:rsidRPr="008E62CD" w:rsidRDefault="008E62CD" w:rsidP="003419F0">
      <w:pPr>
        <w:rPr>
          <w:b/>
          <w:bCs/>
        </w:rPr>
      </w:pPr>
    </w:p>
    <w:p w14:paraId="0FE7B59A" w14:textId="3C6B445E" w:rsidR="00862D66" w:rsidRPr="004F75B7" w:rsidRDefault="008F1036" w:rsidP="003419F0">
      <w:pPr>
        <w:rPr>
          <w:i/>
        </w:rPr>
      </w:pPr>
      <w:r w:rsidRPr="004F75B7">
        <w:rPr>
          <w:i/>
        </w:rPr>
        <w:t xml:space="preserve">Le </w:t>
      </w:r>
      <w:r w:rsidR="00862D66" w:rsidRPr="004F75B7">
        <w:rPr>
          <w:i/>
        </w:rPr>
        <w:t>fonctionnement de</w:t>
      </w:r>
      <w:r w:rsidRPr="004F75B7">
        <w:rPr>
          <w:i/>
        </w:rPr>
        <w:t xml:space="preserve"> l’</w:t>
      </w:r>
      <w:r w:rsidR="00862D66" w:rsidRPr="004F75B7">
        <w:rPr>
          <w:i/>
        </w:rPr>
        <w:t>application</w:t>
      </w:r>
      <w:r w:rsidRPr="004F75B7">
        <w:rPr>
          <w:i/>
        </w:rPr>
        <w:t xml:space="preserve"> </w:t>
      </w:r>
      <w:r w:rsidR="00D16872" w:rsidRPr="004F75B7">
        <w:rPr>
          <w:i/>
        </w:rPr>
        <w:t>Immeuble</w:t>
      </w:r>
      <w:r w:rsidRPr="004F75B7">
        <w:rPr>
          <w:i/>
        </w:rPr>
        <w:t xml:space="preserve"> actuelle consiste</w:t>
      </w:r>
      <w:r w:rsidR="003419F0" w:rsidRPr="004F75B7">
        <w:rPr>
          <w:i/>
        </w:rPr>
        <w:t xml:space="preserve">, pour chaque site, </w:t>
      </w:r>
      <w:r w:rsidRPr="004F75B7">
        <w:rPr>
          <w:i/>
        </w:rPr>
        <w:t xml:space="preserve">à paramétrer </w:t>
      </w:r>
      <w:r w:rsidR="003419F0" w:rsidRPr="004F75B7">
        <w:rPr>
          <w:i/>
        </w:rPr>
        <w:t>les domaines d’adresse e-mail des entreprises locataires dans le portail d’administration</w:t>
      </w:r>
      <w:r w:rsidR="00D05534" w:rsidRPr="004F75B7">
        <w:rPr>
          <w:i/>
        </w:rPr>
        <w:t xml:space="preserve"> et à vérifier, l</w:t>
      </w:r>
      <w:r w:rsidR="003419F0" w:rsidRPr="004F75B7">
        <w:rPr>
          <w:i/>
        </w:rPr>
        <w:t xml:space="preserve">ors de la première connexion, </w:t>
      </w:r>
      <w:r w:rsidR="00862D66" w:rsidRPr="004F75B7">
        <w:rPr>
          <w:i/>
        </w:rPr>
        <w:t xml:space="preserve">l’éligibilité de </w:t>
      </w:r>
      <w:r w:rsidR="003419F0" w:rsidRPr="004F75B7">
        <w:rPr>
          <w:i/>
        </w:rPr>
        <w:t xml:space="preserve">l’utilisateur </w:t>
      </w:r>
      <w:r w:rsidR="00862D66" w:rsidRPr="004F75B7">
        <w:rPr>
          <w:i/>
        </w:rPr>
        <w:t>avec</w:t>
      </w:r>
      <w:r w:rsidR="003419F0" w:rsidRPr="004F75B7">
        <w:rPr>
          <w:i/>
        </w:rPr>
        <w:t xml:space="preserve"> son adresse e-mail professionnelle.</w:t>
      </w:r>
    </w:p>
    <w:p w14:paraId="78432FBA" w14:textId="39E48C50" w:rsidR="003419F0" w:rsidRPr="004F75B7" w:rsidRDefault="003419F0" w:rsidP="003419F0">
      <w:pPr>
        <w:rPr>
          <w:i/>
        </w:rPr>
      </w:pPr>
      <w:r w:rsidRPr="004F75B7">
        <w:rPr>
          <w:i/>
        </w:rPr>
        <w:br/>
        <w:t>La création de compte est ensuite sécurisée par un dispositif de double vérification, consistant en l’envoi d’un code d’activation à l’adresse e-mail professionnelle de l’utilisateur, garantissant l’authenticité de l’inscription et la protection des accès.</w:t>
      </w:r>
    </w:p>
    <w:p w14:paraId="3B8BA461" w14:textId="77777777" w:rsidR="00290E11" w:rsidRDefault="00290E11" w:rsidP="003419F0"/>
    <w:p w14:paraId="374A6483" w14:textId="2237F281" w:rsidR="00290E11" w:rsidRPr="00E467C3" w:rsidRDefault="00B25B5B" w:rsidP="003419F0">
      <w:r>
        <w:rPr>
          <w:rFonts w:ascii="Wingdings" w:eastAsia="Wingdings" w:hAnsi="Wingdings" w:cs="Wingdings"/>
        </w:rPr>
        <w:sym w:font="Wingdings" w:char="F0E0"/>
      </w:r>
      <w:r>
        <w:t xml:space="preserve"> </w:t>
      </w:r>
      <w:r w:rsidR="00290E11" w:rsidRPr="00E467C3">
        <w:t>Ce mode de fonctionnement</w:t>
      </w:r>
      <w:r w:rsidR="00290E11">
        <w:t xml:space="preserve"> </w:t>
      </w:r>
      <w:r w:rsidR="00B55FD8">
        <w:t>actuel</w:t>
      </w:r>
      <w:r w:rsidR="00290E11" w:rsidRPr="00E467C3">
        <w:t xml:space="preserve"> est</w:t>
      </w:r>
      <w:r w:rsidR="00C47AB3" w:rsidRPr="00E467C3">
        <w:t xml:space="preserve"> jugé</w:t>
      </w:r>
      <w:r w:rsidR="00290E11" w:rsidRPr="00E467C3">
        <w:t xml:space="preserve"> satisfaisant</w:t>
      </w:r>
      <w:r w:rsidR="00C47AB3" w:rsidRPr="00E467C3">
        <w:t xml:space="preserve"> car il permet une autonomie maitrisée</w:t>
      </w:r>
      <w:r w:rsidR="00636F74" w:rsidRPr="00E467C3">
        <w:t xml:space="preserve"> des création</w:t>
      </w:r>
      <w:r w:rsidR="009F4DBB" w:rsidRPr="00E467C3">
        <w:t>s</w:t>
      </w:r>
      <w:r w:rsidR="00636F74" w:rsidRPr="00E467C3">
        <w:t xml:space="preserve"> de comptes</w:t>
      </w:r>
      <w:r w:rsidR="002A1A0D">
        <w:t xml:space="preserve"> et </w:t>
      </w:r>
      <w:r w:rsidR="00230BBB">
        <w:t>devra être maintenu dans la mesure du possible</w:t>
      </w:r>
    </w:p>
    <w:p w14:paraId="75D047E4" w14:textId="77777777" w:rsidR="003936FC" w:rsidRPr="00A41A03" w:rsidRDefault="003936FC" w:rsidP="003936FC"/>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FD7E17" w14:paraId="0B714D44" w14:textId="77777777" w:rsidTr="00627A11">
        <w:trPr>
          <w:trHeight w:val="1300"/>
        </w:trPr>
        <w:tc>
          <w:tcPr>
            <w:tcW w:w="1564" w:type="dxa"/>
            <w:vAlign w:val="center"/>
          </w:tcPr>
          <w:p w14:paraId="6B7E35B8" w14:textId="2A27323E" w:rsidR="00FD7E17" w:rsidRDefault="00FD7E17">
            <w:pPr>
              <w:jc w:val="center"/>
              <w:rPr>
                <w:color w:val="C00000"/>
              </w:rPr>
            </w:pPr>
            <w:commentRangeStart w:id="55"/>
            <w:r w:rsidRPr="004E1FF9">
              <w:rPr>
                <w:color w:val="C00000"/>
              </w:rPr>
              <w:t>Exigence n°</w:t>
            </w:r>
            <w:r>
              <w:rPr>
                <w:color w:val="C00000"/>
              </w:rPr>
              <w:t>13</w:t>
            </w:r>
            <w:commentRangeEnd w:id="55"/>
            <w:r w:rsidR="009A4CA0">
              <w:rPr>
                <w:rStyle w:val="Marquedecommentaire"/>
                <w:color w:val="C00000"/>
                <w:sz w:val="22"/>
                <w:szCs w:val="22"/>
              </w:rPr>
              <w:commentReference w:id="55"/>
            </w:r>
          </w:p>
          <w:p w14:paraId="63DFB1E0" w14:textId="1C5B9283" w:rsidR="00FD7E17" w:rsidRPr="00DC28EC" w:rsidRDefault="00644AAB">
            <w:pPr>
              <w:jc w:val="center"/>
              <w:rPr>
                <w:i/>
                <w:iCs/>
                <w:color w:val="C00000"/>
              </w:rPr>
            </w:pPr>
            <w:r>
              <w:rPr>
                <w:i/>
                <w:iCs/>
                <w:sz w:val="20"/>
                <w:szCs w:val="20"/>
              </w:rPr>
              <w:t>Création des utilisateurs locataires</w:t>
            </w:r>
          </w:p>
        </w:tc>
        <w:tc>
          <w:tcPr>
            <w:tcW w:w="7503" w:type="dxa"/>
            <w:vAlign w:val="center"/>
          </w:tcPr>
          <w:p w14:paraId="03A92807" w14:textId="265A555C" w:rsidR="00FD7E17" w:rsidRDefault="00FD7E17">
            <w:r w:rsidRPr="00A220ED">
              <w:t xml:space="preserve">La création </w:t>
            </w:r>
            <w:r w:rsidR="00B04894">
              <w:t>initiale de</w:t>
            </w:r>
            <w:r w:rsidRPr="00A220ED">
              <w:t xml:space="preserve"> comptes </w:t>
            </w:r>
            <w:r>
              <w:t xml:space="preserve">utilisateurs locataires </w:t>
            </w:r>
            <w:r w:rsidRPr="00A220ED">
              <w:t>devr</w:t>
            </w:r>
            <w:r w:rsidR="00E84240">
              <w:t>a</w:t>
            </w:r>
            <w:r w:rsidRPr="00A220ED">
              <w:t xml:space="preserve"> être sécurisée par un contrôle d’éligibilité, basé sur les adresses e-mail </w:t>
            </w:r>
            <w:r w:rsidR="002A05B8">
              <w:t>couplée à</w:t>
            </w:r>
            <w:r w:rsidRPr="00A220ED">
              <w:t xml:space="preserve"> une double vérification à l’inscription.</w:t>
            </w:r>
            <w:r w:rsidR="002A05B8">
              <w:t xml:space="preserve"> Si le soumissionnaire dispose d’un autre </w:t>
            </w:r>
            <w:r w:rsidR="00955118">
              <w:t xml:space="preserve">mécanisme permettant la création maitrisée des utilisateurs locataires, </w:t>
            </w:r>
            <w:r w:rsidR="00D566EF">
              <w:t>il le proposera à Praemia REIM.</w:t>
            </w:r>
          </w:p>
        </w:tc>
      </w:tr>
      <w:tr w:rsidR="00E214AA" w14:paraId="71B8D2B5" w14:textId="77777777" w:rsidTr="00627A11">
        <w:trPr>
          <w:trHeight w:val="1142"/>
        </w:trPr>
        <w:tc>
          <w:tcPr>
            <w:tcW w:w="1564" w:type="dxa"/>
            <w:vAlign w:val="center"/>
          </w:tcPr>
          <w:p w14:paraId="18262033" w14:textId="08D7745C" w:rsidR="00E214AA" w:rsidRDefault="00E214AA" w:rsidP="00E214AA">
            <w:pPr>
              <w:jc w:val="center"/>
              <w:rPr>
                <w:color w:val="C00000"/>
              </w:rPr>
            </w:pPr>
            <w:r w:rsidRPr="004E1FF9">
              <w:rPr>
                <w:color w:val="C00000"/>
              </w:rPr>
              <w:t>Exigence n°</w:t>
            </w:r>
            <w:r>
              <w:rPr>
                <w:color w:val="C00000"/>
              </w:rPr>
              <w:t>xx</w:t>
            </w:r>
          </w:p>
          <w:p w14:paraId="1057DF5B" w14:textId="7255B484" w:rsidR="00E214AA" w:rsidRPr="004E1FF9" w:rsidRDefault="00644AAB" w:rsidP="00E214AA">
            <w:pPr>
              <w:jc w:val="center"/>
              <w:rPr>
                <w:color w:val="C00000"/>
              </w:rPr>
            </w:pPr>
            <w:r>
              <w:rPr>
                <w:i/>
                <w:iCs/>
                <w:sz w:val="20"/>
                <w:szCs w:val="20"/>
              </w:rPr>
              <w:t>Création des gestionnaires locataires</w:t>
            </w:r>
          </w:p>
        </w:tc>
        <w:tc>
          <w:tcPr>
            <w:tcW w:w="7503" w:type="dxa"/>
            <w:vAlign w:val="center"/>
          </w:tcPr>
          <w:p w14:paraId="16205711" w14:textId="751F8BDE" w:rsidR="00E214AA" w:rsidRPr="00A220ED" w:rsidRDefault="004F5F0D" w:rsidP="00E214AA">
            <w:r>
              <w:t>L</w:t>
            </w:r>
            <w:r w:rsidR="005F0515">
              <w:t>a création</w:t>
            </w:r>
            <w:r w:rsidR="00D0399E">
              <w:t>, modification et suppression</w:t>
            </w:r>
            <w:r w:rsidR="005F0515">
              <w:t xml:space="preserve"> </w:t>
            </w:r>
            <w:r w:rsidR="002C126E">
              <w:t xml:space="preserve">de comptes gestionnaires </w:t>
            </w:r>
            <w:r w:rsidR="00FB7046">
              <w:t xml:space="preserve">locataire </w:t>
            </w:r>
            <w:r w:rsidR="00A95D13">
              <w:t xml:space="preserve">simple et principaux </w:t>
            </w:r>
            <w:r w:rsidR="00FB7046">
              <w:t>devra être sy</w:t>
            </w:r>
            <w:r w:rsidR="00D0399E">
              <w:t>nchronisée avec Salesforce</w:t>
            </w:r>
            <w:r w:rsidR="00A95D13">
              <w:t xml:space="preserve"> tel que décrit ci-dessus.</w:t>
            </w:r>
          </w:p>
        </w:tc>
      </w:tr>
      <w:tr w:rsidR="00B7174F" w14:paraId="722BF31D" w14:textId="77777777" w:rsidTr="008963E2">
        <w:trPr>
          <w:trHeight w:val="1142"/>
        </w:trPr>
        <w:tc>
          <w:tcPr>
            <w:tcW w:w="1564" w:type="dxa"/>
            <w:vAlign w:val="center"/>
          </w:tcPr>
          <w:p w14:paraId="4BA07B58" w14:textId="77777777" w:rsidR="00A95D13" w:rsidRDefault="00A95D13" w:rsidP="00A95D13">
            <w:pPr>
              <w:jc w:val="center"/>
              <w:rPr>
                <w:color w:val="C00000"/>
              </w:rPr>
            </w:pPr>
            <w:r w:rsidRPr="004E1FF9">
              <w:rPr>
                <w:color w:val="C00000"/>
              </w:rPr>
              <w:t>Exigence n°</w:t>
            </w:r>
            <w:r>
              <w:rPr>
                <w:color w:val="C00000"/>
              </w:rPr>
              <w:t>XX</w:t>
            </w:r>
          </w:p>
          <w:p w14:paraId="02F9F8BC" w14:textId="66A8CD30" w:rsidR="00B7174F" w:rsidRPr="004E1FF9" w:rsidRDefault="00A95D13" w:rsidP="00A95D13">
            <w:pPr>
              <w:jc w:val="center"/>
              <w:rPr>
                <w:color w:val="C00000"/>
              </w:rPr>
            </w:pPr>
            <w:r>
              <w:rPr>
                <w:i/>
                <w:iCs/>
                <w:sz w:val="20"/>
                <w:szCs w:val="20"/>
              </w:rPr>
              <w:t>Création des utilisateurs Praemia</w:t>
            </w:r>
          </w:p>
        </w:tc>
        <w:tc>
          <w:tcPr>
            <w:tcW w:w="7503" w:type="dxa"/>
            <w:vAlign w:val="center"/>
          </w:tcPr>
          <w:p w14:paraId="4AC7E869" w14:textId="0FC62DF2" w:rsidR="00B7174F" w:rsidRDefault="00B7174F" w:rsidP="008963E2">
            <w:r>
              <w:t xml:space="preserve">Les </w:t>
            </w:r>
            <w:r w:rsidR="00A95D13">
              <w:t xml:space="preserve">profils </w:t>
            </w:r>
            <w:r>
              <w:t xml:space="preserve">gestionnaires locataires principaux seront autonomes pour </w:t>
            </w:r>
            <w:r w:rsidR="00A95D13">
              <w:t>créer</w:t>
            </w:r>
            <w:r>
              <w:t xml:space="preserve"> des </w:t>
            </w:r>
            <w:r w:rsidR="00A95D13">
              <w:t xml:space="preserve">comptes </w:t>
            </w:r>
            <w:r>
              <w:t>gestionnaires simples et leur affecter les droits</w:t>
            </w:r>
            <w:r w:rsidR="00A95D13">
              <w:t xml:space="preserve"> correspondants aux besoins.</w:t>
            </w:r>
          </w:p>
        </w:tc>
      </w:tr>
      <w:tr w:rsidR="00A95D13" w14:paraId="31E0005B" w14:textId="77777777" w:rsidTr="008963E2">
        <w:trPr>
          <w:trHeight w:val="863"/>
        </w:trPr>
        <w:tc>
          <w:tcPr>
            <w:tcW w:w="1564" w:type="dxa"/>
            <w:vAlign w:val="center"/>
          </w:tcPr>
          <w:p w14:paraId="460CFB07" w14:textId="77777777" w:rsidR="00A95D13" w:rsidRDefault="00A95D13" w:rsidP="008963E2">
            <w:pPr>
              <w:jc w:val="center"/>
              <w:rPr>
                <w:color w:val="C00000"/>
              </w:rPr>
            </w:pPr>
            <w:r w:rsidRPr="004E1FF9">
              <w:rPr>
                <w:color w:val="C00000"/>
              </w:rPr>
              <w:t>Exigence n°</w:t>
            </w:r>
            <w:r>
              <w:rPr>
                <w:color w:val="C00000"/>
              </w:rPr>
              <w:t>XX</w:t>
            </w:r>
          </w:p>
          <w:p w14:paraId="7B071F7F" w14:textId="77777777" w:rsidR="00A95D13" w:rsidRPr="004E1FF9" w:rsidRDefault="00A95D13" w:rsidP="008963E2">
            <w:pPr>
              <w:jc w:val="center"/>
              <w:rPr>
                <w:color w:val="C00000"/>
              </w:rPr>
            </w:pPr>
            <w:r>
              <w:rPr>
                <w:i/>
                <w:iCs/>
                <w:sz w:val="20"/>
                <w:szCs w:val="20"/>
              </w:rPr>
              <w:t>Création des utilisateurs Praemia</w:t>
            </w:r>
          </w:p>
        </w:tc>
        <w:tc>
          <w:tcPr>
            <w:tcW w:w="7503" w:type="dxa"/>
            <w:vAlign w:val="center"/>
          </w:tcPr>
          <w:p w14:paraId="5B5047D1" w14:textId="4871C8DE" w:rsidR="00A95D13" w:rsidRPr="003A6962" w:rsidRDefault="00A95D13" w:rsidP="008963E2">
            <w:r>
              <w:t>La création initiale des utilisateurs Praemia se fera sur la base de la première connexion SSO. Afin d’attribuer le profil gestionnaire. La solution devra pouvoir s’appuyer sur les groupes Entra ID.</w:t>
            </w:r>
          </w:p>
        </w:tc>
      </w:tr>
    </w:tbl>
    <w:p w14:paraId="3697755D" w14:textId="77777777" w:rsidR="00FD7E17" w:rsidRDefault="00FD7E17" w:rsidP="003936FC"/>
    <w:p w14:paraId="61EC99CF" w14:textId="77777777" w:rsidR="00FD7E17" w:rsidRDefault="00FD7E17" w:rsidP="003936FC"/>
    <w:p w14:paraId="78C0CA07" w14:textId="77777777" w:rsidR="009B50F8" w:rsidRPr="00A41A03" w:rsidRDefault="009B50F8" w:rsidP="003936FC"/>
    <w:p w14:paraId="28BEA98A" w14:textId="44845DC2" w:rsidR="00702109" w:rsidRDefault="00DE5DD7" w:rsidP="005210DE">
      <w:pPr>
        <w:pStyle w:val="Titre4"/>
      </w:pPr>
      <w:r>
        <w:t>Authentification des utilisateurs</w:t>
      </w:r>
    </w:p>
    <w:p w14:paraId="32221649" w14:textId="77777777" w:rsidR="008B407C" w:rsidRDefault="008B407C" w:rsidP="00DA4005">
      <w:pPr>
        <w:rPr>
          <w:b/>
          <w:bCs/>
        </w:rPr>
      </w:pPr>
    </w:p>
    <w:p w14:paraId="17BB6F94" w14:textId="7A275F80" w:rsidR="00DE5DD7" w:rsidRPr="00DE5DD7" w:rsidRDefault="007A79F4" w:rsidP="00DA4005">
      <w:pPr>
        <w:rPr>
          <w:b/>
          <w:bCs/>
        </w:rPr>
      </w:pPr>
      <w:r>
        <w:rPr>
          <w:b/>
          <w:bCs/>
        </w:rPr>
        <w:t xml:space="preserve">Utilisateurs </w:t>
      </w:r>
      <w:r w:rsidR="00DE5DD7" w:rsidRPr="00DE5DD7">
        <w:rPr>
          <w:b/>
          <w:bCs/>
        </w:rPr>
        <w:t>Praemia REIM</w:t>
      </w:r>
      <w:r w:rsidR="008C6FFC">
        <w:rPr>
          <w:b/>
          <w:bCs/>
        </w:rPr>
        <w:t xml:space="preserve"> </w:t>
      </w:r>
      <w:r w:rsidR="00FF452A">
        <w:rPr>
          <w:b/>
          <w:bCs/>
        </w:rPr>
        <w:t>(</w:t>
      </w:r>
      <w:r w:rsidR="00AD2ED4">
        <w:rPr>
          <w:b/>
          <w:bCs/>
        </w:rPr>
        <w:t>administrateurs</w:t>
      </w:r>
      <w:r w:rsidR="00FF452A">
        <w:rPr>
          <w:b/>
          <w:bCs/>
        </w:rPr>
        <w:t xml:space="preserve"> et utilisateurs finaux)</w:t>
      </w:r>
      <w:r w:rsidR="0031635D">
        <w:rPr>
          <w:b/>
          <w:bCs/>
        </w:rPr>
        <w:t xml:space="preserve"> </w:t>
      </w:r>
      <w:r w:rsidR="00DE5DD7" w:rsidRPr="00DE5DD7">
        <w:rPr>
          <w:b/>
          <w:bCs/>
        </w:rPr>
        <w:t>:</w:t>
      </w:r>
    </w:p>
    <w:p w14:paraId="6398B3BE" w14:textId="77777777" w:rsidR="0031635D" w:rsidRPr="00DE5DD7" w:rsidRDefault="0031635D" w:rsidP="00DA4005">
      <w:pPr>
        <w:rPr>
          <w:b/>
          <w:bCs/>
        </w:rPr>
      </w:pPr>
    </w:p>
    <w:p w14:paraId="057D6BE2" w14:textId="250DA68F" w:rsidR="00DA4005" w:rsidRPr="00DA4005" w:rsidRDefault="00DA4005" w:rsidP="00DA4005">
      <w:commentRangeStart w:id="56"/>
      <w:commentRangeStart w:id="57"/>
      <w:commentRangeStart w:id="58"/>
      <w:r w:rsidRPr="00DA4005">
        <w:t xml:space="preserve">Le système d’authentification de l’application devra être fondé sur </w:t>
      </w:r>
      <w:r w:rsidRPr="00F34793">
        <w:t>un mécanisme de Single Sign-On (SSO),</w:t>
      </w:r>
      <w:r w:rsidRPr="00DA4005">
        <w:t xml:space="preserve"> afin de garantir une connexion unique, sécurisée et fluide pour l’ensemble des utilisateurs.</w:t>
      </w:r>
    </w:p>
    <w:p w14:paraId="37A07932" w14:textId="5F087252" w:rsidR="00DA4005" w:rsidRPr="00DA4005" w:rsidRDefault="00DA4005" w:rsidP="00DA4005">
      <w:r w:rsidRPr="00DA4005">
        <w:t>Le soumissionnaire devra garantir que la solution :</w:t>
      </w:r>
      <w:commentRangeEnd w:id="56"/>
      <w:r w:rsidR="00E2721D" w:rsidRPr="00DA4005">
        <w:rPr>
          <w:rStyle w:val="Marquedecommentaire"/>
          <w:sz w:val="22"/>
          <w:szCs w:val="22"/>
        </w:rPr>
        <w:commentReference w:id="56"/>
      </w:r>
      <w:commentRangeEnd w:id="57"/>
      <w:r w:rsidR="00EE1E61" w:rsidRPr="00DA4005">
        <w:rPr>
          <w:rStyle w:val="Marquedecommentaire"/>
          <w:sz w:val="22"/>
          <w:szCs w:val="22"/>
        </w:rPr>
        <w:commentReference w:id="57"/>
      </w:r>
      <w:commentRangeEnd w:id="58"/>
      <w:r w:rsidR="00D97BDA" w:rsidRPr="00DA4005">
        <w:rPr>
          <w:rStyle w:val="Marquedecommentaire"/>
          <w:sz w:val="22"/>
          <w:szCs w:val="22"/>
        </w:rPr>
        <w:commentReference w:id="58"/>
      </w:r>
    </w:p>
    <w:p w14:paraId="22564091" w14:textId="18C46C0A" w:rsidR="00DA4005" w:rsidRPr="009E6467" w:rsidRDefault="00AD2ED4" w:rsidP="002B4639">
      <w:pPr>
        <w:numPr>
          <w:ilvl w:val="0"/>
          <w:numId w:val="14"/>
        </w:numPr>
      </w:pPr>
      <w:r w:rsidRPr="009E6467">
        <w:t>S’appuie</w:t>
      </w:r>
      <w:r w:rsidR="00DA4005" w:rsidRPr="009E6467">
        <w:t xml:space="preserve"> sur des protocoles standards d’authentification et de fédération d’identités (SAML 2.0, OpenID Connect, OAuth 2.0)</w:t>
      </w:r>
    </w:p>
    <w:p w14:paraId="1E3D223F" w14:textId="14BD76FA" w:rsidR="00DE5DD7" w:rsidRDefault="00AD2ED4" w:rsidP="002B4639">
      <w:pPr>
        <w:numPr>
          <w:ilvl w:val="0"/>
          <w:numId w:val="14"/>
        </w:numPr>
      </w:pPr>
      <w:r w:rsidRPr="00DA4005">
        <w:t>Permette</w:t>
      </w:r>
      <w:r w:rsidR="00DA4005" w:rsidRPr="00DA4005">
        <w:t xml:space="preserve"> une intégration avec les annuaires internes et les solutions d’identité existantes de Praemia REIM (</w:t>
      </w:r>
      <w:r w:rsidR="00584560">
        <w:t>EntraID – ex-Azure AD)</w:t>
      </w:r>
    </w:p>
    <w:p w14:paraId="63FCB0FC" w14:textId="7423B529" w:rsidR="00C3116E" w:rsidRDefault="00C3116E" w:rsidP="002B4639">
      <w:pPr>
        <w:numPr>
          <w:ilvl w:val="0"/>
          <w:numId w:val="14"/>
        </w:numPr>
      </w:pPr>
      <w:r>
        <w:t>Soit capable de s’appuyer sur l’appartenance à un groupe AD pour définir le profil de l’utilisateur (gestionnaire ou utilisateur</w:t>
      </w:r>
      <w:r w:rsidR="0087210B">
        <w:t xml:space="preserve"> Praemia)</w:t>
      </w:r>
    </w:p>
    <w:p w14:paraId="6183C15E" w14:textId="77777777" w:rsidR="000815B3" w:rsidRDefault="000815B3" w:rsidP="00DE5DD7">
      <w:pPr>
        <w:rPr>
          <w:b/>
          <w:bCs/>
        </w:rPr>
      </w:pPr>
    </w:p>
    <w:p w14:paraId="7C1E4A5B" w14:textId="30C2A880" w:rsidR="00DE5DD7" w:rsidRDefault="00DE5DD7" w:rsidP="00DE5DD7">
      <w:pPr>
        <w:rPr>
          <w:b/>
          <w:bCs/>
        </w:rPr>
      </w:pPr>
      <w:r w:rsidRPr="00DE5DD7">
        <w:rPr>
          <w:b/>
          <w:bCs/>
        </w:rPr>
        <w:t>Utilisateurs</w:t>
      </w:r>
      <w:r w:rsidR="000815B3">
        <w:rPr>
          <w:b/>
          <w:bCs/>
        </w:rPr>
        <w:t xml:space="preserve"> locataires (gestionnaires</w:t>
      </w:r>
      <w:r w:rsidR="005D4293">
        <w:rPr>
          <w:b/>
          <w:bCs/>
        </w:rPr>
        <w:t xml:space="preserve"> représentants</w:t>
      </w:r>
      <w:r w:rsidR="000815B3">
        <w:rPr>
          <w:b/>
          <w:bCs/>
        </w:rPr>
        <w:t xml:space="preserve"> et </w:t>
      </w:r>
      <w:r w:rsidR="005D4293">
        <w:rPr>
          <w:b/>
          <w:bCs/>
        </w:rPr>
        <w:t>utilisateurs finaux)</w:t>
      </w:r>
      <w:r w:rsidRPr="00DE5DD7">
        <w:rPr>
          <w:b/>
          <w:bCs/>
        </w:rPr>
        <w:t xml:space="preserve"> : </w:t>
      </w:r>
    </w:p>
    <w:p w14:paraId="2C8671E5" w14:textId="50526764" w:rsidR="008B407C" w:rsidRPr="00BE080B" w:rsidRDefault="009B6F6E" w:rsidP="00DA4005">
      <w:r w:rsidRPr="009B6F6E">
        <w:t xml:space="preserve">L’accès à l’application sera </w:t>
      </w:r>
      <w:r w:rsidR="0086521C" w:rsidRPr="009B6F6E">
        <w:t>réservé</w:t>
      </w:r>
      <w:r w:rsidRPr="009B6F6E">
        <w:t xml:space="preserve"> aux occupants et utilisateurs autorisés par immeuble</w:t>
      </w:r>
      <w:r w:rsidR="005D4293">
        <w:t xml:space="preserve"> et ils</w:t>
      </w:r>
      <w:r w:rsidR="003936FC">
        <w:t xml:space="preserve"> pourront se connecter </w:t>
      </w:r>
      <w:r w:rsidR="005D4293">
        <w:t xml:space="preserve">à l’application </w:t>
      </w:r>
      <w:r w:rsidR="00B15288">
        <w:t xml:space="preserve">via </w:t>
      </w:r>
      <w:r w:rsidR="00DA701F">
        <w:t xml:space="preserve">leur adresse mail professionnel </w:t>
      </w:r>
      <w:r w:rsidR="0086521C">
        <w:t>et un mot</w:t>
      </w:r>
      <w:r w:rsidR="002241D9">
        <w:t xml:space="preserve"> de </w:t>
      </w:r>
      <w:r w:rsidR="0086521C">
        <w:t xml:space="preserve">passe défini lors du processus de première connexion. </w:t>
      </w:r>
      <w:r w:rsidRPr="009B6F6E">
        <w:br/>
      </w:r>
    </w:p>
    <w:p w14:paraId="38137963" w14:textId="77777777" w:rsidR="009E6467" w:rsidRDefault="009E6467" w:rsidP="00DA4005">
      <w:pPr>
        <w:rPr>
          <w:b/>
          <w:bCs/>
        </w:rPr>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D62E61" w14:paraId="5D08A4E8" w14:textId="77777777" w:rsidTr="00E467C3">
        <w:trPr>
          <w:trHeight w:val="967"/>
        </w:trPr>
        <w:tc>
          <w:tcPr>
            <w:tcW w:w="1564" w:type="dxa"/>
            <w:vAlign w:val="center"/>
          </w:tcPr>
          <w:p w14:paraId="7FD84973" w14:textId="107C0AFD" w:rsidR="00D62E61" w:rsidRDefault="00D62E61">
            <w:pPr>
              <w:jc w:val="center"/>
              <w:rPr>
                <w:color w:val="C00000"/>
              </w:rPr>
            </w:pPr>
            <w:r w:rsidRPr="004E1FF9">
              <w:rPr>
                <w:color w:val="C00000"/>
              </w:rPr>
              <w:t>Exigence n°</w:t>
            </w:r>
            <w:r>
              <w:rPr>
                <w:color w:val="C00000"/>
              </w:rPr>
              <w:t>1</w:t>
            </w:r>
            <w:r w:rsidR="00FD7E17">
              <w:rPr>
                <w:color w:val="C00000"/>
              </w:rPr>
              <w:t>4</w:t>
            </w:r>
          </w:p>
          <w:p w14:paraId="2786BB70" w14:textId="71A09637" w:rsidR="00D62E61" w:rsidRPr="00DC28EC" w:rsidRDefault="003A6962">
            <w:pPr>
              <w:jc w:val="center"/>
              <w:rPr>
                <w:i/>
                <w:iCs/>
              </w:rPr>
            </w:pPr>
            <w:r w:rsidRPr="003A6962">
              <w:rPr>
                <w:i/>
                <w:iCs/>
                <w:sz w:val="20"/>
                <w:szCs w:val="20"/>
              </w:rPr>
              <w:t>Authentification unifiée et sécurisée</w:t>
            </w:r>
          </w:p>
        </w:tc>
        <w:tc>
          <w:tcPr>
            <w:tcW w:w="7503" w:type="dxa"/>
            <w:vAlign w:val="center"/>
          </w:tcPr>
          <w:p w14:paraId="76D1787F" w14:textId="33B59E78" w:rsidR="00D62E61" w:rsidRDefault="003A6962">
            <w:r w:rsidRPr="003A6962">
              <w:t xml:space="preserve">L’application et la plateforme devront intégrer un mécanisme d’authentification unique (SSO) reposant sur des protocoles standards garantissant une connexion fluide et sécurisée pour les </w:t>
            </w:r>
            <w:r>
              <w:t>équipes</w:t>
            </w:r>
            <w:r w:rsidRPr="003A6962">
              <w:t xml:space="preserve"> Praemia REIM</w:t>
            </w:r>
            <w:r w:rsidR="00C21EAE">
              <w:t>.</w:t>
            </w:r>
          </w:p>
        </w:tc>
      </w:tr>
    </w:tbl>
    <w:p w14:paraId="64C54AED" w14:textId="77777777" w:rsidR="00D62E61" w:rsidRPr="00F34793" w:rsidRDefault="00D62E61" w:rsidP="00DA4005">
      <w:pPr>
        <w:rPr>
          <w:b/>
          <w:bCs/>
        </w:rPr>
      </w:pPr>
    </w:p>
    <w:p w14:paraId="5CFC2296" w14:textId="339DB1CC" w:rsidR="002F35F5" w:rsidRPr="00CD0E3A" w:rsidRDefault="00702109" w:rsidP="00941639">
      <w:pPr>
        <w:pStyle w:val="Titre4"/>
      </w:pPr>
      <w:commentRangeStart w:id="59"/>
      <w:commentRangeStart w:id="60"/>
      <w:commentRangeStart w:id="61"/>
      <w:commentRangeStart w:id="62"/>
      <w:r w:rsidRPr="00CD0E3A">
        <w:t>KPI</w:t>
      </w:r>
      <w:r w:rsidR="00ED76C9" w:rsidRPr="00CD0E3A">
        <w:t xml:space="preserve"> / Reporting</w:t>
      </w:r>
      <w:commentRangeEnd w:id="59"/>
      <w:r w:rsidR="00124BD3" w:rsidRPr="00CD0E3A">
        <w:rPr>
          <w:rStyle w:val="Marquedecommentaire"/>
          <w:sz w:val="24"/>
          <w:szCs w:val="24"/>
        </w:rPr>
        <w:commentReference w:id="59"/>
      </w:r>
      <w:commentRangeEnd w:id="60"/>
      <w:r w:rsidRPr="00CD0E3A">
        <w:rPr>
          <w:rStyle w:val="Marquedecommentaire"/>
          <w:sz w:val="24"/>
          <w:szCs w:val="24"/>
        </w:rPr>
        <w:commentReference w:id="60"/>
      </w:r>
      <w:commentRangeEnd w:id="61"/>
      <w:r w:rsidRPr="00CD0E3A">
        <w:rPr>
          <w:rStyle w:val="Marquedecommentaire"/>
          <w:sz w:val="24"/>
          <w:szCs w:val="24"/>
        </w:rPr>
        <w:commentReference w:id="61"/>
      </w:r>
      <w:commentRangeEnd w:id="62"/>
      <w:r w:rsidR="00E417F8" w:rsidRPr="00CD0E3A">
        <w:rPr>
          <w:rStyle w:val="Marquedecommentaire"/>
          <w:sz w:val="24"/>
          <w:szCs w:val="24"/>
        </w:rPr>
        <w:commentReference w:id="62"/>
      </w:r>
    </w:p>
    <w:p w14:paraId="32C838FD" w14:textId="77777777" w:rsidR="009667D6" w:rsidRPr="00CD0E3A" w:rsidRDefault="009667D6" w:rsidP="009667D6"/>
    <w:p w14:paraId="0495A825" w14:textId="42D6DF38" w:rsidR="00FB2E9B" w:rsidRDefault="000D7DB5" w:rsidP="000D7DB5">
      <w:r>
        <w:t>L’application</w:t>
      </w:r>
      <w:r w:rsidR="36040412">
        <w:t xml:space="preserve"> et la plateforme client locataire</w:t>
      </w:r>
      <w:r w:rsidRPr="000D7DB5">
        <w:t xml:space="preserve"> </w:t>
      </w:r>
      <w:r>
        <w:t>devr</w:t>
      </w:r>
      <w:r w:rsidR="030FC81F">
        <w:t>ont</w:t>
      </w:r>
      <w:r w:rsidRPr="000D7DB5">
        <w:t xml:space="preserve"> permettre la </w:t>
      </w:r>
      <w:r w:rsidRPr="000D7DB5">
        <w:rPr>
          <w:b/>
          <w:bCs/>
        </w:rPr>
        <w:t>collecte, la consolidation</w:t>
      </w:r>
      <w:r w:rsidR="00CD0E3A">
        <w:rPr>
          <w:b/>
          <w:bCs/>
        </w:rPr>
        <w:t>,</w:t>
      </w:r>
      <w:r w:rsidRPr="000D7DB5">
        <w:rPr>
          <w:b/>
          <w:bCs/>
        </w:rPr>
        <w:t xml:space="preserve"> la restitution d’indicateurs de suivi</w:t>
      </w:r>
      <w:r>
        <w:rPr>
          <w:b/>
        </w:rPr>
        <w:t xml:space="preserve"> </w:t>
      </w:r>
      <w:r w:rsidR="005568E7">
        <w:rPr>
          <w:b/>
          <w:bCs/>
        </w:rPr>
        <w:t>(KPI)</w:t>
      </w:r>
      <w:r w:rsidRPr="000D7DB5">
        <w:t xml:space="preserve"> </w:t>
      </w:r>
      <w:r w:rsidRPr="00916384">
        <w:t>relatifs</w:t>
      </w:r>
      <w:r w:rsidRPr="000D7DB5">
        <w:t xml:space="preserve"> à l’usage, à la performance et à l’administration de la solution</w:t>
      </w:r>
      <w:r w:rsidR="00916384">
        <w:t xml:space="preserve"> ainsi que </w:t>
      </w:r>
      <w:r w:rsidR="00916384">
        <w:rPr>
          <w:b/>
          <w:bCs/>
        </w:rPr>
        <w:t xml:space="preserve">l’export </w:t>
      </w:r>
      <w:r w:rsidR="00916384">
        <w:t>de ces derniers</w:t>
      </w:r>
      <w:r w:rsidR="005D4B46">
        <w:t xml:space="preserve"> </w:t>
      </w:r>
      <w:r w:rsidR="005D4B46" w:rsidRPr="005D4B46">
        <w:t xml:space="preserve">à des fins de </w:t>
      </w:r>
      <w:r w:rsidR="008114EC">
        <w:t>reporting</w:t>
      </w:r>
      <w:r w:rsidR="008114EC" w:rsidRPr="005D4B46">
        <w:t xml:space="preserve"> </w:t>
      </w:r>
      <w:r w:rsidR="005D4B46" w:rsidRPr="005D4B46">
        <w:t>ou d’amélioration continue via la création de rapports personnalisés selon les besoins métiers (Property, Asset, RSE, Technique, etc.)</w:t>
      </w:r>
      <w:r w:rsidR="00FB2E9B">
        <w:t>.</w:t>
      </w:r>
    </w:p>
    <w:p w14:paraId="6E8021B6" w14:textId="16DBAD57" w:rsidR="000D7DB5" w:rsidRDefault="000D7DB5" w:rsidP="000D7DB5">
      <w:r w:rsidRPr="000D7DB5">
        <w:br/>
        <w:t xml:space="preserve">Ces indicateurs devront être accessibles depuis un </w:t>
      </w:r>
      <w:r w:rsidRPr="008636B9">
        <w:t>module de reporting intégré</w:t>
      </w:r>
      <w:r w:rsidRPr="000D7DB5">
        <w:t xml:space="preserve"> au portail d’administration ou via un outil de visualisation connecté (ex. Power BI).</w:t>
      </w:r>
      <w:r w:rsidR="008636B9">
        <w:t xml:space="preserve"> </w:t>
      </w:r>
    </w:p>
    <w:p w14:paraId="014FC0DD" w14:textId="77777777" w:rsidR="00332457" w:rsidRDefault="00332457" w:rsidP="000D7DB5"/>
    <w:p w14:paraId="31762BB7" w14:textId="77777777" w:rsidR="00332457" w:rsidRPr="00332457" w:rsidRDefault="00332457" w:rsidP="00332457">
      <w:r w:rsidRPr="00332457">
        <w:t>Le dispositif de reporting visé doit permettre à Praemia REIM de :</w:t>
      </w:r>
    </w:p>
    <w:p w14:paraId="1749A5E3" w14:textId="49E6A4D1" w:rsidR="00027742" w:rsidRDefault="00DA47C8" w:rsidP="002B4639">
      <w:pPr>
        <w:numPr>
          <w:ilvl w:val="0"/>
          <w:numId w:val="15"/>
        </w:numPr>
      </w:pPr>
      <w:r w:rsidRPr="00332457">
        <w:t>Mesurer</w:t>
      </w:r>
      <w:r w:rsidR="00332457" w:rsidRPr="00332457">
        <w:t xml:space="preserve"> l’adoption de l’application</w:t>
      </w:r>
      <w:r w:rsidR="21B1FA35">
        <w:t xml:space="preserve"> et de la plateforme client locataire</w:t>
      </w:r>
    </w:p>
    <w:p w14:paraId="413C72ED" w14:textId="18DAEA40" w:rsidR="00027742" w:rsidRDefault="00DA47C8" w:rsidP="002B4639">
      <w:pPr>
        <w:numPr>
          <w:ilvl w:val="1"/>
          <w:numId w:val="15"/>
        </w:numPr>
      </w:pPr>
      <w:r>
        <w:t>Taux</w:t>
      </w:r>
      <w:r w:rsidR="00332457">
        <w:t xml:space="preserve"> d’activation</w:t>
      </w:r>
      <w:r w:rsidR="704A4CBB">
        <w:t xml:space="preserve"> : par locataire, par </w:t>
      </w:r>
      <w:r w:rsidR="7EC93E89">
        <w:t>sit</w:t>
      </w:r>
      <w:r w:rsidR="704A4CBB">
        <w:t>e</w:t>
      </w:r>
    </w:p>
    <w:p w14:paraId="35E61CC3" w14:textId="623F78B8" w:rsidR="00027742" w:rsidRDefault="00DA47C8" w:rsidP="002B4639">
      <w:pPr>
        <w:numPr>
          <w:ilvl w:val="1"/>
          <w:numId w:val="15"/>
        </w:numPr>
      </w:pPr>
      <w:r>
        <w:t>Taux</w:t>
      </w:r>
      <w:r w:rsidR="5927B0C8">
        <w:t xml:space="preserve"> et </w:t>
      </w:r>
      <w:r w:rsidR="00332457" w:rsidRPr="00332457">
        <w:t>fréquence d’utilisation</w:t>
      </w:r>
      <w:r w:rsidR="53796630">
        <w:t xml:space="preserve"> : par locataire, par </w:t>
      </w:r>
      <w:r w:rsidR="11E78AE9">
        <w:t>sit</w:t>
      </w:r>
      <w:r w:rsidR="53796630">
        <w:t>e</w:t>
      </w:r>
    </w:p>
    <w:p w14:paraId="1D77D237" w14:textId="65B0CF83" w:rsidR="00332457" w:rsidRPr="00332457" w:rsidRDefault="00DA47C8" w:rsidP="002B4639">
      <w:pPr>
        <w:numPr>
          <w:ilvl w:val="1"/>
          <w:numId w:val="15"/>
        </w:numPr>
      </w:pPr>
      <w:r w:rsidRPr="00332457">
        <w:t>Répartition</w:t>
      </w:r>
      <w:r w:rsidR="00332457" w:rsidRPr="00332457">
        <w:t xml:space="preserve"> par service</w:t>
      </w:r>
      <w:r w:rsidR="00780F5A">
        <w:t>, par</w:t>
      </w:r>
      <w:r w:rsidR="00332457" w:rsidRPr="00332457">
        <w:t xml:space="preserve"> site</w:t>
      </w:r>
      <w:r w:rsidR="00C150B3">
        <w:t xml:space="preserve"> et par locataire</w:t>
      </w:r>
    </w:p>
    <w:p w14:paraId="12099404" w14:textId="77777777" w:rsidR="00FB2E9B" w:rsidRPr="00332457" w:rsidRDefault="00FB2E9B" w:rsidP="00FB2E9B">
      <w:pPr>
        <w:ind w:left="1440"/>
      </w:pPr>
    </w:p>
    <w:p w14:paraId="6E94EB51" w14:textId="304A04D1" w:rsidR="00F0151E" w:rsidRDefault="00DA47C8" w:rsidP="002B4639">
      <w:pPr>
        <w:numPr>
          <w:ilvl w:val="0"/>
          <w:numId w:val="15"/>
        </w:numPr>
      </w:pPr>
      <w:r w:rsidRPr="00332457">
        <w:t>Évaluer</w:t>
      </w:r>
      <w:r w:rsidR="00332457" w:rsidRPr="00332457">
        <w:t xml:space="preserve"> l</w:t>
      </w:r>
      <w:r w:rsidR="00DD2185">
        <w:t>’usage</w:t>
      </w:r>
      <w:r w:rsidR="00332457" w:rsidRPr="00332457">
        <w:t xml:space="preserve"> </w:t>
      </w:r>
      <w:r w:rsidR="00471266">
        <w:t>de chaque</w:t>
      </w:r>
      <w:r w:rsidR="00332457" w:rsidRPr="00332457">
        <w:t xml:space="preserve"> </w:t>
      </w:r>
      <w:r w:rsidRPr="00332457">
        <w:t>service proposé</w:t>
      </w:r>
      <w:r w:rsidR="00471266">
        <w:t xml:space="preserve"> par immeuble et au global</w:t>
      </w:r>
    </w:p>
    <w:p w14:paraId="4CE6155C" w14:textId="5C57A538" w:rsidR="2D1A0E64" w:rsidRDefault="2D1A0E64" w:rsidP="72AE6193"/>
    <w:p w14:paraId="2E129941" w14:textId="1F0F30E6" w:rsidR="69093265" w:rsidRDefault="00DA47C8" w:rsidP="2D1A0E64">
      <w:pPr>
        <w:numPr>
          <w:ilvl w:val="1"/>
          <w:numId w:val="15"/>
        </w:numPr>
      </w:pPr>
      <w:r>
        <w:t xml:space="preserve">Utilisation de </w:t>
      </w:r>
      <w:r w:rsidR="006957E2">
        <w:t>chaque service</w:t>
      </w:r>
    </w:p>
    <w:p w14:paraId="4D8D983B" w14:textId="719E0020" w:rsidR="00F0151E" w:rsidRDefault="00DA47C8" w:rsidP="002B4639">
      <w:pPr>
        <w:numPr>
          <w:ilvl w:val="1"/>
          <w:numId w:val="15"/>
        </w:numPr>
      </w:pPr>
      <w:r>
        <w:t>Nombre, répartition et temps de r</w:t>
      </w:r>
      <w:r w:rsidRPr="00332457">
        <w:t>ésolution</w:t>
      </w:r>
      <w:r w:rsidR="00332457" w:rsidRPr="00332457">
        <w:t xml:space="preserve"> des tickets</w:t>
      </w:r>
    </w:p>
    <w:p w14:paraId="18C84D71" w14:textId="1AC270DC" w:rsidR="00332457" w:rsidRPr="00332457" w:rsidRDefault="00DA47C8" w:rsidP="002B4639">
      <w:pPr>
        <w:numPr>
          <w:ilvl w:val="1"/>
          <w:numId w:val="15"/>
        </w:numPr>
      </w:pPr>
      <w:r>
        <w:t xml:space="preserve">Niveau de </w:t>
      </w:r>
      <w:r w:rsidRPr="00332457">
        <w:t>Satisfaction</w:t>
      </w:r>
    </w:p>
    <w:p w14:paraId="2ACA3AEA" w14:textId="77777777" w:rsidR="00FB2E9B" w:rsidRDefault="00FB2E9B" w:rsidP="00FB2E9B">
      <w:pPr>
        <w:ind w:left="720"/>
      </w:pPr>
    </w:p>
    <w:p w14:paraId="1066C884" w14:textId="14DAF841" w:rsidR="00FB2E9B" w:rsidRPr="00332457" w:rsidRDefault="00FB2E9B" w:rsidP="002B4639">
      <w:pPr>
        <w:numPr>
          <w:ilvl w:val="0"/>
          <w:numId w:val="15"/>
        </w:numPr>
      </w:pPr>
      <w:r>
        <w:t xml:space="preserve">Mesurer </w:t>
      </w:r>
      <w:r w:rsidR="00905A9B">
        <w:t>l</w:t>
      </w:r>
      <w:r w:rsidR="00D60492">
        <w:t>’impact</w:t>
      </w:r>
      <w:r w:rsidR="00905A9B">
        <w:t xml:space="preserve"> des postes du </w:t>
      </w:r>
      <w:r w:rsidR="005E31E8">
        <w:t>fil d’actualité</w:t>
      </w:r>
      <w:r w:rsidR="00D60492">
        <w:t> :</w:t>
      </w:r>
    </w:p>
    <w:p w14:paraId="54487927" w14:textId="0D837131" w:rsidR="00D60492" w:rsidRDefault="00D60492" w:rsidP="002B4639">
      <w:pPr>
        <w:numPr>
          <w:ilvl w:val="1"/>
          <w:numId w:val="15"/>
        </w:numPr>
      </w:pPr>
      <w:r>
        <w:t xml:space="preserve">Nombre d’interactions (vue, like, </w:t>
      </w:r>
      <w:r w:rsidR="1FB78642">
        <w:t xml:space="preserve">partage, participation, </w:t>
      </w:r>
      <w:r w:rsidR="00AD2ED4">
        <w:t>etc.</w:t>
      </w:r>
      <w:r>
        <w:t>)</w:t>
      </w:r>
    </w:p>
    <w:p w14:paraId="59B9D53D" w14:textId="27E4F2C7" w:rsidR="00D60492" w:rsidRPr="00332457" w:rsidRDefault="003A6231" w:rsidP="002B4639">
      <w:pPr>
        <w:numPr>
          <w:ilvl w:val="1"/>
          <w:numId w:val="15"/>
        </w:numPr>
      </w:pPr>
      <w:r>
        <w:t>Identifier les posts les plus vue / les moins vues</w:t>
      </w:r>
    </w:p>
    <w:p w14:paraId="43AF93A7" w14:textId="21E38DFB" w:rsidR="6377BB4D" w:rsidRDefault="6377BB4D" w:rsidP="00E467C3"/>
    <w:p w14:paraId="1580782B" w14:textId="09F88848" w:rsidR="0955ABE5" w:rsidRDefault="0955ABE5" w:rsidP="00E467C3">
      <w:pPr>
        <w:ind w:firstLine="708"/>
      </w:pPr>
      <w:r>
        <w:t>Mesurer l’</w:t>
      </w:r>
      <w:r w:rsidR="00DD4753">
        <w:t>utilisation</w:t>
      </w:r>
      <w:r>
        <w:t xml:space="preserve"> de la plateforme locataire</w:t>
      </w:r>
    </w:p>
    <w:p w14:paraId="7FFCA4E9" w14:textId="3C32A037" w:rsidR="0955ABE5" w:rsidRDefault="0955ABE5" w:rsidP="00DD4753">
      <w:pPr>
        <w:pStyle w:val="Paragraphedeliste"/>
        <w:numPr>
          <w:ilvl w:val="0"/>
          <w:numId w:val="109"/>
        </w:numPr>
      </w:pPr>
      <w:r>
        <w:t>Taux d’utilisation de la plateforme, par locataire</w:t>
      </w:r>
      <w:r w:rsidR="68A50F1E">
        <w:t xml:space="preserve">, </w:t>
      </w:r>
      <w:r>
        <w:t>et au niveau du portefeuille</w:t>
      </w:r>
    </w:p>
    <w:p w14:paraId="1DD25DA4" w14:textId="64EDC454" w:rsidR="00DD4753" w:rsidRDefault="0955ABE5">
      <w:pPr>
        <w:pStyle w:val="Paragraphedeliste"/>
        <w:numPr>
          <w:ilvl w:val="0"/>
          <w:numId w:val="109"/>
        </w:numPr>
        <w:ind w:left="1440"/>
      </w:pPr>
      <w:r>
        <w:t>Taux de remplissage des éléments attendus</w:t>
      </w:r>
    </w:p>
    <w:p w14:paraId="0EC7D8C8" w14:textId="0B9E7392" w:rsidR="0955ABE5" w:rsidRDefault="0955ABE5">
      <w:pPr>
        <w:pStyle w:val="Paragraphedeliste"/>
        <w:numPr>
          <w:ilvl w:val="0"/>
          <w:numId w:val="109"/>
        </w:numPr>
        <w:ind w:left="1440"/>
      </w:pPr>
      <w:r>
        <w:t>Retards sur les éléments attendus, par locataire</w:t>
      </w:r>
    </w:p>
    <w:p w14:paraId="338B9AAC" w14:textId="12D860E4" w:rsidR="0955ABE5" w:rsidRDefault="0955ABE5" w:rsidP="005F5039">
      <w:pPr>
        <w:pStyle w:val="Paragraphedeliste"/>
        <w:numPr>
          <w:ilvl w:val="1"/>
          <w:numId w:val="91"/>
        </w:numPr>
      </w:pPr>
      <w:r>
        <w:t>Temps de résolution des tickets par le PM / le Mainteneur / l’AM</w:t>
      </w:r>
    </w:p>
    <w:p w14:paraId="22B9F4D3" w14:textId="2CD268E0" w:rsidR="0955ABE5" w:rsidRDefault="00AD2ED4" w:rsidP="005F5039">
      <w:pPr>
        <w:pStyle w:val="Paragraphedeliste"/>
        <w:numPr>
          <w:ilvl w:val="1"/>
          <w:numId w:val="91"/>
        </w:numPr>
      </w:pPr>
      <w:r>
        <w:t>Enquêtes</w:t>
      </w:r>
      <w:r w:rsidR="0955ABE5">
        <w:t xml:space="preserve"> de satisfaction</w:t>
      </w:r>
    </w:p>
    <w:p w14:paraId="08D0CA63" w14:textId="2EBB85D8" w:rsidR="0955ABE5" w:rsidRDefault="0955ABE5"/>
    <w:p w14:paraId="758F2AA7" w14:textId="77777777" w:rsidR="005A4D0F" w:rsidRDefault="005A4D0F" w:rsidP="005B3111"/>
    <w:p w14:paraId="0CEFA25B" w14:textId="5F8C500B" w:rsidR="005B3111" w:rsidRDefault="001E2945" w:rsidP="005B3111">
      <w:r>
        <w:t xml:space="preserve">En fonction des droits </w:t>
      </w:r>
      <w:r w:rsidR="00186C1B">
        <w:t xml:space="preserve">et </w:t>
      </w:r>
      <w:r>
        <w:t xml:space="preserve">du </w:t>
      </w:r>
      <w:r w:rsidR="00186C1B">
        <w:t>profil de l’utilisateur, c</w:t>
      </w:r>
      <w:r w:rsidR="005B3111">
        <w:t>es différents indicateurs devront pouvoir permettre une visualisation</w:t>
      </w:r>
      <w:r>
        <w:t xml:space="preserve"> à l’échelle : </w:t>
      </w:r>
    </w:p>
    <w:p w14:paraId="5207A9F3" w14:textId="0D199012" w:rsidR="001E2945" w:rsidRDefault="001E2945" w:rsidP="001E2945">
      <w:pPr>
        <w:pStyle w:val="Paragraphedeliste"/>
        <w:numPr>
          <w:ilvl w:val="0"/>
          <w:numId w:val="6"/>
        </w:numPr>
      </w:pPr>
      <w:r>
        <w:t>Du locataire</w:t>
      </w:r>
    </w:p>
    <w:p w14:paraId="2A396C53" w14:textId="279255A3" w:rsidR="001E2945" w:rsidRDefault="001E2945" w:rsidP="001E2945">
      <w:pPr>
        <w:pStyle w:val="Paragraphedeliste"/>
        <w:numPr>
          <w:ilvl w:val="0"/>
          <w:numId w:val="6"/>
        </w:numPr>
      </w:pPr>
      <w:r>
        <w:t>De l’actif</w:t>
      </w:r>
    </w:p>
    <w:p w14:paraId="49550925" w14:textId="55CBE34E" w:rsidR="001E2945" w:rsidRDefault="001E2945" w:rsidP="00E467C3">
      <w:pPr>
        <w:pStyle w:val="Paragraphedeliste"/>
        <w:numPr>
          <w:ilvl w:val="0"/>
          <w:numId w:val="6"/>
        </w:numPr>
      </w:pPr>
      <w:r>
        <w:t>Du portefeuille</w:t>
      </w:r>
    </w:p>
    <w:p w14:paraId="11EFA8B4" w14:textId="77777777" w:rsidR="005B3111" w:rsidRDefault="005B3111" w:rsidP="00E467C3"/>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916384" w14:paraId="68155885" w14:textId="77777777" w:rsidTr="00E467C3">
        <w:trPr>
          <w:trHeight w:val="1146"/>
        </w:trPr>
        <w:tc>
          <w:tcPr>
            <w:tcW w:w="1564" w:type="dxa"/>
            <w:vAlign w:val="center"/>
          </w:tcPr>
          <w:p w14:paraId="04E71C0E" w14:textId="2FC6DFF0" w:rsidR="00916384" w:rsidRDefault="00916384">
            <w:pPr>
              <w:jc w:val="center"/>
              <w:rPr>
                <w:color w:val="C00000"/>
              </w:rPr>
            </w:pPr>
            <w:r w:rsidRPr="004E1FF9">
              <w:rPr>
                <w:color w:val="C00000"/>
              </w:rPr>
              <w:t>Exigence n°</w:t>
            </w:r>
            <w:r>
              <w:rPr>
                <w:color w:val="C00000"/>
              </w:rPr>
              <w:t>15</w:t>
            </w:r>
          </w:p>
          <w:p w14:paraId="312C0321" w14:textId="1F897F3A" w:rsidR="00916384" w:rsidRPr="00DC28EC" w:rsidRDefault="009B77BC">
            <w:pPr>
              <w:jc w:val="center"/>
              <w:rPr>
                <w:i/>
                <w:iCs/>
              </w:rPr>
            </w:pPr>
            <w:r w:rsidRPr="009B77BC">
              <w:rPr>
                <w:i/>
                <w:iCs/>
                <w:sz w:val="20"/>
                <w:szCs w:val="20"/>
              </w:rPr>
              <w:t>Pilotage des indicateurs clés (KPI)</w:t>
            </w:r>
          </w:p>
        </w:tc>
        <w:tc>
          <w:tcPr>
            <w:tcW w:w="7503" w:type="dxa"/>
            <w:vAlign w:val="center"/>
          </w:tcPr>
          <w:p w14:paraId="0080CBC1" w14:textId="7431F3C3" w:rsidR="00916384" w:rsidRDefault="00232FFC">
            <w:r w:rsidRPr="00232FFC">
              <w:t>La solution devra intégrer un module de reporting permettant de suivre les principaux indicateurs</w:t>
            </w:r>
            <w:r w:rsidR="00F37B52">
              <w:t xml:space="preserve"> évoqués ci-dessus</w:t>
            </w:r>
            <w:r w:rsidRPr="00232FFC">
              <w:t xml:space="preserve">, </w:t>
            </w:r>
            <w:r w:rsidR="00AF5D53">
              <w:t>aux différentes échelles (locataire, actif, portefeuille)</w:t>
            </w:r>
            <w:r w:rsidRPr="00232FFC">
              <w:t>.</w:t>
            </w:r>
            <w:r w:rsidR="005038A2">
              <w:t xml:space="preserve"> </w:t>
            </w:r>
            <w:r w:rsidR="005038A2" w:rsidRPr="003929C1">
              <w:t xml:space="preserve">Le soumissionnaire précisera le niveau de </w:t>
            </w:r>
            <w:r w:rsidR="00483D5B">
              <w:t xml:space="preserve">personnalisation des KPI </w:t>
            </w:r>
            <w:r w:rsidR="00186C1B">
              <w:t>envisageable</w:t>
            </w:r>
            <w:r w:rsidR="005038A2" w:rsidRPr="003929C1">
              <w:t>.</w:t>
            </w:r>
          </w:p>
        </w:tc>
      </w:tr>
      <w:tr w:rsidR="00916384" w14:paraId="48666D5C" w14:textId="77777777" w:rsidTr="00E467C3">
        <w:trPr>
          <w:trHeight w:val="1238"/>
        </w:trPr>
        <w:tc>
          <w:tcPr>
            <w:tcW w:w="1564" w:type="dxa"/>
            <w:vAlign w:val="center"/>
          </w:tcPr>
          <w:p w14:paraId="15F1C302" w14:textId="407BE2DD" w:rsidR="00916384" w:rsidRDefault="00916384">
            <w:pPr>
              <w:jc w:val="center"/>
              <w:rPr>
                <w:color w:val="C00000"/>
              </w:rPr>
            </w:pPr>
            <w:r w:rsidRPr="004E1FF9">
              <w:rPr>
                <w:color w:val="C00000"/>
              </w:rPr>
              <w:lastRenderedPageBreak/>
              <w:t>Exigence n°</w:t>
            </w:r>
            <w:r>
              <w:rPr>
                <w:color w:val="C00000"/>
              </w:rPr>
              <w:t>1</w:t>
            </w:r>
            <w:r w:rsidR="00490673">
              <w:rPr>
                <w:color w:val="C00000"/>
              </w:rPr>
              <w:t>6</w:t>
            </w:r>
          </w:p>
          <w:p w14:paraId="76D2D6C0" w14:textId="037D4C57" w:rsidR="00916384" w:rsidRPr="00DC28EC" w:rsidRDefault="004B41C6">
            <w:pPr>
              <w:jc w:val="center"/>
              <w:rPr>
                <w:i/>
                <w:iCs/>
                <w:color w:val="C00000"/>
              </w:rPr>
            </w:pPr>
            <w:r w:rsidRPr="004B41C6">
              <w:rPr>
                <w:i/>
                <w:iCs/>
                <w:sz w:val="20"/>
                <w:szCs w:val="20"/>
              </w:rPr>
              <w:t>Export des données de reporting</w:t>
            </w:r>
          </w:p>
        </w:tc>
        <w:tc>
          <w:tcPr>
            <w:tcW w:w="7503" w:type="dxa"/>
            <w:vAlign w:val="center"/>
          </w:tcPr>
          <w:p w14:paraId="11857857" w14:textId="6A3F227B" w:rsidR="001A7A0B" w:rsidRDefault="00562C76">
            <w:r w:rsidRPr="00562C76">
              <w:t>La solution devra permettre l’export complet des données de reporting, qu’elles soient brutes ou agrégées, aux formats CSV, Excel ou équivalents, afin d’en assurer l’exploitation autonome par Praemia REIM dans ses propres outils de reporting et de pilotage (ex. Power BI).</w:t>
            </w:r>
          </w:p>
        </w:tc>
      </w:tr>
      <w:tr w:rsidR="00C32790" w14:paraId="2D71BCEF" w14:textId="77777777" w:rsidTr="00E467C3">
        <w:tc>
          <w:tcPr>
            <w:tcW w:w="1564" w:type="dxa"/>
            <w:vAlign w:val="center"/>
          </w:tcPr>
          <w:p w14:paraId="7439604A" w14:textId="4A9BC349" w:rsidR="00C32790" w:rsidRDefault="00C32790" w:rsidP="00C32790">
            <w:pPr>
              <w:jc w:val="center"/>
              <w:rPr>
                <w:color w:val="C00000"/>
              </w:rPr>
            </w:pPr>
            <w:r w:rsidRPr="004E1FF9">
              <w:rPr>
                <w:color w:val="C00000"/>
              </w:rPr>
              <w:t>Exigence n°</w:t>
            </w:r>
            <w:r>
              <w:rPr>
                <w:color w:val="C00000"/>
              </w:rPr>
              <w:t>XX</w:t>
            </w:r>
          </w:p>
          <w:p w14:paraId="497504EB" w14:textId="4FE721CA" w:rsidR="00C32790" w:rsidRPr="004E1FF9" w:rsidRDefault="00D20494" w:rsidP="00C32790">
            <w:pPr>
              <w:jc w:val="center"/>
              <w:rPr>
                <w:color w:val="C00000"/>
              </w:rPr>
            </w:pPr>
            <w:r w:rsidRPr="00D20494">
              <w:rPr>
                <w:i/>
                <w:iCs/>
                <w:sz w:val="20"/>
                <w:szCs w:val="20"/>
              </w:rPr>
              <w:t>API de reporting</w:t>
            </w:r>
          </w:p>
        </w:tc>
        <w:tc>
          <w:tcPr>
            <w:tcW w:w="7503" w:type="dxa"/>
            <w:vAlign w:val="center"/>
          </w:tcPr>
          <w:p w14:paraId="294A9638" w14:textId="5610D5C3" w:rsidR="00C32790" w:rsidRPr="00562C76" w:rsidRDefault="00584564" w:rsidP="00C32790">
            <w:r w:rsidRPr="00584564">
              <w:t>La solution devra proposer une API sécurisée permettant à Praemia REIM d’automatiser l’extraction et la mise à jour des données de reporting, garantissant la synchronisation continue avec les outils analytiques internes ou tiers.</w:t>
            </w:r>
          </w:p>
        </w:tc>
      </w:tr>
    </w:tbl>
    <w:p w14:paraId="126D202B" w14:textId="77777777" w:rsidR="007502B6" w:rsidRDefault="007502B6" w:rsidP="005A4D0F">
      <w:pPr>
        <w:ind w:left="720"/>
      </w:pPr>
    </w:p>
    <w:p w14:paraId="31F65490" w14:textId="77777777" w:rsidR="007502B6" w:rsidRDefault="007502B6" w:rsidP="005A4D0F">
      <w:pPr>
        <w:ind w:left="720"/>
      </w:pPr>
    </w:p>
    <w:p w14:paraId="0B44FA86" w14:textId="77777777" w:rsidR="00806711" w:rsidRDefault="00806711" w:rsidP="005A4D0F">
      <w:pPr>
        <w:ind w:left="720"/>
      </w:pPr>
    </w:p>
    <w:p w14:paraId="2D2F6158" w14:textId="77777777" w:rsidR="00806711" w:rsidRDefault="00806711" w:rsidP="005A4D0F">
      <w:pPr>
        <w:ind w:left="720"/>
      </w:pPr>
    </w:p>
    <w:p w14:paraId="782D79FF" w14:textId="77777777" w:rsidR="00806711" w:rsidRDefault="00806711" w:rsidP="005A4D0F">
      <w:pPr>
        <w:ind w:left="720"/>
      </w:pPr>
    </w:p>
    <w:p w14:paraId="7D82ED25" w14:textId="11550D30" w:rsidR="009667D6" w:rsidRDefault="00580191" w:rsidP="005A4D0F">
      <w:pPr>
        <w:pStyle w:val="Titre3"/>
      </w:pPr>
      <w:bookmarkStart w:id="63" w:name="_Toc212800628"/>
      <w:r>
        <w:t xml:space="preserve">Lot 1.1 : </w:t>
      </w:r>
      <w:r w:rsidR="005A4D0F">
        <w:t>Attendus fonctionnels et techniques</w:t>
      </w:r>
      <w:r>
        <w:t xml:space="preserve"> de l’application servicielle</w:t>
      </w:r>
      <w:bookmarkEnd w:id="63"/>
    </w:p>
    <w:p w14:paraId="0AAD3A94" w14:textId="77777777" w:rsidR="00574829" w:rsidRPr="00574829" w:rsidRDefault="00574829" w:rsidP="00574829"/>
    <w:p w14:paraId="54DD8463" w14:textId="7EEE13ED" w:rsidR="00D03A12" w:rsidRDefault="006D249D" w:rsidP="00AC50A0">
      <w:pPr>
        <w:pStyle w:val="Titre4"/>
      </w:pPr>
      <w:r>
        <w:t>Réservation de ressources</w:t>
      </w:r>
    </w:p>
    <w:p w14:paraId="5A7D054D" w14:textId="77777777" w:rsidR="00F57F67" w:rsidRPr="00F57F67" w:rsidRDefault="00F57F67" w:rsidP="00F57F67"/>
    <w:p w14:paraId="13A43217" w14:textId="77777777" w:rsidR="00642797" w:rsidRDefault="00642797" w:rsidP="00FB5FF5">
      <w:pPr>
        <w:pStyle w:val="Titre5"/>
      </w:pPr>
      <w:r>
        <w:t>Gestion des salles</w:t>
      </w:r>
    </w:p>
    <w:p w14:paraId="1D226902" w14:textId="77777777" w:rsidR="00642797" w:rsidRPr="00636D1F" w:rsidRDefault="00642797" w:rsidP="00642797">
      <w:r w:rsidRPr="00636D1F">
        <w:t>La solution devra intégrer un module dédié à la gestion et à l’administration des salles (espaces communs ou privatifs), permettant à Praemia REIM et aux utilisateurs autorisés de consulter, configurer et personnaliser les espaces disponibles à la réservation.</w:t>
      </w:r>
    </w:p>
    <w:p w14:paraId="4C234499" w14:textId="77777777" w:rsidR="00642797" w:rsidRPr="00636D1F" w:rsidRDefault="00642797" w:rsidP="00642797">
      <w:r w:rsidRPr="00636D1F">
        <w:t>Le soumissionnaire devra garantir que la solution :</w:t>
      </w:r>
    </w:p>
    <w:p w14:paraId="000B7761" w14:textId="7AC7A514" w:rsidR="00642797" w:rsidRPr="00636D1F" w:rsidRDefault="00AD2ED4" w:rsidP="005F5039">
      <w:pPr>
        <w:numPr>
          <w:ilvl w:val="0"/>
          <w:numId w:val="45"/>
        </w:numPr>
      </w:pPr>
      <w:r w:rsidRPr="00636D1F">
        <w:t>Permette</w:t>
      </w:r>
      <w:r w:rsidR="00642797" w:rsidRPr="00636D1F">
        <w:t xml:space="preserve"> de créer et administrer les fiches des salles, incluant leurs caractéristiques principales :</w:t>
      </w:r>
    </w:p>
    <w:p w14:paraId="52EF76E4" w14:textId="33C7BB08" w:rsidR="00642797" w:rsidRPr="00636D1F" w:rsidRDefault="00AD2ED4" w:rsidP="005F5039">
      <w:pPr>
        <w:numPr>
          <w:ilvl w:val="1"/>
          <w:numId w:val="45"/>
        </w:numPr>
      </w:pPr>
      <w:r w:rsidRPr="00636D1F">
        <w:t>Nom</w:t>
      </w:r>
      <w:r w:rsidR="00642797" w:rsidRPr="00636D1F">
        <w:t xml:space="preserve"> et description</w:t>
      </w:r>
    </w:p>
    <w:p w14:paraId="47B0DA93" w14:textId="26A4C34B" w:rsidR="00642797" w:rsidRPr="00636D1F" w:rsidRDefault="00AD2ED4" w:rsidP="005F5039">
      <w:pPr>
        <w:numPr>
          <w:ilvl w:val="1"/>
          <w:numId w:val="45"/>
        </w:numPr>
      </w:pPr>
      <w:r w:rsidRPr="00636D1F">
        <w:t>Capacité</w:t>
      </w:r>
      <w:r w:rsidR="00642797" w:rsidRPr="00636D1F">
        <w:t xml:space="preserve"> d’accueil</w:t>
      </w:r>
    </w:p>
    <w:p w14:paraId="66BE2765" w14:textId="7CAE8942" w:rsidR="00642797" w:rsidRPr="00636D1F" w:rsidRDefault="00AD2ED4" w:rsidP="005F5039">
      <w:pPr>
        <w:numPr>
          <w:ilvl w:val="1"/>
          <w:numId w:val="45"/>
        </w:numPr>
      </w:pPr>
      <w:r w:rsidRPr="00636D1F">
        <w:t>Photos</w:t>
      </w:r>
      <w:r w:rsidR="00642797" w:rsidRPr="00636D1F">
        <w:t xml:space="preserve"> ou visuels</w:t>
      </w:r>
    </w:p>
    <w:p w14:paraId="27FA4069" w14:textId="4F00C051" w:rsidR="00642797" w:rsidRPr="00636D1F" w:rsidRDefault="00AD2ED4" w:rsidP="005F5039">
      <w:pPr>
        <w:numPr>
          <w:ilvl w:val="1"/>
          <w:numId w:val="45"/>
        </w:numPr>
      </w:pPr>
      <w:r w:rsidRPr="00636D1F">
        <w:t>Localisation</w:t>
      </w:r>
      <w:r w:rsidR="00642797" w:rsidRPr="00636D1F">
        <w:t xml:space="preserve"> (immeuble, étage, zone)</w:t>
      </w:r>
    </w:p>
    <w:p w14:paraId="32DEADB0" w14:textId="31369B73" w:rsidR="1CF52994" w:rsidRDefault="5E7B4580" w:rsidP="235737FF">
      <w:pPr>
        <w:numPr>
          <w:ilvl w:val="1"/>
          <w:numId w:val="45"/>
        </w:numPr>
      </w:pPr>
      <w:r>
        <w:t xml:space="preserve">Matériel / Eléments additionnels </w:t>
      </w:r>
    </w:p>
    <w:p w14:paraId="4685B324" w14:textId="7FEFB5C6" w:rsidR="00642797" w:rsidRPr="00636D1F" w:rsidRDefault="00AD2ED4" w:rsidP="005F5039">
      <w:pPr>
        <w:numPr>
          <w:ilvl w:val="1"/>
          <w:numId w:val="45"/>
        </w:numPr>
      </w:pPr>
      <w:r w:rsidRPr="00636D1F">
        <w:t>Et</w:t>
      </w:r>
      <w:r w:rsidR="00642797" w:rsidRPr="00636D1F">
        <w:t xml:space="preserve"> type d’usage (commun ou privatif)</w:t>
      </w:r>
    </w:p>
    <w:p w14:paraId="1236525C" w14:textId="463B3FBC" w:rsidR="00642797" w:rsidRPr="00636D1F" w:rsidRDefault="00AD2ED4" w:rsidP="005F5039">
      <w:pPr>
        <w:numPr>
          <w:ilvl w:val="0"/>
          <w:numId w:val="45"/>
        </w:numPr>
      </w:pPr>
      <w:r w:rsidRPr="00636D1F">
        <w:t>Permette</w:t>
      </w:r>
      <w:r w:rsidR="00642797" w:rsidRPr="00636D1F">
        <w:t xml:space="preserve"> </w:t>
      </w:r>
      <w:r w:rsidR="00AB3A14">
        <w:t xml:space="preserve">la mise </w:t>
      </w:r>
      <w:r w:rsidR="00642797" w:rsidRPr="00636D1F">
        <w:t xml:space="preserve">en favori </w:t>
      </w:r>
      <w:r w:rsidR="00AB3A14">
        <w:t>d’</w:t>
      </w:r>
      <w:r w:rsidR="00642797" w:rsidRPr="00636D1F">
        <w:t>une salle ou un espace pour un utilisateur ou un groupe d’utilisateurs</w:t>
      </w:r>
    </w:p>
    <w:p w14:paraId="49024493" w14:textId="448FD74E" w:rsidR="00642797" w:rsidRPr="00636D1F" w:rsidRDefault="00AD2ED4" w:rsidP="005F5039">
      <w:pPr>
        <w:numPr>
          <w:ilvl w:val="0"/>
          <w:numId w:val="45"/>
        </w:numPr>
      </w:pPr>
      <w:r w:rsidRPr="00636D1F">
        <w:t>Affiche</w:t>
      </w:r>
      <w:r w:rsidR="00642797" w:rsidRPr="00636D1F">
        <w:t xml:space="preserve"> ces informations dans l’interface de réservation et sur les tablettes associées (</w:t>
      </w:r>
      <w:r>
        <w:t>cf.</w:t>
      </w:r>
      <w:r w:rsidR="00642797">
        <w:t xml:space="preserve"> section dédiée à l’affichage sur tablette</w:t>
      </w:r>
      <w:r w:rsidR="00642797" w:rsidRPr="00636D1F">
        <w:t>)</w:t>
      </w:r>
    </w:p>
    <w:p w14:paraId="770D9B3C" w14:textId="06D124C6" w:rsidR="00642797" w:rsidRPr="00636D1F" w:rsidRDefault="00AD2ED4" w:rsidP="005F5039">
      <w:pPr>
        <w:numPr>
          <w:ilvl w:val="0"/>
          <w:numId w:val="45"/>
        </w:numPr>
      </w:pPr>
      <w:r w:rsidRPr="00636D1F">
        <w:t>Autorise</w:t>
      </w:r>
      <w:r w:rsidR="00642797" w:rsidRPr="00636D1F">
        <w:t xml:space="preserve"> les administrateurs à gérer la disponibilité, les horaires et les équipements associés à chaque salle</w:t>
      </w:r>
    </w:p>
    <w:p w14:paraId="600932D9" w14:textId="61FC8799" w:rsidR="00642797" w:rsidRPr="00636D1F" w:rsidRDefault="00AD2ED4" w:rsidP="005F5039">
      <w:pPr>
        <w:numPr>
          <w:ilvl w:val="0"/>
          <w:numId w:val="45"/>
        </w:numPr>
      </w:pPr>
      <w:r w:rsidRPr="00636D1F">
        <w:t>Assure</w:t>
      </w:r>
      <w:r w:rsidR="00642797" w:rsidRPr="00636D1F">
        <w:t xml:space="preserve"> la synchronisation automatique entre la fiche salle, le module de réservation et le système de gestion des crédits</w:t>
      </w:r>
    </w:p>
    <w:p w14:paraId="5BF097F4" w14:textId="77777777" w:rsidR="00642797" w:rsidRPr="00636D1F" w:rsidRDefault="00642797" w:rsidP="00642797">
      <w:pPr>
        <w:ind w:left="720"/>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7265"/>
      </w:tblGrid>
      <w:tr w:rsidR="00642797" w14:paraId="4A5CB665" w14:textId="77777777" w:rsidTr="00627A11">
        <w:trPr>
          <w:trHeight w:val="435"/>
        </w:trPr>
        <w:tc>
          <w:tcPr>
            <w:tcW w:w="1667" w:type="dxa"/>
            <w:vAlign w:val="center"/>
          </w:tcPr>
          <w:p w14:paraId="380265C6" w14:textId="77777777" w:rsidR="00642797" w:rsidRDefault="00642797" w:rsidP="00806711">
            <w:pPr>
              <w:jc w:val="center"/>
              <w:rPr>
                <w:color w:val="C00000"/>
              </w:rPr>
            </w:pPr>
            <w:r w:rsidRPr="004E1FF9">
              <w:rPr>
                <w:color w:val="C00000"/>
              </w:rPr>
              <w:t>Exigence n°</w:t>
            </w:r>
            <w:r>
              <w:rPr>
                <w:color w:val="C00000"/>
              </w:rPr>
              <w:t>XX</w:t>
            </w:r>
          </w:p>
          <w:p w14:paraId="4F07399E" w14:textId="77777777" w:rsidR="00642797" w:rsidRPr="004E1FF9" w:rsidRDefault="00642797" w:rsidP="00806711">
            <w:pPr>
              <w:jc w:val="center"/>
              <w:rPr>
                <w:color w:val="C00000"/>
              </w:rPr>
            </w:pPr>
            <w:r w:rsidRPr="006C4784">
              <w:rPr>
                <w:i/>
                <w:iCs/>
                <w:sz w:val="20"/>
                <w:szCs w:val="20"/>
              </w:rPr>
              <w:t>Gestion et configuration des salles</w:t>
            </w:r>
          </w:p>
        </w:tc>
        <w:tc>
          <w:tcPr>
            <w:tcW w:w="7400" w:type="dxa"/>
            <w:vAlign w:val="center"/>
          </w:tcPr>
          <w:p w14:paraId="633A3052" w14:textId="386D0F2F" w:rsidR="002930F6" w:rsidRPr="008A5973" w:rsidRDefault="00642797" w:rsidP="00806711">
            <w:r w:rsidRPr="00320984">
              <w:t>La solution devra permettre à Praemia REIM d’administrer l’ensemble des salles</w:t>
            </w:r>
            <w:r w:rsidR="00405155">
              <w:t xml:space="preserve"> depuis l’interface de gestion</w:t>
            </w:r>
            <w:r w:rsidRPr="00320984">
              <w:t xml:space="preserve"> (caractéristiques, photos, capacité, localisation, type d’usage) et de mettre à disposition ces informations dans les interfaces de réservation</w:t>
            </w:r>
            <w:r>
              <w:t>.</w:t>
            </w:r>
          </w:p>
        </w:tc>
      </w:tr>
      <w:tr w:rsidR="002930F6" w:rsidRPr="003E72E1" w14:paraId="431499D3" w14:textId="77777777" w:rsidTr="00627A11">
        <w:trPr>
          <w:trHeight w:val="1195"/>
        </w:trPr>
        <w:tc>
          <w:tcPr>
            <w:tcW w:w="1667" w:type="dxa"/>
            <w:vAlign w:val="center"/>
          </w:tcPr>
          <w:p w14:paraId="4AEC4E8C" w14:textId="583FE488" w:rsidR="002930F6" w:rsidRDefault="002930F6" w:rsidP="00806711">
            <w:pPr>
              <w:jc w:val="center"/>
              <w:rPr>
                <w:color w:val="C00000"/>
              </w:rPr>
            </w:pPr>
            <w:commentRangeStart w:id="64"/>
            <w:commentRangeStart w:id="65"/>
            <w:r w:rsidRPr="004E1FF9">
              <w:rPr>
                <w:color w:val="C00000"/>
              </w:rPr>
              <w:t>Exigence n°</w:t>
            </w:r>
            <w:r>
              <w:rPr>
                <w:color w:val="C00000"/>
              </w:rPr>
              <w:t>XX</w:t>
            </w:r>
            <w:commentRangeEnd w:id="64"/>
            <w:r>
              <w:rPr>
                <w:rStyle w:val="Marquedecommentaire"/>
                <w:color w:val="C00000"/>
                <w:sz w:val="22"/>
                <w:szCs w:val="22"/>
              </w:rPr>
              <w:commentReference w:id="64"/>
            </w:r>
            <w:commentRangeEnd w:id="65"/>
            <w:r w:rsidR="0074202F">
              <w:rPr>
                <w:rStyle w:val="Marquedecommentaire"/>
                <w:color w:val="C00000"/>
                <w:sz w:val="22"/>
                <w:szCs w:val="22"/>
              </w:rPr>
              <w:commentReference w:id="65"/>
            </w:r>
          </w:p>
          <w:p w14:paraId="668E2DD8" w14:textId="77777777" w:rsidR="002930F6" w:rsidRPr="004E1FF9" w:rsidRDefault="002930F6" w:rsidP="00806711">
            <w:pPr>
              <w:jc w:val="center"/>
              <w:rPr>
                <w:color w:val="C00000"/>
              </w:rPr>
            </w:pPr>
            <w:r>
              <w:rPr>
                <w:i/>
                <w:iCs/>
                <w:sz w:val="20"/>
                <w:szCs w:val="20"/>
              </w:rPr>
              <w:t>Administration centralisée</w:t>
            </w:r>
          </w:p>
        </w:tc>
        <w:tc>
          <w:tcPr>
            <w:tcW w:w="7400" w:type="dxa"/>
            <w:vAlign w:val="center"/>
          </w:tcPr>
          <w:p w14:paraId="7781A144" w14:textId="1FC95C70" w:rsidR="0074202F" w:rsidRPr="003E72E1" w:rsidRDefault="002930F6" w:rsidP="00806711">
            <w:r w:rsidRPr="009565D4">
              <w:t xml:space="preserve">L’ensemble des espaces et services (espaces communs, privatifs, services additionnels) </w:t>
            </w:r>
            <w:r>
              <w:t xml:space="preserve">non géré via MS Exchange </w:t>
            </w:r>
            <w:r w:rsidRPr="009565D4">
              <w:t xml:space="preserve">devra être configurable depuis le portail d’administration : création, modification, suppression, capacité, horaires d’ouverture, règles d’accès, </w:t>
            </w:r>
            <w:r w:rsidR="00E417F8" w:rsidRPr="009565D4">
              <w:t>crédits</w:t>
            </w:r>
            <w:r w:rsidR="00E417F8">
              <w:t>,</w:t>
            </w:r>
            <w:r w:rsidRPr="009565D4">
              <w:t xml:space="preserve"> services associés</w:t>
            </w:r>
          </w:p>
        </w:tc>
      </w:tr>
      <w:tr w:rsidR="0074202F" w:rsidRPr="003E72E1" w14:paraId="057D5257" w14:textId="77777777" w:rsidTr="00627A11">
        <w:trPr>
          <w:trHeight w:val="1127"/>
        </w:trPr>
        <w:tc>
          <w:tcPr>
            <w:tcW w:w="1667" w:type="dxa"/>
            <w:vAlign w:val="center"/>
          </w:tcPr>
          <w:p w14:paraId="26446F92" w14:textId="3D89A4E0" w:rsidR="0074202F" w:rsidRDefault="0074202F" w:rsidP="00806711">
            <w:pPr>
              <w:jc w:val="center"/>
              <w:rPr>
                <w:color w:val="C00000"/>
              </w:rPr>
            </w:pPr>
            <w:commentRangeStart w:id="66"/>
            <w:commentRangeStart w:id="67"/>
            <w:r w:rsidRPr="004E1FF9">
              <w:rPr>
                <w:color w:val="C00000"/>
              </w:rPr>
              <w:t>Exigence n°</w:t>
            </w:r>
            <w:r>
              <w:rPr>
                <w:color w:val="C00000"/>
              </w:rPr>
              <w:t>XX</w:t>
            </w:r>
            <w:commentRangeEnd w:id="66"/>
            <w:r>
              <w:rPr>
                <w:rStyle w:val="Marquedecommentaire"/>
                <w:color w:val="C00000"/>
                <w:sz w:val="22"/>
                <w:szCs w:val="22"/>
              </w:rPr>
              <w:commentReference w:id="66"/>
            </w:r>
            <w:commentRangeEnd w:id="67"/>
            <w:r w:rsidR="00E77BCF">
              <w:rPr>
                <w:rStyle w:val="Marquedecommentaire"/>
                <w:color w:val="C00000"/>
                <w:sz w:val="22"/>
                <w:szCs w:val="22"/>
              </w:rPr>
              <w:commentReference w:id="67"/>
            </w:r>
          </w:p>
          <w:p w14:paraId="1D9EB4C7" w14:textId="2A79020B" w:rsidR="0074202F" w:rsidRPr="004E1FF9" w:rsidRDefault="0074202F" w:rsidP="00806711">
            <w:pPr>
              <w:jc w:val="center"/>
              <w:rPr>
                <w:color w:val="C00000"/>
              </w:rPr>
            </w:pPr>
            <w:r>
              <w:rPr>
                <w:i/>
                <w:iCs/>
                <w:sz w:val="20"/>
                <w:szCs w:val="20"/>
              </w:rPr>
              <w:t>Traçabilité et historique</w:t>
            </w:r>
          </w:p>
        </w:tc>
        <w:tc>
          <w:tcPr>
            <w:tcW w:w="7400" w:type="dxa"/>
            <w:vAlign w:val="center"/>
          </w:tcPr>
          <w:p w14:paraId="6C8A020B" w14:textId="3E8934CF" w:rsidR="0074202F" w:rsidRPr="009565D4" w:rsidRDefault="0074202F" w:rsidP="00806711">
            <w:r w:rsidRPr="00B70C7F">
              <w:t>La solution devra conserver un historique complet des réservations, incluant les modifications, les annulations et les utilisateurs concernés, avec possibilité d’export pour audit ou reporting</w:t>
            </w:r>
          </w:p>
        </w:tc>
      </w:tr>
      <w:tr w:rsidR="00E77BCF" w:rsidRPr="003E72E1" w14:paraId="182762E9" w14:textId="77777777" w:rsidTr="00E417F8">
        <w:trPr>
          <w:trHeight w:val="1263"/>
        </w:trPr>
        <w:tc>
          <w:tcPr>
            <w:tcW w:w="1667" w:type="dxa"/>
            <w:vAlign w:val="center"/>
          </w:tcPr>
          <w:p w14:paraId="70CABC16" w14:textId="77777777" w:rsidR="00E77BCF" w:rsidRDefault="00E77BCF" w:rsidP="00806711">
            <w:pPr>
              <w:jc w:val="center"/>
              <w:rPr>
                <w:color w:val="C00000"/>
              </w:rPr>
            </w:pPr>
            <w:commentRangeStart w:id="68"/>
            <w:commentRangeStart w:id="69"/>
            <w:r w:rsidRPr="004E1FF9">
              <w:rPr>
                <w:color w:val="C00000"/>
              </w:rPr>
              <w:lastRenderedPageBreak/>
              <w:t>Exigence n°</w:t>
            </w:r>
            <w:r>
              <w:rPr>
                <w:color w:val="C00000"/>
              </w:rPr>
              <w:t>XX</w:t>
            </w:r>
          </w:p>
          <w:p w14:paraId="4653C26D" w14:textId="2C9E8623" w:rsidR="00E77BCF" w:rsidRPr="004E1FF9" w:rsidRDefault="00E77BCF" w:rsidP="00806711">
            <w:pPr>
              <w:jc w:val="center"/>
              <w:rPr>
                <w:color w:val="C00000"/>
              </w:rPr>
            </w:pPr>
            <w:r>
              <w:rPr>
                <w:i/>
                <w:iCs/>
                <w:sz w:val="20"/>
                <w:szCs w:val="20"/>
              </w:rPr>
              <w:t>Notifications et rappels</w:t>
            </w:r>
            <w:commentRangeEnd w:id="68"/>
            <w:r w:rsidRPr="004E1FF9">
              <w:rPr>
                <w:rStyle w:val="Marquedecommentaire"/>
                <w:color w:val="C00000"/>
                <w:sz w:val="22"/>
                <w:szCs w:val="22"/>
              </w:rPr>
              <w:commentReference w:id="68"/>
            </w:r>
            <w:commentRangeEnd w:id="69"/>
            <w:r w:rsidRPr="004E1FF9">
              <w:rPr>
                <w:rStyle w:val="Marquedecommentaire"/>
                <w:color w:val="C00000"/>
                <w:sz w:val="22"/>
                <w:szCs w:val="22"/>
              </w:rPr>
              <w:commentReference w:id="69"/>
            </w:r>
          </w:p>
        </w:tc>
        <w:tc>
          <w:tcPr>
            <w:tcW w:w="7400" w:type="dxa"/>
            <w:vAlign w:val="center"/>
          </w:tcPr>
          <w:p w14:paraId="1656B9EC" w14:textId="2BC1063A" w:rsidR="00E77BCF" w:rsidRPr="00B70C7F" w:rsidRDefault="00E77BCF" w:rsidP="00806711">
            <w:r w:rsidRPr="00C526B3">
              <w:t>Le système devra générer des notifications automatiques (confirmation, modification, annulation, rappel de réservation) envoyées par e-mail et/ou notification push selon le terminal</w:t>
            </w:r>
          </w:p>
        </w:tc>
      </w:tr>
    </w:tbl>
    <w:p w14:paraId="61CE1D27" w14:textId="77777777" w:rsidR="00642797" w:rsidRPr="00BA2B6A" w:rsidRDefault="00642797" w:rsidP="00642797"/>
    <w:p w14:paraId="5CF1ECEA" w14:textId="77777777" w:rsidR="00C64307" w:rsidRDefault="00C64307" w:rsidP="00FB5FF5">
      <w:pPr>
        <w:pStyle w:val="Titre5"/>
      </w:pPr>
      <w:r>
        <w:t>Réservation d’espaces communs avec gestion de crédits</w:t>
      </w:r>
    </w:p>
    <w:p w14:paraId="481ABAC7" w14:textId="77777777" w:rsidR="00C64307" w:rsidRPr="00C7644A" w:rsidRDefault="00C64307" w:rsidP="00C64307"/>
    <w:p w14:paraId="447C421A" w14:textId="32AE7081" w:rsidR="00C64307" w:rsidRPr="00C7644A" w:rsidRDefault="00C64307" w:rsidP="00C64307">
      <w:r w:rsidRPr="00C7644A">
        <w:t>L’application devra permettre la réservation d</w:t>
      </w:r>
      <w:r w:rsidR="00D50BAA">
        <w:t xml:space="preserve">’espaces </w:t>
      </w:r>
      <w:r w:rsidRPr="00C7644A">
        <w:t>communs partagés au sein des immeubles gérés par Praemia REIM (ex. salles de réunion mutualisées, auditoriums, espaces événementiels, zones de convivialité, etc.).</w:t>
      </w:r>
    </w:p>
    <w:p w14:paraId="450E8CDA" w14:textId="77777777" w:rsidR="009735A8" w:rsidRPr="00C7644A" w:rsidRDefault="009735A8" w:rsidP="00C64307"/>
    <w:p w14:paraId="6E00C92B" w14:textId="5A196B2C" w:rsidR="00C64307" w:rsidRPr="00AD2ED4" w:rsidRDefault="00C64307" w:rsidP="00C64307">
      <w:r w:rsidRPr="00C7644A">
        <w:t xml:space="preserve">Le </w:t>
      </w:r>
      <w:r w:rsidRPr="00AD2ED4">
        <w:t>dispositif devra offrir une expérience fluide et intuitive en intégrant :</w:t>
      </w:r>
    </w:p>
    <w:p w14:paraId="2F325BC7" w14:textId="60495760" w:rsidR="00C64307" w:rsidRPr="00AD2ED4" w:rsidRDefault="00AD2ED4" w:rsidP="002B4639">
      <w:pPr>
        <w:numPr>
          <w:ilvl w:val="0"/>
          <w:numId w:val="22"/>
        </w:numPr>
      </w:pPr>
      <w:r w:rsidRPr="00AD2ED4">
        <w:t>Une</w:t>
      </w:r>
      <w:r w:rsidR="00C64307" w:rsidRPr="00AD2ED4">
        <w:t xml:space="preserve"> visualisation en temps réel des disponibilités sous forme de calendrier ou de </w:t>
      </w:r>
      <w:r w:rsidR="000658BD" w:rsidRPr="00AD2ED4">
        <w:t>liste</w:t>
      </w:r>
      <w:r w:rsidR="00A23769" w:rsidRPr="00AD2ED4">
        <w:t>, et de manière optionnelle, via un plan interactif</w:t>
      </w:r>
    </w:p>
    <w:p w14:paraId="39F79D29" w14:textId="2B2F0654" w:rsidR="00C64307" w:rsidRPr="00C7644A" w:rsidRDefault="00AD2ED4" w:rsidP="002B4639">
      <w:pPr>
        <w:numPr>
          <w:ilvl w:val="0"/>
          <w:numId w:val="22"/>
        </w:numPr>
      </w:pPr>
      <w:r w:rsidRPr="00AD2ED4">
        <w:t>La</w:t>
      </w:r>
      <w:r w:rsidR="00C64307" w:rsidRPr="00AD2ED4">
        <w:t xml:space="preserve"> possibilité de réserver ponctuellement ou de manière récurrente, selon les règles d’exploitation</w:t>
      </w:r>
      <w:r w:rsidR="00C64307" w:rsidRPr="00C7644A">
        <w:t xml:space="preserve"> définies par Praemia REIM</w:t>
      </w:r>
    </w:p>
    <w:p w14:paraId="2FFF223C" w14:textId="520469BB" w:rsidR="00C64307" w:rsidRPr="00C7644A" w:rsidRDefault="00AD2ED4" w:rsidP="002B4639">
      <w:pPr>
        <w:numPr>
          <w:ilvl w:val="0"/>
          <w:numId w:val="22"/>
        </w:numPr>
      </w:pPr>
      <w:r w:rsidRPr="00C7644A">
        <w:t>Des</w:t>
      </w:r>
      <w:r w:rsidR="00C64307" w:rsidRPr="00C7644A">
        <w:t xml:space="preserve"> notifications automatiques en cas de réservation, </w:t>
      </w:r>
      <w:r w:rsidR="42B61D2B">
        <w:t xml:space="preserve">de modification, </w:t>
      </w:r>
      <w:r w:rsidR="00C64307" w:rsidRPr="00C7644A">
        <w:t xml:space="preserve">d’annulation </w:t>
      </w:r>
    </w:p>
    <w:p w14:paraId="69D11FBA" w14:textId="0AAE13DC" w:rsidR="00C64307" w:rsidRDefault="00AD2ED4" w:rsidP="002B4639">
      <w:pPr>
        <w:numPr>
          <w:ilvl w:val="0"/>
          <w:numId w:val="22"/>
        </w:numPr>
      </w:pPr>
      <w:r w:rsidRPr="00C7644A">
        <w:t>La</w:t>
      </w:r>
      <w:r w:rsidR="00C64307" w:rsidRPr="00C7644A">
        <w:t xml:space="preserve"> possibilité d’associer des services complémentaires (restauration, assistance technique, nettoyage, mobilier) lors de la réservation</w:t>
      </w:r>
    </w:p>
    <w:p w14:paraId="4CB52035" w14:textId="77777777" w:rsidR="00615E70" w:rsidRPr="00E417F8" w:rsidRDefault="004B1942" w:rsidP="00615E70">
      <w:pPr>
        <w:numPr>
          <w:ilvl w:val="0"/>
          <w:numId w:val="45"/>
        </w:numPr>
      </w:pPr>
      <w:r>
        <w:t xml:space="preserve"> </w:t>
      </w:r>
      <w:commentRangeStart w:id="70"/>
      <w:commentRangeStart w:id="71"/>
      <w:r w:rsidR="00615E70" w:rsidRPr="00E417F8">
        <w:t>Permet un calcul automatique des crédits alloués par locataire au prorata de sa surface occupée dans chacun des immeubles pour chaque immeuble en fonction des données issues de l’état locatif, récupér</w:t>
      </w:r>
      <w:r w:rsidR="00615E70">
        <w:t>ées</w:t>
      </w:r>
      <w:r w:rsidR="00615E70" w:rsidRPr="00E417F8">
        <w:t xml:space="preserve"> </w:t>
      </w:r>
      <w:r w:rsidR="00615E70">
        <w:t>depuis</w:t>
      </w:r>
      <w:r w:rsidR="00615E70" w:rsidRPr="00E417F8">
        <w:t xml:space="preserve"> Salesforce</w:t>
      </w:r>
      <w:commentRangeEnd w:id="70"/>
      <w:r w:rsidR="00615E70" w:rsidRPr="00E417F8">
        <w:rPr>
          <w:rStyle w:val="Marquedecommentaire"/>
          <w:sz w:val="22"/>
          <w:szCs w:val="22"/>
        </w:rPr>
        <w:commentReference w:id="70"/>
      </w:r>
      <w:commentRangeEnd w:id="71"/>
      <w:r w:rsidR="00615E70" w:rsidRPr="00E417F8">
        <w:rPr>
          <w:rStyle w:val="Marquedecommentaire"/>
          <w:sz w:val="22"/>
          <w:szCs w:val="22"/>
        </w:rPr>
        <w:commentReference w:id="71"/>
      </w:r>
    </w:p>
    <w:p w14:paraId="6A82D254" w14:textId="5BA16E17" w:rsidR="004B1942" w:rsidRDefault="004B1942" w:rsidP="008963E2">
      <w:pPr>
        <w:numPr>
          <w:ilvl w:val="0"/>
          <w:numId w:val="22"/>
        </w:numPr>
      </w:pPr>
    </w:p>
    <w:p w14:paraId="16BB0ACC" w14:textId="77777777" w:rsidR="00C64307" w:rsidRDefault="00C64307" w:rsidP="00C64307"/>
    <w:p w14:paraId="2787DD3B" w14:textId="486D9BDD" w:rsidR="00A1088F" w:rsidRPr="00C7644A" w:rsidRDefault="007E3FF6" w:rsidP="00A1088F">
      <w:r>
        <w:t xml:space="preserve">La configuration des salles </w:t>
      </w:r>
      <w:r w:rsidR="009A4CB8">
        <w:t>sera à la main des</w:t>
      </w:r>
      <w:r w:rsidR="00A1088F" w:rsidRPr="007F4081">
        <w:t xml:space="preserve"> </w:t>
      </w:r>
      <w:r w:rsidR="009A4CB8">
        <w:t>gestionnaires</w:t>
      </w:r>
      <w:r w:rsidR="00A1088F" w:rsidRPr="007F4081">
        <w:t xml:space="preserve"> Praemia REIM, </w:t>
      </w:r>
      <w:r w:rsidR="009A4CB8">
        <w:t>qui devront pouvoir</w:t>
      </w:r>
      <w:r w:rsidR="00A1088F" w:rsidRPr="007F4081">
        <w:t xml:space="preserve"> configurer les règles d’accès</w:t>
      </w:r>
      <w:r w:rsidR="00B3436A">
        <w:t xml:space="preserve">, </w:t>
      </w:r>
      <w:r w:rsidR="0092662E">
        <w:t>localisation, photo</w:t>
      </w:r>
      <w:r w:rsidR="00AE664E">
        <w:t xml:space="preserve"> et caractéristiques principales des services disponibles.</w:t>
      </w:r>
    </w:p>
    <w:p w14:paraId="209A00FD" w14:textId="77777777" w:rsidR="00C64307" w:rsidRDefault="00C64307" w:rsidP="00C64307"/>
    <w:p w14:paraId="0DC1480A" w14:textId="1548ACF3" w:rsidR="00BB515E" w:rsidRDefault="00F44269" w:rsidP="00C64307">
      <w:r>
        <w:t>Afin d’assurer une répartition équitable de l’usage des ressources</w:t>
      </w:r>
      <w:r w:rsidR="009735A8">
        <w:t xml:space="preserve"> dans un contexte multi-locataire, la solution devra</w:t>
      </w:r>
      <w:r w:rsidR="000B2481">
        <w:t xml:space="preserve"> proposer un système de gestion de crédit, activable par Immeuble</w:t>
      </w:r>
      <w:r w:rsidR="009735A8">
        <w:t xml:space="preserve"> </w:t>
      </w:r>
      <w:r w:rsidR="000B2481">
        <w:t xml:space="preserve">afin de </w:t>
      </w:r>
      <w:r w:rsidR="009735A8">
        <w:t xml:space="preserve">: </w:t>
      </w:r>
    </w:p>
    <w:p w14:paraId="241242D1" w14:textId="77777777" w:rsidR="009735A8" w:rsidRDefault="009735A8" w:rsidP="00C64307"/>
    <w:p w14:paraId="778E25DB" w14:textId="40FDEDAC" w:rsidR="009735A8" w:rsidRPr="00C7644A" w:rsidRDefault="004E3420" w:rsidP="002B4639">
      <w:pPr>
        <w:numPr>
          <w:ilvl w:val="0"/>
          <w:numId w:val="22"/>
        </w:numPr>
      </w:pPr>
      <w:r w:rsidRPr="00C7644A">
        <w:t>Attribuer</w:t>
      </w:r>
      <w:r w:rsidR="009735A8" w:rsidRPr="00C7644A">
        <w:t xml:space="preserve"> à chaque société locataire </w:t>
      </w:r>
      <w:r w:rsidR="007B56EB">
        <w:t xml:space="preserve">correspondant à </w:t>
      </w:r>
      <w:r w:rsidR="009735A8" w:rsidRPr="00C7644A">
        <w:t>un volume de réservations prédéfini</w:t>
      </w:r>
    </w:p>
    <w:p w14:paraId="234F3B6C" w14:textId="0536C278" w:rsidR="009735A8" w:rsidRPr="00C7644A" w:rsidRDefault="004E3420" w:rsidP="002B4639">
      <w:pPr>
        <w:numPr>
          <w:ilvl w:val="0"/>
          <w:numId w:val="22"/>
        </w:numPr>
      </w:pPr>
      <w:r>
        <w:t>Assurer</w:t>
      </w:r>
      <w:r w:rsidR="007B56EB">
        <w:t xml:space="preserve"> </w:t>
      </w:r>
      <w:r w:rsidR="009735A8" w:rsidRPr="00C7644A">
        <w:t xml:space="preserve">le décompte automatique des crédits utilisés </w:t>
      </w:r>
      <w:r w:rsidR="007B56EB">
        <w:t xml:space="preserve">par les collaborateurs des locataires </w:t>
      </w:r>
      <w:r w:rsidR="009735A8" w:rsidRPr="00C7644A">
        <w:t>et le suivi du solde restant dans l’espace locataire</w:t>
      </w:r>
    </w:p>
    <w:p w14:paraId="70F9FB7D" w14:textId="61EC4397" w:rsidR="006A08CE" w:rsidRPr="00C7644A" w:rsidRDefault="004E3420" w:rsidP="002B4639">
      <w:pPr>
        <w:numPr>
          <w:ilvl w:val="0"/>
          <w:numId w:val="22"/>
        </w:numPr>
      </w:pPr>
      <w:r>
        <w:t xml:space="preserve">Permettre l’attribution de </w:t>
      </w:r>
      <w:r w:rsidR="00B57C0A">
        <w:t>bonus crédit, si nécessaire, et à la main de Praemia REIM</w:t>
      </w:r>
    </w:p>
    <w:p w14:paraId="38660E0E" w14:textId="68569DD7" w:rsidR="00801ACB" w:rsidRPr="00801ACB" w:rsidRDefault="00801ACB" w:rsidP="00E467C3">
      <w:pPr>
        <w:numPr>
          <w:ilvl w:val="0"/>
          <w:numId w:val="22"/>
        </w:numPr>
      </w:pPr>
      <w:r w:rsidRPr="00801ACB">
        <w:t>Notifier le gestionnaire locataire et Praemia REIM en cas de crédit insuffisant, et enregistrer automatiquement le dépassement pour suivi et traitement des pénalités par Praemia</w:t>
      </w:r>
    </w:p>
    <w:p w14:paraId="6F481C4D" w14:textId="77777777" w:rsidR="00C64307" w:rsidRDefault="00C64307" w:rsidP="00C64307"/>
    <w:p w14:paraId="49BC3B16" w14:textId="77777777" w:rsidR="00AC1732" w:rsidRDefault="00AC1732" w:rsidP="00C64307"/>
    <w:p w14:paraId="3C72B9FF" w14:textId="77777777" w:rsidR="00C64307" w:rsidRDefault="00C64307" w:rsidP="00C64307">
      <w:pPr>
        <w:ind w:left="720"/>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6851"/>
      </w:tblGrid>
      <w:tr w:rsidR="00C64307" w14:paraId="0E0AACAA" w14:textId="77777777" w:rsidTr="00627A11">
        <w:tc>
          <w:tcPr>
            <w:tcW w:w="1564" w:type="dxa"/>
            <w:vAlign w:val="center"/>
          </w:tcPr>
          <w:p w14:paraId="18564794" w14:textId="1ABEA01B" w:rsidR="00C64307" w:rsidRDefault="00C64307" w:rsidP="003D47D5">
            <w:pPr>
              <w:jc w:val="center"/>
              <w:rPr>
                <w:color w:val="C00000"/>
              </w:rPr>
            </w:pPr>
            <w:commentRangeStart w:id="72"/>
            <w:commentRangeStart w:id="73"/>
            <w:commentRangeStart w:id="74"/>
            <w:r w:rsidRPr="004E1FF9">
              <w:rPr>
                <w:color w:val="C00000"/>
              </w:rPr>
              <w:t>Exigence n°</w:t>
            </w:r>
            <w:r>
              <w:rPr>
                <w:color w:val="C00000"/>
              </w:rPr>
              <w:t>18</w:t>
            </w:r>
            <w:commentRangeEnd w:id="72"/>
            <w:r w:rsidR="00660648">
              <w:rPr>
                <w:rStyle w:val="Marquedecommentaire"/>
                <w:color w:val="C00000"/>
                <w:sz w:val="22"/>
                <w:szCs w:val="22"/>
              </w:rPr>
              <w:commentReference w:id="72"/>
            </w:r>
            <w:commentRangeEnd w:id="73"/>
            <w:r w:rsidR="00CA3736">
              <w:rPr>
                <w:rStyle w:val="Marquedecommentaire"/>
                <w:color w:val="C00000"/>
                <w:sz w:val="22"/>
                <w:szCs w:val="22"/>
              </w:rPr>
              <w:commentReference w:id="73"/>
            </w:r>
            <w:commentRangeEnd w:id="74"/>
            <w:r w:rsidR="007341C6">
              <w:rPr>
                <w:rStyle w:val="Marquedecommentaire"/>
                <w:color w:val="C00000"/>
                <w:sz w:val="22"/>
                <w:szCs w:val="22"/>
              </w:rPr>
              <w:commentReference w:id="74"/>
            </w:r>
          </w:p>
          <w:p w14:paraId="4104A75F" w14:textId="77777777" w:rsidR="00C64307" w:rsidRPr="00DC28EC" w:rsidRDefault="00C64307" w:rsidP="003D47D5">
            <w:pPr>
              <w:jc w:val="center"/>
              <w:rPr>
                <w:i/>
                <w:iCs/>
              </w:rPr>
            </w:pPr>
            <w:r w:rsidRPr="00475805">
              <w:rPr>
                <w:i/>
                <w:iCs/>
                <w:sz w:val="20"/>
                <w:szCs w:val="20"/>
              </w:rPr>
              <w:t>Réservation d’espaces communs avec gestion de crédits</w:t>
            </w:r>
          </w:p>
        </w:tc>
        <w:tc>
          <w:tcPr>
            <w:tcW w:w="7503" w:type="dxa"/>
            <w:vAlign w:val="center"/>
          </w:tcPr>
          <w:p w14:paraId="6A95C099" w14:textId="77777777" w:rsidR="00C64307" w:rsidRDefault="00C64307" w:rsidP="003D47D5">
            <w:r w:rsidRPr="008A5973">
              <w:t>L’application devra permettre la réservation des espaces communs partagés avec un système de gestion de crédits paramétrable p</w:t>
            </w:r>
            <w:r>
              <w:t>our chaque</w:t>
            </w:r>
            <w:r w:rsidRPr="008A5973">
              <w:t xml:space="preserve"> société locataire, incluant le décompte automatique des réservations et la consultation du solde restant dans l’interface utilisateur.</w:t>
            </w:r>
          </w:p>
        </w:tc>
      </w:tr>
      <w:tr w:rsidR="00C64307" w14:paraId="752B7042" w14:textId="77777777" w:rsidTr="00627A11">
        <w:tc>
          <w:tcPr>
            <w:tcW w:w="1564" w:type="dxa"/>
            <w:vAlign w:val="center"/>
          </w:tcPr>
          <w:p w14:paraId="4A8EABA2" w14:textId="77777777" w:rsidR="00C64307" w:rsidRDefault="00C64307" w:rsidP="003D47D5">
            <w:pPr>
              <w:jc w:val="center"/>
              <w:rPr>
                <w:color w:val="C00000"/>
              </w:rPr>
            </w:pPr>
            <w:r w:rsidRPr="004E1FF9">
              <w:rPr>
                <w:color w:val="C00000"/>
              </w:rPr>
              <w:t>Exigence n°</w:t>
            </w:r>
            <w:r>
              <w:rPr>
                <w:color w:val="C00000"/>
              </w:rPr>
              <w:t>XX</w:t>
            </w:r>
          </w:p>
          <w:p w14:paraId="5E5B3054" w14:textId="77777777" w:rsidR="00C64307" w:rsidRPr="004E1FF9" w:rsidRDefault="00C64307" w:rsidP="003D47D5">
            <w:pPr>
              <w:jc w:val="center"/>
              <w:rPr>
                <w:color w:val="C00000"/>
              </w:rPr>
            </w:pPr>
            <w:r>
              <w:rPr>
                <w:i/>
                <w:iCs/>
                <w:sz w:val="20"/>
                <w:szCs w:val="20"/>
              </w:rPr>
              <w:t>Gestion des crédits</w:t>
            </w:r>
          </w:p>
        </w:tc>
        <w:tc>
          <w:tcPr>
            <w:tcW w:w="7503" w:type="dxa"/>
            <w:vAlign w:val="center"/>
          </w:tcPr>
          <w:p w14:paraId="6B59F57B" w14:textId="6694B3B4" w:rsidR="00C64307" w:rsidRPr="008A5973" w:rsidRDefault="00C64307" w:rsidP="003D47D5">
            <w:r w:rsidRPr="0088717E">
              <w:t>La solution devra permettre à Praemia REIM d’administrer les crédits de réservation par société locataire, incluant la définition des volumes alloués, la modification des quotas en cours d’année et la consultation en temps réel des consommations depuis le portail d’administration.</w:t>
            </w:r>
          </w:p>
        </w:tc>
      </w:tr>
    </w:tbl>
    <w:p w14:paraId="1E7E887E" w14:textId="77777777" w:rsidR="00C64307" w:rsidRDefault="00C64307" w:rsidP="00C64307"/>
    <w:p w14:paraId="3E74925C" w14:textId="71A62B0B" w:rsidR="009F34B8" w:rsidRDefault="009F34B8" w:rsidP="00FB5FF5">
      <w:pPr>
        <w:pStyle w:val="Titre5"/>
      </w:pPr>
      <w:r>
        <w:lastRenderedPageBreak/>
        <w:t xml:space="preserve">Réservation d’espaces </w:t>
      </w:r>
      <w:r w:rsidR="00C416FD">
        <w:t>privatifs</w:t>
      </w:r>
    </w:p>
    <w:p w14:paraId="60EF2A5A" w14:textId="77777777" w:rsidR="007F4081" w:rsidRPr="007F4081" w:rsidRDefault="007F4081" w:rsidP="007F4081">
      <w:r w:rsidRPr="007F4081">
        <w:t>L’application devra permettre la réservation des espaces privatifs appartenant à Praemia REIM, destinés à un usage interne (salles de réunion, espaces collaboratifs, bureaux partagés, etc.).</w:t>
      </w:r>
    </w:p>
    <w:p w14:paraId="52389B75" w14:textId="77777777" w:rsidR="007F4081" w:rsidRPr="007F4081" w:rsidRDefault="007F4081" w:rsidP="007F4081">
      <w:r w:rsidRPr="007F4081">
        <w:t>Le soumissionnaire devra garantir que la solution :</w:t>
      </w:r>
    </w:p>
    <w:p w14:paraId="60B0AC65" w14:textId="5767121A" w:rsidR="007F4081" w:rsidRPr="007F4081" w:rsidRDefault="00AD2ED4" w:rsidP="002B4639">
      <w:pPr>
        <w:numPr>
          <w:ilvl w:val="0"/>
          <w:numId w:val="21"/>
        </w:numPr>
      </w:pPr>
      <w:r w:rsidRPr="007F4081">
        <w:t>Offre</w:t>
      </w:r>
      <w:r w:rsidR="007F4081" w:rsidRPr="007F4081">
        <w:t xml:space="preserve"> une interface simple et rapide de réservation, avec visualisation des disponibilités en temps réel</w:t>
      </w:r>
    </w:p>
    <w:p w14:paraId="74D2972C" w14:textId="15BAE4CB" w:rsidR="007F4081" w:rsidRPr="007F4081" w:rsidRDefault="00AD2ED4" w:rsidP="002B4639">
      <w:pPr>
        <w:numPr>
          <w:ilvl w:val="0"/>
          <w:numId w:val="21"/>
        </w:numPr>
      </w:pPr>
      <w:r w:rsidRPr="007F4081">
        <w:t>Soit</w:t>
      </w:r>
      <w:r w:rsidR="007F4081" w:rsidRPr="007F4081">
        <w:t xml:space="preserve"> interopérable avec les outils de calendrier internes (</w:t>
      </w:r>
      <w:r w:rsidR="003D5427">
        <w:t>Exchange</w:t>
      </w:r>
      <w:r w:rsidR="007F4081" w:rsidRPr="007F4081">
        <w:t>)</w:t>
      </w:r>
    </w:p>
    <w:p w14:paraId="4DFE762F" w14:textId="08CC07F7" w:rsidR="007F4081" w:rsidRPr="007F4081" w:rsidRDefault="00AD2ED4" w:rsidP="002B4639">
      <w:pPr>
        <w:numPr>
          <w:ilvl w:val="0"/>
          <w:numId w:val="21"/>
        </w:numPr>
      </w:pPr>
      <w:r w:rsidRPr="007F4081">
        <w:t>Permette</w:t>
      </w:r>
      <w:r w:rsidR="007F4081" w:rsidRPr="007F4081">
        <w:t xml:space="preserve"> aux administrateurs Praemia REIM de configurer les espaces, les règles d’accès et les notifications associées aux réservations</w:t>
      </w:r>
    </w:p>
    <w:p w14:paraId="1293D454" w14:textId="7684649E" w:rsidR="00BA4267" w:rsidRDefault="00BA4267" w:rsidP="00BA4267"/>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991057" w14:paraId="5991FF3C" w14:textId="77777777" w:rsidTr="00E467C3">
        <w:tc>
          <w:tcPr>
            <w:tcW w:w="1564" w:type="dxa"/>
            <w:vAlign w:val="center"/>
          </w:tcPr>
          <w:p w14:paraId="2677FB29" w14:textId="10C82F86" w:rsidR="00991057" w:rsidRDefault="00991057">
            <w:pPr>
              <w:jc w:val="center"/>
              <w:rPr>
                <w:color w:val="C00000"/>
              </w:rPr>
            </w:pPr>
            <w:r w:rsidRPr="004E1FF9">
              <w:rPr>
                <w:color w:val="C00000"/>
              </w:rPr>
              <w:t>Exigence n°</w:t>
            </w:r>
            <w:r>
              <w:rPr>
                <w:color w:val="C00000"/>
              </w:rPr>
              <w:t>17</w:t>
            </w:r>
          </w:p>
          <w:p w14:paraId="63EB153B" w14:textId="46F610E0" w:rsidR="00991057" w:rsidRPr="00DC28EC" w:rsidRDefault="001A377E">
            <w:pPr>
              <w:jc w:val="center"/>
              <w:rPr>
                <w:i/>
                <w:iCs/>
              </w:rPr>
            </w:pPr>
            <w:r w:rsidRPr="001A377E">
              <w:rPr>
                <w:i/>
                <w:iCs/>
                <w:sz w:val="20"/>
                <w:szCs w:val="20"/>
              </w:rPr>
              <w:t>Réservation des espaces privatifs Praemia REIM</w:t>
            </w:r>
          </w:p>
        </w:tc>
        <w:tc>
          <w:tcPr>
            <w:tcW w:w="7503" w:type="dxa"/>
            <w:vAlign w:val="center"/>
          </w:tcPr>
          <w:p w14:paraId="4C9A6142" w14:textId="7B4EA525" w:rsidR="00991057" w:rsidRDefault="001A377E">
            <w:r w:rsidRPr="001A377E">
              <w:t>L’application devra permettre aux équipes Praemia REIM de réserver, gérer et administrer leurs espaces privatifs (salles de réunion, zones de travail, etc.)</w:t>
            </w:r>
            <w:r w:rsidR="00B40BBA">
              <w:t xml:space="preserve"> sur le siège</w:t>
            </w:r>
            <w:r w:rsidRPr="001A377E">
              <w:t>, avec synchronisation en temps réel avec les outils internes de planification.</w:t>
            </w:r>
          </w:p>
        </w:tc>
      </w:tr>
    </w:tbl>
    <w:p w14:paraId="56A581F8" w14:textId="77777777" w:rsidR="00991057" w:rsidRDefault="00991057" w:rsidP="00BA4267"/>
    <w:p w14:paraId="38FDE1D7" w14:textId="77777777" w:rsidR="003D47D5" w:rsidRDefault="003D47D5" w:rsidP="00BA4267"/>
    <w:p w14:paraId="054D7995" w14:textId="77777777" w:rsidR="003D47D5" w:rsidRPr="00BA4267" w:rsidRDefault="003D47D5" w:rsidP="00BA4267"/>
    <w:p w14:paraId="2821BB0B" w14:textId="77777777" w:rsidR="00C271DD" w:rsidRDefault="00C271DD" w:rsidP="00FB5FF5">
      <w:pPr>
        <w:pStyle w:val="Titre5"/>
      </w:pPr>
      <w:r>
        <w:t>Affichage des réservations sur tablette</w:t>
      </w:r>
    </w:p>
    <w:p w14:paraId="311159DB" w14:textId="77777777" w:rsidR="00C271DD" w:rsidRPr="00436F79" w:rsidRDefault="00C271DD" w:rsidP="00C271DD"/>
    <w:p w14:paraId="406AB22F" w14:textId="7D3FF68C" w:rsidR="00303C31" w:rsidRDefault="00C271DD" w:rsidP="00C271DD">
      <w:r>
        <w:t>Actuellement, le parc de tablette</w:t>
      </w:r>
      <w:r w:rsidR="003F2B18">
        <w:t>s d’affichage</w:t>
      </w:r>
      <w:r w:rsidR="00303C31">
        <w:t xml:space="preserve"> en entrée de salle de réunion </w:t>
      </w:r>
      <w:r w:rsidR="002244E0">
        <w:t>sur les différents actifs gérés par Praemia</w:t>
      </w:r>
      <w:r w:rsidR="00303C31">
        <w:t xml:space="preserve"> est hétérogène et composé</w:t>
      </w:r>
      <w:r w:rsidR="003F2B18">
        <w:t xml:space="preserve">, </w:t>
      </w:r>
      <w:r w:rsidR="007F367F">
        <w:t>entre autres</w:t>
      </w:r>
      <w:r w:rsidR="003F2B18">
        <w:t xml:space="preserve">, </w:t>
      </w:r>
      <w:r w:rsidR="00303C31">
        <w:t>de</w:t>
      </w:r>
      <w:r w:rsidR="00C76427">
        <w:t>s marques suivantes</w:t>
      </w:r>
      <w:r w:rsidR="00303C31">
        <w:t xml:space="preserve"> : </w:t>
      </w:r>
    </w:p>
    <w:p w14:paraId="0C071D78" w14:textId="77777777" w:rsidR="00303C31" w:rsidRDefault="00303C31" w:rsidP="00C271DD"/>
    <w:p w14:paraId="1BDDCDB4" w14:textId="77777777" w:rsidR="000638CB" w:rsidRDefault="000638CB" w:rsidP="00A168F5">
      <w:pPr>
        <w:pStyle w:val="Paragraphedeliste"/>
        <w:numPr>
          <w:ilvl w:val="0"/>
          <w:numId w:val="6"/>
        </w:numPr>
      </w:pPr>
      <w:r>
        <w:t>Logitech Tap </w:t>
      </w:r>
    </w:p>
    <w:p w14:paraId="2729329B" w14:textId="77777777" w:rsidR="000638CB" w:rsidRDefault="000638CB" w:rsidP="00A168F5">
      <w:pPr>
        <w:pStyle w:val="Paragraphedeliste"/>
        <w:numPr>
          <w:ilvl w:val="0"/>
          <w:numId w:val="6"/>
        </w:numPr>
      </w:pPr>
      <w:r>
        <w:t>Scheduler</w:t>
      </w:r>
    </w:p>
    <w:p w14:paraId="72873155" w14:textId="77777777" w:rsidR="000638CB" w:rsidRDefault="000638CB" w:rsidP="00A168F5">
      <w:pPr>
        <w:pStyle w:val="Paragraphedeliste"/>
        <w:numPr>
          <w:ilvl w:val="0"/>
          <w:numId w:val="6"/>
        </w:numPr>
      </w:pPr>
      <w:r>
        <w:t>Philips</w:t>
      </w:r>
    </w:p>
    <w:p w14:paraId="57F73EAB" w14:textId="06A7AF50" w:rsidR="00303C31" w:rsidRDefault="000638CB" w:rsidP="00A168F5">
      <w:pPr>
        <w:pStyle w:val="Paragraphedeliste"/>
        <w:numPr>
          <w:ilvl w:val="0"/>
          <w:numId w:val="6"/>
        </w:numPr>
      </w:pPr>
      <w:r>
        <w:t>Evoko</w:t>
      </w:r>
    </w:p>
    <w:p w14:paraId="0A32701A" w14:textId="77777777" w:rsidR="00303C31" w:rsidRDefault="00303C31" w:rsidP="00C271DD"/>
    <w:p w14:paraId="01B0FDA1" w14:textId="535A59B9" w:rsidR="00C271DD" w:rsidRPr="00436F79" w:rsidRDefault="00170442" w:rsidP="00C271DD">
      <w:r>
        <w:t xml:space="preserve">Afin d’assurer une </w:t>
      </w:r>
      <w:r w:rsidR="008B0CEC">
        <w:t xml:space="preserve">cohérence avec </w:t>
      </w:r>
      <w:r w:rsidR="009E2826">
        <w:t>l’application Immeuble, l</w:t>
      </w:r>
      <w:r w:rsidR="00C271DD" w:rsidRPr="00436F79">
        <w:t>e soumissionnaire devra proposer une solution permettant l’affichage en temps réel de l’état des réservations sur des écrans ou tablettes positionnés à l’entrée des salles et espaces partagés</w:t>
      </w:r>
      <w:r w:rsidR="00805072">
        <w:t xml:space="preserve"> sur le matériel existant</w:t>
      </w:r>
      <w:r w:rsidR="00C271DD" w:rsidRPr="00436F79">
        <w:t>.</w:t>
      </w:r>
      <w:r w:rsidR="00A168F5">
        <w:t xml:space="preserve"> Une solution sans installation d’APK</w:t>
      </w:r>
      <w:r w:rsidR="005A7E82">
        <w:t xml:space="preserve"> est à privilégier.</w:t>
      </w:r>
    </w:p>
    <w:p w14:paraId="1A4F5A66" w14:textId="77777777" w:rsidR="00805072" w:rsidRPr="00436F79" w:rsidRDefault="00805072" w:rsidP="00C271DD"/>
    <w:p w14:paraId="7DFEBF82" w14:textId="77777777" w:rsidR="00C271DD" w:rsidRPr="00436F79" w:rsidRDefault="00C271DD" w:rsidP="00C271DD">
      <w:r w:rsidRPr="00436F79">
        <w:t>Ces dispositifs devront permettre :</w:t>
      </w:r>
    </w:p>
    <w:p w14:paraId="3105DD02" w14:textId="18075499" w:rsidR="00C271DD" w:rsidRPr="00436F79" w:rsidRDefault="007F367F" w:rsidP="002B4639">
      <w:pPr>
        <w:numPr>
          <w:ilvl w:val="0"/>
          <w:numId w:val="23"/>
        </w:numPr>
      </w:pPr>
      <w:r w:rsidRPr="00436F79">
        <w:t>La</w:t>
      </w:r>
      <w:r w:rsidR="00C271DD" w:rsidRPr="00436F79">
        <w:t xml:space="preserve"> visualisation instantanée du statut de la salle</w:t>
      </w:r>
    </w:p>
    <w:p w14:paraId="48FC6D2B" w14:textId="36CD7E0A" w:rsidR="00C271DD" w:rsidRPr="00436F79" w:rsidRDefault="007F367F" w:rsidP="002B4639">
      <w:pPr>
        <w:numPr>
          <w:ilvl w:val="0"/>
          <w:numId w:val="23"/>
        </w:numPr>
      </w:pPr>
      <w:r w:rsidRPr="00436F79">
        <w:t>La</w:t>
      </w:r>
      <w:r w:rsidR="00C271DD" w:rsidRPr="00436F79">
        <w:t xml:space="preserve"> création, la modification ou l’annulation d’une réservation directement depuis la tablette, selon les droits de l’utilisateur</w:t>
      </w:r>
    </w:p>
    <w:p w14:paraId="16F4E37D" w14:textId="5005F556" w:rsidR="00C271DD" w:rsidRPr="00436F79" w:rsidRDefault="007F367F" w:rsidP="002B4639">
      <w:pPr>
        <w:numPr>
          <w:ilvl w:val="0"/>
          <w:numId w:val="23"/>
        </w:numPr>
      </w:pPr>
      <w:r w:rsidRPr="00436F79">
        <w:t>L’affichage</w:t>
      </w:r>
      <w:r w:rsidR="00C271DD" w:rsidRPr="00436F79">
        <w:t xml:space="preserve"> dynamique des informations clés : nom de la salle, horaires, durée restante, réservations à venir, identification de l’utilisateur</w:t>
      </w:r>
    </w:p>
    <w:p w14:paraId="57BAD453" w14:textId="0299BCD7" w:rsidR="7A48B106" w:rsidRDefault="7A48B106" w:rsidP="52D79A32">
      <w:pPr>
        <w:numPr>
          <w:ilvl w:val="0"/>
          <w:numId w:val="23"/>
        </w:numPr>
      </w:pPr>
      <w:r>
        <w:t>Le blocage de l’écran d’affichage si besoin</w:t>
      </w:r>
    </w:p>
    <w:p w14:paraId="4BC7F638" w14:textId="4A8782FE" w:rsidR="00C271DD" w:rsidRPr="00436F79" w:rsidRDefault="007F367F" w:rsidP="002B4639">
      <w:pPr>
        <w:numPr>
          <w:ilvl w:val="0"/>
          <w:numId w:val="23"/>
        </w:numPr>
      </w:pPr>
      <w:r w:rsidRPr="00436F79">
        <w:t>La</w:t>
      </w:r>
      <w:r w:rsidR="00C271DD" w:rsidRPr="00436F79">
        <w:t xml:space="preserve"> synchronisation automatique avec le module de réservation de l’application et le calendrier interne</w:t>
      </w:r>
    </w:p>
    <w:p w14:paraId="79205743" w14:textId="17079117" w:rsidR="00C271DD" w:rsidRDefault="007F367F" w:rsidP="00E467C3">
      <w:pPr>
        <w:numPr>
          <w:ilvl w:val="0"/>
          <w:numId w:val="23"/>
        </w:numPr>
      </w:pPr>
      <w:r w:rsidRPr="00436F79">
        <w:t>La</w:t>
      </w:r>
      <w:r w:rsidR="00C271DD" w:rsidRPr="00436F79">
        <w:t xml:space="preserve"> personnalisation graphique (logo, couleurs, visuel du site) en cohérence avec la charte Praemia REIM</w:t>
      </w:r>
      <w:r w:rsidR="61EFD72D">
        <w:t xml:space="preserve"> et de l’immeuble </w:t>
      </w:r>
    </w:p>
    <w:p w14:paraId="68C0901C" w14:textId="77777777" w:rsidR="00C271DD" w:rsidRDefault="00C271DD" w:rsidP="00C271DD"/>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C271DD" w14:paraId="42B216D9" w14:textId="77777777" w:rsidTr="00627A11">
        <w:tc>
          <w:tcPr>
            <w:tcW w:w="1564" w:type="dxa"/>
            <w:vAlign w:val="center"/>
          </w:tcPr>
          <w:p w14:paraId="3E657C3B" w14:textId="77777777" w:rsidR="00C271DD" w:rsidRDefault="00C271DD">
            <w:pPr>
              <w:jc w:val="center"/>
              <w:rPr>
                <w:color w:val="C00000"/>
              </w:rPr>
            </w:pPr>
            <w:r w:rsidRPr="004E1FF9">
              <w:rPr>
                <w:color w:val="C00000"/>
              </w:rPr>
              <w:t>Exigence n°</w:t>
            </w:r>
            <w:r>
              <w:rPr>
                <w:color w:val="C00000"/>
              </w:rPr>
              <w:t>20</w:t>
            </w:r>
          </w:p>
          <w:p w14:paraId="565BB927" w14:textId="77777777" w:rsidR="00C271DD" w:rsidRPr="00DC28EC" w:rsidRDefault="00C271DD">
            <w:pPr>
              <w:jc w:val="center"/>
              <w:rPr>
                <w:i/>
                <w:iCs/>
              </w:rPr>
            </w:pPr>
            <w:r w:rsidRPr="005A2D60">
              <w:rPr>
                <w:i/>
                <w:iCs/>
                <w:sz w:val="20"/>
                <w:szCs w:val="20"/>
              </w:rPr>
              <w:t>Affichage dynamique des réservations</w:t>
            </w:r>
          </w:p>
        </w:tc>
        <w:tc>
          <w:tcPr>
            <w:tcW w:w="7503" w:type="dxa"/>
            <w:vAlign w:val="center"/>
          </w:tcPr>
          <w:p w14:paraId="17DADF38" w14:textId="59BB67C9" w:rsidR="00C271DD" w:rsidRDefault="00C271DD">
            <w:r w:rsidRPr="00B523A2">
              <w:t xml:space="preserve">La solution devra permettre l’affichage en temps réel des réservations sur des tablettes positionnées à l’entrée des salles, avec la possibilité de réserver ou libérer la salle directement depuis l’écran, et une synchronisation automatique avec le </w:t>
            </w:r>
            <w:r w:rsidR="005A7E82">
              <w:t>module</w:t>
            </w:r>
            <w:r w:rsidRPr="00B523A2">
              <w:t xml:space="preserve"> de réservation.</w:t>
            </w:r>
            <w:r w:rsidR="005A7E82">
              <w:t xml:space="preserve"> </w:t>
            </w:r>
            <w:r w:rsidR="001D0CEE">
              <w:t>Solution sans installation d’APK privilégiée.</w:t>
            </w:r>
          </w:p>
        </w:tc>
      </w:tr>
    </w:tbl>
    <w:p w14:paraId="7784073F" w14:textId="77777777" w:rsidR="00C271DD" w:rsidRPr="002571CE" w:rsidRDefault="00C271DD" w:rsidP="00C271DD"/>
    <w:p w14:paraId="38865A56" w14:textId="2B779758" w:rsidR="00C765FB" w:rsidRDefault="00E94644" w:rsidP="00977A5A">
      <w:pPr>
        <w:pStyle w:val="Titre5"/>
      </w:pPr>
      <w:r>
        <w:t>Préconisation</w:t>
      </w:r>
      <w:r w:rsidR="00C765FB">
        <w:t xml:space="preserve"> de tablettes </w:t>
      </w:r>
    </w:p>
    <w:p w14:paraId="70EF6135" w14:textId="77777777" w:rsidR="00EC3D6A" w:rsidRDefault="00EC3D6A" w:rsidP="001F170B"/>
    <w:p w14:paraId="554521FC" w14:textId="3362DA90" w:rsidR="001F170B" w:rsidRPr="001F170B" w:rsidRDefault="001F170B" w:rsidP="001F170B">
      <w:r w:rsidRPr="001F170B">
        <w:lastRenderedPageBreak/>
        <w:t xml:space="preserve">Le soumissionnaire devra </w:t>
      </w:r>
      <w:r w:rsidR="00586D37">
        <w:t xml:space="preserve">proposer des préconisations de tablettes d’entrée de salles de </w:t>
      </w:r>
      <w:r w:rsidR="007F367F">
        <w:t>réunion,</w:t>
      </w:r>
      <w:r w:rsidR="00FC15A6">
        <w:t xml:space="preserve"> avec les contraintes suivantes </w:t>
      </w:r>
      <w:r w:rsidRPr="001F170B">
        <w:t>:</w:t>
      </w:r>
    </w:p>
    <w:p w14:paraId="337B0095" w14:textId="77777777" w:rsidR="00561767" w:rsidRPr="001F170B" w:rsidRDefault="00561767" w:rsidP="001F170B"/>
    <w:p w14:paraId="5835B330" w14:textId="5E378C1E" w:rsidR="001F170B" w:rsidRPr="001F170B" w:rsidRDefault="00FC15A6" w:rsidP="002B4639">
      <w:pPr>
        <w:numPr>
          <w:ilvl w:val="0"/>
          <w:numId w:val="24"/>
        </w:numPr>
      </w:pPr>
      <w:r>
        <w:t xml:space="preserve">Intégration optimale avec </w:t>
      </w:r>
      <w:r w:rsidR="009C4760">
        <w:t>la</w:t>
      </w:r>
      <w:r>
        <w:t xml:space="preserve"> solution</w:t>
      </w:r>
      <w:r w:rsidR="001F170B" w:rsidRPr="001F170B">
        <w:t xml:space="preserve"> </w:t>
      </w:r>
      <w:r w:rsidR="009C4760">
        <w:t xml:space="preserve">du soumissionnaire </w:t>
      </w:r>
      <w:r w:rsidR="001F170B" w:rsidRPr="001F170B">
        <w:t>;</w:t>
      </w:r>
    </w:p>
    <w:p w14:paraId="1F280ED5" w14:textId="609E1B48" w:rsidR="001F170B" w:rsidRPr="001F170B" w:rsidRDefault="00FC15A6" w:rsidP="002B4639">
      <w:pPr>
        <w:numPr>
          <w:ilvl w:val="0"/>
          <w:numId w:val="24"/>
        </w:numPr>
      </w:pPr>
      <w:r>
        <w:t>Indépendance à MS Exchange</w:t>
      </w:r>
      <w:r w:rsidR="009E2F3D">
        <w:t xml:space="preserve"> pour la synchronisation des calendriers</w:t>
      </w:r>
      <w:r w:rsidR="009C4760">
        <w:t xml:space="preserve"> (non déploy</w:t>
      </w:r>
      <w:r w:rsidR="009E2F3D">
        <w:t>able</w:t>
      </w:r>
      <w:r w:rsidR="009C4760">
        <w:t xml:space="preserve"> </w:t>
      </w:r>
      <w:r w:rsidR="009E2F3D">
        <w:t>sur les espaces communs)</w:t>
      </w:r>
      <w:r w:rsidR="009C4760">
        <w:t xml:space="preserve"> </w:t>
      </w:r>
      <w:r w:rsidR="001F170B" w:rsidRPr="001F170B">
        <w:t>;</w:t>
      </w:r>
    </w:p>
    <w:p w14:paraId="5ECDC56A" w14:textId="2C898A60" w:rsidR="001F170B" w:rsidRPr="001F170B" w:rsidRDefault="009C4760" w:rsidP="002B4639">
      <w:pPr>
        <w:numPr>
          <w:ilvl w:val="0"/>
          <w:numId w:val="24"/>
        </w:numPr>
      </w:pPr>
      <w:r>
        <w:t>Disposant d’une connectivité WIFI</w:t>
      </w:r>
      <w:r w:rsidR="009E2F3D">
        <w:t>.</w:t>
      </w:r>
    </w:p>
    <w:p w14:paraId="5DB26F92" w14:textId="77777777" w:rsidR="0087797D" w:rsidRPr="001F170B" w:rsidRDefault="0087797D" w:rsidP="0087797D">
      <w:pPr>
        <w:ind w:left="720"/>
      </w:pPr>
    </w:p>
    <w:p w14:paraId="184AB381" w14:textId="77777777" w:rsidR="001F170B" w:rsidRDefault="001F170B" w:rsidP="001408EE"/>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862301" w14:paraId="288C5169" w14:textId="77777777" w:rsidTr="00627A11">
        <w:tc>
          <w:tcPr>
            <w:tcW w:w="1564" w:type="dxa"/>
            <w:vAlign w:val="center"/>
          </w:tcPr>
          <w:p w14:paraId="7D011211" w14:textId="0CF3AE85" w:rsidR="00862301" w:rsidRDefault="00862301">
            <w:pPr>
              <w:jc w:val="center"/>
              <w:rPr>
                <w:color w:val="C00000"/>
              </w:rPr>
            </w:pPr>
            <w:r w:rsidRPr="004E1FF9">
              <w:rPr>
                <w:color w:val="C00000"/>
              </w:rPr>
              <w:t>Exigence n°</w:t>
            </w:r>
            <w:r>
              <w:rPr>
                <w:color w:val="C00000"/>
              </w:rPr>
              <w:t>19</w:t>
            </w:r>
          </w:p>
          <w:p w14:paraId="2D1F1D93" w14:textId="31E10282" w:rsidR="00862301" w:rsidRPr="00DC28EC" w:rsidRDefault="00992895">
            <w:pPr>
              <w:jc w:val="center"/>
              <w:rPr>
                <w:i/>
                <w:iCs/>
              </w:rPr>
            </w:pPr>
            <w:r w:rsidRPr="00992895">
              <w:rPr>
                <w:i/>
                <w:iCs/>
                <w:sz w:val="20"/>
                <w:szCs w:val="20"/>
              </w:rPr>
              <w:t>Fourniture du matériel d’affichage</w:t>
            </w:r>
          </w:p>
        </w:tc>
        <w:tc>
          <w:tcPr>
            <w:tcW w:w="7503" w:type="dxa"/>
            <w:vAlign w:val="center"/>
          </w:tcPr>
          <w:p w14:paraId="1DBE4C92" w14:textId="34B73DD8" w:rsidR="00862301" w:rsidRDefault="00992895">
            <w:r w:rsidRPr="00992895">
              <w:t xml:space="preserve">Le soumissionnaire devra </w:t>
            </w:r>
            <w:r w:rsidR="009E2F3D">
              <w:t>proposer des références de tablettes d’entrée de salles de réunion intégralement</w:t>
            </w:r>
            <w:r w:rsidR="000D43AD">
              <w:t xml:space="preserve"> </w:t>
            </w:r>
            <w:r w:rsidRPr="00992895">
              <w:t xml:space="preserve">compatibles </w:t>
            </w:r>
            <w:r w:rsidR="000D43AD">
              <w:t>avec sa solution</w:t>
            </w:r>
            <w:r w:rsidR="00DA2281">
              <w:t xml:space="preserve"> sans recours à MS Exchange</w:t>
            </w:r>
            <w:r w:rsidRPr="00992895">
              <w:t>.</w:t>
            </w:r>
          </w:p>
        </w:tc>
      </w:tr>
    </w:tbl>
    <w:p w14:paraId="48B5AED6" w14:textId="77777777" w:rsidR="00862301" w:rsidRPr="001408EE" w:rsidRDefault="00862301" w:rsidP="001408EE"/>
    <w:p w14:paraId="1F8C62FC" w14:textId="390873F9" w:rsidR="008E47BD" w:rsidRDefault="008E47BD" w:rsidP="00977A5A">
      <w:pPr>
        <w:pStyle w:val="Titre5"/>
      </w:pPr>
      <w:commentRangeStart w:id="75"/>
      <w:commentRangeStart w:id="76"/>
      <w:r>
        <w:t xml:space="preserve">Réservations de services </w:t>
      </w:r>
      <w:r w:rsidR="00B32BA7">
        <w:t>additionnels</w:t>
      </w:r>
      <w:commentRangeEnd w:id="75"/>
      <w:r w:rsidR="00545287">
        <w:rPr>
          <w:rStyle w:val="Marquedecommentaire"/>
          <w:sz w:val="22"/>
          <w:szCs w:val="22"/>
        </w:rPr>
        <w:commentReference w:id="75"/>
      </w:r>
      <w:commentRangeEnd w:id="76"/>
      <w:r w:rsidR="00F71C1B">
        <w:rPr>
          <w:rStyle w:val="Marquedecommentaire"/>
          <w:sz w:val="22"/>
          <w:szCs w:val="22"/>
        </w:rPr>
        <w:commentReference w:id="76"/>
      </w:r>
    </w:p>
    <w:p w14:paraId="56873E6B" w14:textId="618DE96B" w:rsidR="002571CE" w:rsidRDefault="002571CE" w:rsidP="002571CE"/>
    <w:p w14:paraId="042AA8B1" w14:textId="7B707D66" w:rsidR="001C7D4B" w:rsidRPr="001C7D4B" w:rsidRDefault="001C7D4B" w:rsidP="001C7D4B">
      <w:r w:rsidRPr="001C7D4B">
        <w:t>L’application devra permettre la réservation de services additionnels mis à disposition par Praemia REIM ou ses partenaires sur les sites concernés (ex. équipements techniques, prestations événementielles</w:t>
      </w:r>
      <w:r w:rsidR="00D90525">
        <w:t>, restauration,</w:t>
      </w:r>
      <w:r w:rsidRPr="001C7D4B">
        <w:t xml:space="preserve"> </w:t>
      </w:r>
      <w:r w:rsidR="00BB53B2">
        <w:t>café</w:t>
      </w:r>
      <w:r w:rsidR="00D90525">
        <w:t>,</w:t>
      </w:r>
      <w:r w:rsidRPr="001C7D4B">
        <w:t xml:space="preserve"> etc.).</w:t>
      </w:r>
    </w:p>
    <w:p w14:paraId="423C98F4" w14:textId="77777777" w:rsidR="00D90525" w:rsidRDefault="00D90525" w:rsidP="001C7D4B"/>
    <w:p w14:paraId="7396539B" w14:textId="4813FF79" w:rsidR="001C7D4B" w:rsidRPr="001C7D4B" w:rsidRDefault="001C7D4B" w:rsidP="001C7D4B">
      <w:r w:rsidRPr="001C7D4B">
        <w:t>Le soumissionnaire devra garantir que la solution :</w:t>
      </w:r>
    </w:p>
    <w:p w14:paraId="6912622F" w14:textId="154284E6" w:rsidR="001C7D4B" w:rsidRPr="001C7D4B" w:rsidRDefault="001501F5" w:rsidP="002B4639">
      <w:pPr>
        <w:numPr>
          <w:ilvl w:val="0"/>
          <w:numId w:val="25"/>
        </w:numPr>
      </w:pPr>
      <w:r w:rsidRPr="001C7D4B">
        <w:t>Permette</w:t>
      </w:r>
      <w:r w:rsidR="001C7D4B" w:rsidRPr="001C7D4B">
        <w:t xml:space="preserve"> la consultation de l’ensemble des services disponibles selon le site, le profil utilisateur et les règles d’éligibilité</w:t>
      </w:r>
    </w:p>
    <w:p w14:paraId="014D8F1A" w14:textId="46BB8AFF" w:rsidR="001C7D4B" w:rsidRPr="001C7D4B" w:rsidRDefault="001501F5" w:rsidP="002B4639">
      <w:pPr>
        <w:numPr>
          <w:ilvl w:val="0"/>
          <w:numId w:val="25"/>
        </w:numPr>
      </w:pPr>
      <w:r w:rsidRPr="001C7D4B">
        <w:t>Offre</w:t>
      </w:r>
      <w:r w:rsidR="001C7D4B" w:rsidRPr="001C7D4B">
        <w:t xml:space="preserve"> une interface simple de réservation (créneaux horaires, quantités, options, validation) avec un parcours homogène à celui des autres modules de réservation</w:t>
      </w:r>
    </w:p>
    <w:p w14:paraId="61588519" w14:textId="2A115899" w:rsidR="00BB53B2" w:rsidRDefault="00BB53B2" w:rsidP="002B4639">
      <w:pPr>
        <w:numPr>
          <w:ilvl w:val="0"/>
          <w:numId w:val="25"/>
        </w:numPr>
      </w:pPr>
      <w:r>
        <w:t>Puisse être associé à une réservation et évolue en fonction de la réservation</w:t>
      </w:r>
    </w:p>
    <w:p w14:paraId="75699392" w14:textId="069A5392" w:rsidR="00D90525" w:rsidRPr="001C7D4B" w:rsidRDefault="001501F5" w:rsidP="002B4639">
      <w:pPr>
        <w:numPr>
          <w:ilvl w:val="0"/>
          <w:numId w:val="25"/>
        </w:numPr>
      </w:pPr>
      <w:r>
        <w:t>Gère</w:t>
      </w:r>
      <w:r w:rsidR="00D90525">
        <w:t xml:space="preserve"> la </w:t>
      </w:r>
      <w:r w:rsidR="00611457">
        <w:t xml:space="preserve">validation par les équipes </w:t>
      </w:r>
      <w:r w:rsidR="00BB53B2">
        <w:t xml:space="preserve">ou prestataires </w:t>
      </w:r>
      <w:r w:rsidR="007B153B">
        <w:t>appropriées (ex. hospitality manager)</w:t>
      </w:r>
    </w:p>
    <w:p w14:paraId="17778CC0" w14:textId="53DB1777" w:rsidR="001C7D4B" w:rsidRPr="001C7D4B" w:rsidRDefault="001501F5" w:rsidP="002B4639">
      <w:pPr>
        <w:numPr>
          <w:ilvl w:val="0"/>
          <w:numId w:val="25"/>
        </w:numPr>
      </w:pPr>
      <w:r w:rsidRPr="001C7D4B">
        <w:t>Gère</w:t>
      </w:r>
      <w:r w:rsidR="001C7D4B" w:rsidRPr="001C7D4B">
        <w:t xml:space="preserve"> les règles </w:t>
      </w:r>
      <w:r w:rsidR="00417F0D">
        <w:t>d’attribution en lien avec le sy</w:t>
      </w:r>
      <w:r w:rsidR="097B467E">
        <w:t>s</w:t>
      </w:r>
      <w:r w:rsidR="00417F0D">
        <w:t xml:space="preserve">tème de gestion de crédits </w:t>
      </w:r>
      <w:r w:rsidR="001C7D4B" w:rsidRPr="001C7D4B">
        <w:t>;</w:t>
      </w:r>
    </w:p>
    <w:p w14:paraId="605F4CFC" w14:textId="1DD37912" w:rsidR="001C7D4B" w:rsidRPr="001C7D4B" w:rsidRDefault="001501F5" w:rsidP="002B4639">
      <w:pPr>
        <w:numPr>
          <w:ilvl w:val="0"/>
          <w:numId w:val="25"/>
        </w:numPr>
      </w:pPr>
      <w:r w:rsidRPr="001C7D4B">
        <w:t>Permette</w:t>
      </w:r>
      <w:r w:rsidR="001C7D4B" w:rsidRPr="001C7D4B">
        <w:t xml:space="preserve"> aux utilisateurs de consulter, modifier ou annuler leurs réservations</w:t>
      </w:r>
    </w:p>
    <w:p w14:paraId="43193D78" w14:textId="0D5EC0A7" w:rsidR="001C7D4B" w:rsidRPr="001C7D4B" w:rsidRDefault="001501F5" w:rsidP="002B4639">
      <w:pPr>
        <w:numPr>
          <w:ilvl w:val="0"/>
          <w:numId w:val="25"/>
        </w:numPr>
      </w:pPr>
      <w:r w:rsidRPr="001C7D4B">
        <w:t>Notifie</w:t>
      </w:r>
      <w:r w:rsidR="001C7D4B" w:rsidRPr="001C7D4B">
        <w:t xml:space="preserve"> automatiquement les confirmations, rappels et modifications aux utilisateurs et aux prestataires concernés</w:t>
      </w:r>
    </w:p>
    <w:p w14:paraId="3F0D4081" w14:textId="4387DAA0" w:rsidR="000D7230" w:rsidRPr="001C7D4B" w:rsidRDefault="001501F5" w:rsidP="002B4639">
      <w:pPr>
        <w:numPr>
          <w:ilvl w:val="0"/>
          <w:numId w:val="25"/>
        </w:numPr>
      </w:pPr>
      <w:r>
        <w:t>Propose</w:t>
      </w:r>
      <w:r w:rsidR="000D7230">
        <w:t xml:space="preserve"> un portail de gestion pour les prestataires</w:t>
      </w:r>
      <w:r w:rsidR="00FE03A6">
        <w:t xml:space="preserve">, qui leur permette de consulter, </w:t>
      </w:r>
      <w:r w:rsidR="00195909">
        <w:t xml:space="preserve">valider ou interagir avec le </w:t>
      </w:r>
    </w:p>
    <w:p w14:paraId="3A58058D" w14:textId="63E8A446" w:rsidR="001C7D4B" w:rsidRPr="001C7D4B" w:rsidRDefault="001501F5" w:rsidP="002B4639">
      <w:pPr>
        <w:numPr>
          <w:ilvl w:val="0"/>
          <w:numId w:val="25"/>
        </w:numPr>
      </w:pPr>
      <w:r w:rsidRPr="001C7D4B">
        <w:t>Conserve</w:t>
      </w:r>
      <w:r w:rsidR="001C7D4B" w:rsidRPr="001C7D4B">
        <w:t xml:space="preserve"> un historique complet des réservations par utilisateur, service et site</w:t>
      </w:r>
    </w:p>
    <w:p w14:paraId="3510C4A9" w14:textId="77777777" w:rsidR="00706869" w:rsidRDefault="00706869" w:rsidP="00706869"/>
    <w:p w14:paraId="49E78F85" w14:textId="77777777" w:rsidR="00683F6C" w:rsidRDefault="00683F6C" w:rsidP="00706869"/>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7228"/>
      </w:tblGrid>
      <w:tr w:rsidR="00E44F13" w14:paraId="4555F5E1" w14:textId="77777777" w:rsidTr="00627A11">
        <w:tc>
          <w:tcPr>
            <w:tcW w:w="1564" w:type="dxa"/>
            <w:vAlign w:val="center"/>
          </w:tcPr>
          <w:p w14:paraId="07B9C637" w14:textId="3A2BCBF5" w:rsidR="00E44F13" w:rsidRDefault="00E44F13">
            <w:pPr>
              <w:jc w:val="center"/>
              <w:rPr>
                <w:color w:val="C00000"/>
              </w:rPr>
            </w:pPr>
            <w:r w:rsidRPr="004E1FF9">
              <w:rPr>
                <w:color w:val="C00000"/>
              </w:rPr>
              <w:t>Exigence n°</w:t>
            </w:r>
            <w:r>
              <w:rPr>
                <w:color w:val="C00000"/>
              </w:rPr>
              <w:t>xx</w:t>
            </w:r>
          </w:p>
          <w:p w14:paraId="7CF5D111" w14:textId="1CA5E0F4" w:rsidR="00E44F13" w:rsidRPr="00DC28EC" w:rsidRDefault="00536885">
            <w:pPr>
              <w:jc w:val="center"/>
              <w:rPr>
                <w:i/>
                <w:iCs/>
              </w:rPr>
            </w:pPr>
            <w:r>
              <w:rPr>
                <w:i/>
                <w:iCs/>
                <w:sz w:val="20"/>
                <w:szCs w:val="20"/>
              </w:rPr>
              <w:t>R</w:t>
            </w:r>
            <w:r w:rsidRPr="00536885">
              <w:rPr>
                <w:i/>
                <w:iCs/>
                <w:sz w:val="20"/>
                <w:szCs w:val="20"/>
              </w:rPr>
              <w:t>éservation et gestion des services additionnels</w:t>
            </w:r>
          </w:p>
        </w:tc>
        <w:tc>
          <w:tcPr>
            <w:tcW w:w="7503" w:type="dxa"/>
            <w:vAlign w:val="center"/>
          </w:tcPr>
          <w:p w14:paraId="7D627601" w14:textId="5825AA44" w:rsidR="00E44F13" w:rsidRDefault="005A0433">
            <w:r w:rsidRPr="005A0433">
              <w:t>La solution devra permettre la réservation, la modification et l’annulation de services additionnels (prestations techniques, restauration, événementiel, conciergerie, etc.), via une interface simple, fluide et homogène avec les autres modules de réservation.</w:t>
            </w:r>
          </w:p>
        </w:tc>
      </w:tr>
      <w:tr w:rsidR="00332BEA" w14:paraId="1EFDEA33" w14:textId="77777777" w:rsidTr="00627A11">
        <w:tc>
          <w:tcPr>
            <w:tcW w:w="1564" w:type="dxa"/>
            <w:vAlign w:val="center"/>
          </w:tcPr>
          <w:p w14:paraId="23FB69EA" w14:textId="77777777" w:rsidR="00332BEA" w:rsidRDefault="00332BEA" w:rsidP="00332BEA">
            <w:pPr>
              <w:jc w:val="center"/>
              <w:rPr>
                <w:color w:val="C00000"/>
              </w:rPr>
            </w:pPr>
            <w:r w:rsidRPr="004E1FF9">
              <w:rPr>
                <w:color w:val="C00000"/>
              </w:rPr>
              <w:t>Exigence n°</w:t>
            </w:r>
            <w:r>
              <w:rPr>
                <w:color w:val="C00000"/>
              </w:rPr>
              <w:t>xx</w:t>
            </w:r>
          </w:p>
          <w:p w14:paraId="654B4ADC" w14:textId="14DAD846" w:rsidR="00332BEA" w:rsidRPr="004E1FF9" w:rsidRDefault="00702F76" w:rsidP="00332BEA">
            <w:pPr>
              <w:jc w:val="center"/>
              <w:rPr>
                <w:color w:val="C00000"/>
              </w:rPr>
            </w:pPr>
            <w:r w:rsidRPr="00702F76">
              <w:rPr>
                <w:i/>
                <w:iCs/>
                <w:sz w:val="20"/>
                <w:szCs w:val="20"/>
              </w:rPr>
              <w:t>Validation et suivi des réservations</w:t>
            </w:r>
          </w:p>
        </w:tc>
        <w:tc>
          <w:tcPr>
            <w:tcW w:w="7503" w:type="dxa"/>
            <w:vAlign w:val="center"/>
          </w:tcPr>
          <w:p w14:paraId="1483CA8B" w14:textId="4006CF8F" w:rsidR="00332BEA" w:rsidRPr="005A0433" w:rsidRDefault="00683F6C" w:rsidP="00332BEA">
            <w:r w:rsidRPr="00683F6C">
              <w:t>Le module devra permettre la validation et la supervision des réservations par les équipes Praemia REIM ou les prestataires concernés, avec notifications automatiques des confirmations, rappels et modifications aux utilisateurs.</w:t>
            </w:r>
          </w:p>
        </w:tc>
      </w:tr>
      <w:tr w:rsidR="00683F6C" w14:paraId="6A418234" w14:textId="77777777" w:rsidTr="00627A11">
        <w:tc>
          <w:tcPr>
            <w:tcW w:w="1564" w:type="dxa"/>
            <w:vAlign w:val="center"/>
          </w:tcPr>
          <w:p w14:paraId="2CD6669C" w14:textId="77777777" w:rsidR="00683F6C" w:rsidRDefault="00683F6C" w:rsidP="00683F6C">
            <w:pPr>
              <w:jc w:val="center"/>
              <w:rPr>
                <w:color w:val="C00000"/>
              </w:rPr>
            </w:pPr>
            <w:r w:rsidRPr="004E1FF9">
              <w:rPr>
                <w:color w:val="C00000"/>
              </w:rPr>
              <w:t>Exigence n°</w:t>
            </w:r>
            <w:r>
              <w:rPr>
                <w:color w:val="C00000"/>
              </w:rPr>
              <w:t>xx</w:t>
            </w:r>
          </w:p>
          <w:p w14:paraId="432F6A4D" w14:textId="6058E40F" w:rsidR="00683F6C" w:rsidRPr="004E1FF9" w:rsidRDefault="00797F3A" w:rsidP="00683F6C">
            <w:pPr>
              <w:jc w:val="center"/>
              <w:rPr>
                <w:color w:val="C00000"/>
              </w:rPr>
            </w:pPr>
            <w:r w:rsidRPr="00797F3A">
              <w:rPr>
                <w:i/>
                <w:iCs/>
                <w:sz w:val="20"/>
                <w:szCs w:val="20"/>
              </w:rPr>
              <w:t>Gestion des règles d’éligibilité et d’attribution</w:t>
            </w:r>
          </w:p>
        </w:tc>
        <w:tc>
          <w:tcPr>
            <w:tcW w:w="7503" w:type="dxa"/>
            <w:vAlign w:val="center"/>
          </w:tcPr>
          <w:p w14:paraId="0D0DECC9" w14:textId="20E3D75B" w:rsidR="00683F6C" w:rsidRPr="00683F6C" w:rsidRDefault="00575C04" w:rsidP="00683F6C">
            <w:r w:rsidRPr="00575C04">
              <w:t>La solution devra permettre à Praemia REIM de définir et administrer les règles d’éligibilité, d’attribution et de priorité des services selon le site, le profil utilisateur et les droits d’accès.</w:t>
            </w:r>
          </w:p>
        </w:tc>
      </w:tr>
      <w:tr w:rsidR="002519FB" w14:paraId="3EFA58FB" w14:textId="77777777" w:rsidTr="00627A11">
        <w:tc>
          <w:tcPr>
            <w:tcW w:w="1564" w:type="dxa"/>
            <w:vAlign w:val="center"/>
          </w:tcPr>
          <w:p w14:paraId="4B93FC9E" w14:textId="77777777" w:rsidR="002519FB" w:rsidRPr="000A767B" w:rsidRDefault="002519FB" w:rsidP="002519FB">
            <w:pPr>
              <w:jc w:val="center"/>
              <w:rPr>
                <w:color w:val="FF0000"/>
              </w:rPr>
            </w:pPr>
            <w:r w:rsidRPr="000A767B">
              <w:rPr>
                <w:color w:val="FF0000"/>
              </w:rPr>
              <w:t>Exigence n°xx</w:t>
            </w:r>
          </w:p>
          <w:p w14:paraId="4F360B8A" w14:textId="174062A6" w:rsidR="002519FB" w:rsidRPr="000A767B" w:rsidRDefault="00BF0488" w:rsidP="002519FB">
            <w:pPr>
              <w:jc w:val="center"/>
              <w:rPr>
                <w:color w:val="FF0000"/>
              </w:rPr>
            </w:pPr>
            <w:r w:rsidRPr="00E467C3">
              <w:rPr>
                <w:i/>
                <w:sz w:val="20"/>
                <w:szCs w:val="20"/>
              </w:rPr>
              <w:t>Portail prestataire et capacité de gestion</w:t>
            </w:r>
          </w:p>
        </w:tc>
        <w:tc>
          <w:tcPr>
            <w:tcW w:w="7503" w:type="dxa"/>
            <w:vAlign w:val="center"/>
          </w:tcPr>
          <w:p w14:paraId="6ABD53CB" w14:textId="77777777" w:rsidR="003B781A" w:rsidRPr="00E467C3" w:rsidRDefault="003B781A" w:rsidP="003B781A">
            <w:r w:rsidRPr="00E467C3">
              <w:t>La solution devra intégrer un portail dédié aux prestataires, leur permettant de :</w:t>
            </w:r>
          </w:p>
          <w:p w14:paraId="7C44865B" w14:textId="6B297EBC" w:rsidR="003B781A" w:rsidRPr="00E467C3" w:rsidRDefault="001501F5" w:rsidP="005F5039">
            <w:pPr>
              <w:pStyle w:val="Paragraphedeliste"/>
              <w:numPr>
                <w:ilvl w:val="0"/>
                <w:numId w:val="78"/>
              </w:numPr>
            </w:pPr>
            <w:r w:rsidRPr="00E467C3">
              <w:t>Consulter</w:t>
            </w:r>
            <w:r w:rsidR="003B781A" w:rsidRPr="00E467C3">
              <w:t xml:space="preserve"> et gérer leurs réservations en temps réel</w:t>
            </w:r>
          </w:p>
          <w:p w14:paraId="6BE35BAC" w14:textId="5B28E1D6" w:rsidR="003B781A" w:rsidRPr="00E467C3" w:rsidRDefault="001501F5" w:rsidP="005F5039">
            <w:pPr>
              <w:pStyle w:val="Paragraphedeliste"/>
              <w:numPr>
                <w:ilvl w:val="0"/>
                <w:numId w:val="78"/>
              </w:numPr>
            </w:pPr>
            <w:r w:rsidRPr="00E467C3">
              <w:t>Définir</w:t>
            </w:r>
            <w:r w:rsidR="003B781A" w:rsidRPr="00E467C3">
              <w:t xml:space="preserve"> leurs créneaux de disponibilité, capacités de traitement et contraintes opérationnelles</w:t>
            </w:r>
          </w:p>
          <w:p w14:paraId="4D2C972A" w14:textId="4943A2FE" w:rsidR="00BE0070" w:rsidRPr="00E467C3" w:rsidRDefault="001501F5" w:rsidP="005F5039">
            <w:pPr>
              <w:pStyle w:val="Paragraphedeliste"/>
              <w:numPr>
                <w:ilvl w:val="0"/>
                <w:numId w:val="78"/>
              </w:numPr>
            </w:pPr>
            <w:r w:rsidRPr="00E467C3">
              <w:t>Échanger</w:t>
            </w:r>
            <w:r w:rsidR="003B781A" w:rsidRPr="00E467C3">
              <w:t xml:space="preserve"> avec les utilisateurs ou les gestionnaires Praemia REIM via un </w:t>
            </w:r>
            <w:r w:rsidR="003B781A" w:rsidRPr="00E467C3">
              <w:lastRenderedPageBreak/>
              <w:t>espace de communication intégré</w:t>
            </w:r>
          </w:p>
          <w:p w14:paraId="67659462" w14:textId="607BA1A0" w:rsidR="002519FB" w:rsidRPr="000A767B" w:rsidRDefault="001501F5" w:rsidP="005F5039">
            <w:pPr>
              <w:pStyle w:val="Paragraphedeliste"/>
              <w:numPr>
                <w:ilvl w:val="0"/>
                <w:numId w:val="78"/>
              </w:numPr>
              <w:rPr>
                <w:color w:val="FF0000"/>
              </w:rPr>
            </w:pPr>
            <w:r w:rsidRPr="00E467C3">
              <w:t>Mettre</w:t>
            </w:r>
            <w:r w:rsidR="003B781A" w:rsidRPr="00E467C3">
              <w:t xml:space="preserve"> à jour l’état d’avancement de chaque prestation (en cours, réalisé, annulé)</w:t>
            </w:r>
          </w:p>
        </w:tc>
      </w:tr>
      <w:tr w:rsidR="00444C82" w14:paraId="2D624B48" w14:textId="77777777" w:rsidTr="00627A11">
        <w:tc>
          <w:tcPr>
            <w:tcW w:w="1564" w:type="dxa"/>
            <w:vAlign w:val="center"/>
          </w:tcPr>
          <w:p w14:paraId="5FB51DB9" w14:textId="77777777" w:rsidR="00444C82" w:rsidRPr="000A767B" w:rsidRDefault="00444C82" w:rsidP="00444C82">
            <w:pPr>
              <w:jc w:val="center"/>
              <w:rPr>
                <w:color w:val="FF0000"/>
              </w:rPr>
            </w:pPr>
            <w:commentRangeStart w:id="77"/>
            <w:commentRangeStart w:id="78"/>
            <w:r w:rsidRPr="000A767B">
              <w:rPr>
                <w:color w:val="FF0000"/>
              </w:rPr>
              <w:lastRenderedPageBreak/>
              <w:t>Exigence n°xx</w:t>
            </w:r>
          </w:p>
          <w:p w14:paraId="66CFBD63" w14:textId="185B57E0" w:rsidR="00444C82" w:rsidRPr="000A767B" w:rsidRDefault="00135D46" w:rsidP="00444C82">
            <w:pPr>
              <w:jc w:val="center"/>
              <w:rPr>
                <w:color w:val="FF0000"/>
              </w:rPr>
            </w:pPr>
            <w:r w:rsidRPr="00E467C3">
              <w:rPr>
                <w:i/>
                <w:sz w:val="20"/>
                <w:szCs w:val="20"/>
              </w:rPr>
              <w:t>Traçabilité et historique des services</w:t>
            </w:r>
            <w:commentRangeEnd w:id="77"/>
            <w:r w:rsidR="00821D87" w:rsidRPr="000A767B">
              <w:rPr>
                <w:rStyle w:val="Marquedecommentaire"/>
                <w:color w:val="FF0000"/>
                <w:sz w:val="22"/>
                <w:szCs w:val="22"/>
              </w:rPr>
              <w:commentReference w:id="77"/>
            </w:r>
            <w:commentRangeEnd w:id="78"/>
            <w:r w:rsidR="000A767B" w:rsidRPr="000A767B">
              <w:rPr>
                <w:rStyle w:val="Marquedecommentaire"/>
                <w:color w:val="FF0000"/>
                <w:sz w:val="22"/>
                <w:szCs w:val="22"/>
              </w:rPr>
              <w:commentReference w:id="78"/>
            </w:r>
          </w:p>
        </w:tc>
        <w:tc>
          <w:tcPr>
            <w:tcW w:w="7503" w:type="dxa"/>
            <w:vAlign w:val="center"/>
          </w:tcPr>
          <w:p w14:paraId="4AA169BD" w14:textId="54BD27DF" w:rsidR="00444C82" w:rsidRPr="000A767B" w:rsidRDefault="00F71C1B" w:rsidP="00444C82">
            <w:pPr>
              <w:rPr>
                <w:color w:val="FF0000"/>
              </w:rPr>
            </w:pPr>
            <w:r w:rsidRPr="00E467C3">
              <w:t>La solution devra conserver un historique complet des réservations de services, consultable par utilisateur, prestataire, site et période, incluant les statuts, les notifications et les échanges associés.</w:t>
            </w:r>
          </w:p>
        </w:tc>
      </w:tr>
    </w:tbl>
    <w:p w14:paraId="6F721C6F" w14:textId="77777777" w:rsidR="00E44F13" w:rsidRPr="001C7D4B" w:rsidRDefault="00E44F13" w:rsidP="00706869"/>
    <w:p w14:paraId="01061C7E" w14:textId="77777777" w:rsidR="0073308F" w:rsidRPr="0073308F" w:rsidRDefault="0073308F" w:rsidP="0073308F"/>
    <w:p w14:paraId="1DC56573" w14:textId="6F3D0FEB" w:rsidR="001B09AD" w:rsidRDefault="001B09AD" w:rsidP="00726B79">
      <w:pPr>
        <w:pStyle w:val="Titre5"/>
      </w:pPr>
      <w:r>
        <w:t>Attendus techniques</w:t>
      </w:r>
      <w:r w:rsidR="00154F36">
        <w:t xml:space="preserve"> Réservation de ressources</w:t>
      </w:r>
    </w:p>
    <w:p w14:paraId="446AF24B" w14:textId="77777777" w:rsidR="004534AA" w:rsidRPr="004534AA" w:rsidRDefault="004534AA" w:rsidP="004534AA"/>
    <w:p w14:paraId="6E06937F" w14:textId="77777777" w:rsidR="00396132" w:rsidRPr="00396132" w:rsidRDefault="00396132" w:rsidP="00396132">
      <w:r w:rsidRPr="00396132">
        <w:t>Le soumissionnaire devra garantir que la solution de réservation d’espaces et de services réponde aux exigences techniques suivantes :</w:t>
      </w:r>
    </w:p>
    <w:p w14:paraId="1549326F" w14:textId="77777777" w:rsidR="00BE3ACE" w:rsidRPr="00396132" w:rsidRDefault="00BE3ACE" w:rsidP="00BE3ACE">
      <w:pPr>
        <w:ind w:left="720"/>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B1067B" w14:paraId="76DAA1F3" w14:textId="77777777" w:rsidTr="00E467C3">
        <w:trPr>
          <w:trHeight w:val="1347"/>
        </w:trPr>
        <w:tc>
          <w:tcPr>
            <w:tcW w:w="1564" w:type="dxa"/>
            <w:vAlign w:val="center"/>
          </w:tcPr>
          <w:p w14:paraId="19402FE0" w14:textId="79C4F259" w:rsidR="00B1067B" w:rsidRDefault="00B1067B" w:rsidP="00B1067B">
            <w:pPr>
              <w:jc w:val="center"/>
              <w:rPr>
                <w:color w:val="C00000"/>
              </w:rPr>
            </w:pPr>
            <w:r w:rsidRPr="004E1FF9">
              <w:rPr>
                <w:color w:val="C00000"/>
              </w:rPr>
              <w:t>Exigence n°</w:t>
            </w:r>
            <w:r>
              <w:rPr>
                <w:color w:val="C00000"/>
              </w:rPr>
              <w:t>20</w:t>
            </w:r>
          </w:p>
          <w:p w14:paraId="7C2C0806" w14:textId="7B3E50B3" w:rsidR="00B1067B" w:rsidRPr="004E1FF9" w:rsidRDefault="001B223F" w:rsidP="00B1067B">
            <w:pPr>
              <w:jc w:val="center"/>
              <w:rPr>
                <w:color w:val="C00000"/>
              </w:rPr>
            </w:pPr>
            <w:r>
              <w:rPr>
                <w:i/>
                <w:iCs/>
                <w:sz w:val="20"/>
                <w:szCs w:val="20"/>
              </w:rPr>
              <w:t>Gestion d’espaces</w:t>
            </w:r>
          </w:p>
        </w:tc>
        <w:tc>
          <w:tcPr>
            <w:tcW w:w="7503" w:type="dxa"/>
            <w:vAlign w:val="center"/>
          </w:tcPr>
          <w:p w14:paraId="403CC83D" w14:textId="0055D41F" w:rsidR="00B1067B" w:rsidRPr="003E72E1" w:rsidRDefault="001B223F" w:rsidP="00B1067B">
            <w:r>
              <w:t>Le module de réservation de ressources devra permettre, suivant les sites et les périmètre</w:t>
            </w:r>
            <w:r w:rsidR="00984F1D">
              <w:t>s</w:t>
            </w:r>
            <w:r>
              <w:t xml:space="preserve"> (</w:t>
            </w:r>
            <w:r w:rsidR="004B2605">
              <w:t>commun, privatif</w:t>
            </w:r>
            <w:r w:rsidR="00D325B8">
              <w:t>)</w:t>
            </w:r>
            <w:r w:rsidR="00984F1D">
              <w:t xml:space="preserve"> de gérer des salles </w:t>
            </w:r>
            <w:r w:rsidR="0092756C">
              <w:t>via Microsoft Exchange ou via une base de salle</w:t>
            </w:r>
            <w:r w:rsidR="004B096D">
              <w:t>s</w:t>
            </w:r>
            <w:r w:rsidR="0092756C">
              <w:t xml:space="preserve"> </w:t>
            </w:r>
            <w:r w:rsidR="004B096D">
              <w:t>directement gérées par la solution</w:t>
            </w:r>
          </w:p>
        </w:tc>
      </w:tr>
      <w:tr w:rsidR="00BE3ACE" w14:paraId="6EF4E4A5" w14:textId="77777777" w:rsidTr="00E467C3">
        <w:trPr>
          <w:trHeight w:val="1347"/>
        </w:trPr>
        <w:tc>
          <w:tcPr>
            <w:tcW w:w="1564" w:type="dxa"/>
            <w:vAlign w:val="center"/>
          </w:tcPr>
          <w:p w14:paraId="5F0EBFBC" w14:textId="0A6FA2FC" w:rsidR="00BE3ACE" w:rsidRDefault="00BE3ACE">
            <w:pPr>
              <w:jc w:val="center"/>
              <w:rPr>
                <w:color w:val="C00000"/>
              </w:rPr>
            </w:pPr>
            <w:r w:rsidRPr="004E1FF9">
              <w:rPr>
                <w:color w:val="C00000"/>
              </w:rPr>
              <w:t>Exigence n°</w:t>
            </w:r>
            <w:r>
              <w:rPr>
                <w:color w:val="C00000"/>
              </w:rPr>
              <w:t>2</w:t>
            </w:r>
            <w:r w:rsidR="004A0471">
              <w:rPr>
                <w:color w:val="C00000"/>
              </w:rPr>
              <w:t>1</w:t>
            </w:r>
          </w:p>
          <w:p w14:paraId="53DE7EDD" w14:textId="521549D2" w:rsidR="00BE3ACE" w:rsidRPr="00DC28EC" w:rsidRDefault="004A0471">
            <w:pPr>
              <w:jc w:val="center"/>
              <w:rPr>
                <w:i/>
                <w:iCs/>
              </w:rPr>
            </w:pPr>
            <w:r w:rsidRPr="004A0471">
              <w:rPr>
                <w:i/>
                <w:iCs/>
                <w:sz w:val="20"/>
                <w:szCs w:val="20"/>
              </w:rPr>
              <w:t>Interopérabilité et synchronisation</w:t>
            </w:r>
          </w:p>
        </w:tc>
        <w:tc>
          <w:tcPr>
            <w:tcW w:w="7503" w:type="dxa"/>
            <w:vAlign w:val="center"/>
          </w:tcPr>
          <w:p w14:paraId="19B5CFE3" w14:textId="700CE42D" w:rsidR="00BE3ACE" w:rsidRDefault="003E72E1">
            <w:r w:rsidRPr="003E72E1">
              <w:t xml:space="preserve">La solution de réservation devra </w:t>
            </w:r>
            <w:r w:rsidR="0028735C">
              <w:t xml:space="preserve">assurer </w:t>
            </w:r>
            <w:r w:rsidR="006D4C86">
              <w:t xml:space="preserve">une </w:t>
            </w:r>
            <w:r w:rsidR="007F367F">
              <w:t>synchronisation</w:t>
            </w:r>
            <w:r w:rsidR="006D4C86">
              <w:t xml:space="preserve"> </w:t>
            </w:r>
            <w:r w:rsidR="007F367F">
              <w:t>bidirectionnelle</w:t>
            </w:r>
            <w:r w:rsidR="006D4C86">
              <w:t xml:space="preserve"> </w:t>
            </w:r>
            <w:r w:rsidRPr="003E72E1">
              <w:t xml:space="preserve">avec </w:t>
            </w:r>
            <w:r w:rsidR="0028735C">
              <w:t>la</w:t>
            </w:r>
            <w:r w:rsidRPr="003E72E1">
              <w:t xml:space="preserve"> </w:t>
            </w:r>
            <w:r w:rsidR="00522F10">
              <w:t>solution</w:t>
            </w:r>
            <w:r w:rsidRPr="003E72E1">
              <w:t xml:space="preserve"> </w:t>
            </w:r>
            <w:r w:rsidR="00FF3A7B">
              <w:t>Microsoft Exchange</w:t>
            </w:r>
            <w:r w:rsidRPr="003E72E1">
              <w:t xml:space="preserve"> </w:t>
            </w:r>
            <w:r w:rsidR="00522F10">
              <w:t xml:space="preserve">(API Graph Microsoft) </w:t>
            </w:r>
            <w:r w:rsidR="0028735C">
              <w:t xml:space="preserve">utilisée </w:t>
            </w:r>
            <w:r w:rsidR="00821D87">
              <w:t>par</w:t>
            </w:r>
            <w:r w:rsidRPr="003E72E1">
              <w:t xml:space="preserve"> Praemia REIM </w:t>
            </w:r>
            <w:r w:rsidR="006D4C86">
              <w:t>pour l</w:t>
            </w:r>
            <w:r w:rsidR="00972EE7">
              <w:t xml:space="preserve">a gestion des réservations </w:t>
            </w:r>
            <w:r w:rsidR="0038658D">
              <w:t>des salles privatives à l’usage exclusif de Praemia REIM.</w:t>
            </w:r>
          </w:p>
        </w:tc>
      </w:tr>
      <w:tr w:rsidR="00B70C7F" w14:paraId="30D86210" w14:textId="77777777" w:rsidTr="00E467C3">
        <w:trPr>
          <w:trHeight w:val="1074"/>
        </w:trPr>
        <w:tc>
          <w:tcPr>
            <w:tcW w:w="1564" w:type="dxa"/>
            <w:vAlign w:val="center"/>
          </w:tcPr>
          <w:p w14:paraId="0F0F83CB" w14:textId="77777777" w:rsidR="00B70C7F" w:rsidRDefault="00B70C7F">
            <w:pPr>
              <w:jc w:val="center"/>
              <w:rPr>
                <w:color w:val="C00000"/>
              </w:rPr>
            </w:pPr>
            <w:r w:rsidRPr="004E1FF9">
              <w:rPr>
                <w:color w:val="C00000"/>
              </w:rPr>
              <w:t>Exigence n°</w:t>
            </w:r>
            <w:r>
              <w:rPr>
                <w:color w:val="C00000"/>
              </w:rPr>
              <w:t>XX</w:t>
            </w:r>
          </w:p>
          <w:p w14:paraId="048D3917" w14:textId="7DCC4EF9" w:rsidR="00B70C7F" w:rsidRPr="004E1FF9" w:rsidRDefault="00B70C7F" w:rsidP="00B70C7F">
            <w:pPr>
              <w:jc w:val="center"/>
              <w:rPr>
                <w:color w:val="C00000"/>
              </w:rPr>
            </w:pPr>
            <w:r>
              <w:rPr>
                <w:i/>
                <w:iCs/>
                <w:sz w:val="20"/>
                <w:szCs w:val="20"/>
              </w:rPr>
              <w:t>Gestion des droits et rôles</w:t>
            </w:r>
          </w:p>
        </w:tc>
        <w:tc>
          <w:tcPr>
            <w:tcW w:w="7503" w:type="dxa"/>
            <w:vAlign w:val="center"/>
          </w:tcPr>
          <w:p w14:paraId="38D3CFD1" w14:textId="79CFBA2E" w:rsidR="00B70C7F" w:rsidRPr="00B70C7F" w:rsidRDefault="00B70C7F" w:rsidP="00B70C7F">
            <w:r w:rsidRPr="00B70C7F">
              <w:t xml:space="preserve">Les règles d’accès et de réservation devront être paramétrables selon le profil utilisateur, le site ou le type d’espace (locataire, Praemia, </w:t>
            </w:r>
            <w:r w:rsidR="00804E42">
              <w:t>utilisateur</w:t>
            </w:r>
            <w:r w:rsidRPr="00B70C7F">
              <w:t>).</w:t>
            </w:r>
          </w:p>
        </w:tc>
      </w:tr>
      <w:tr w:rsidR="00C526B3" w14:paraId="26797664" w14:textId="77777777" w:rsidTr="00E467C3">
        <w:tc>
          <w:tcPr>
            <w:tcW w:w="1564" w:type="dxa"/>
            <w:vAlign w:val="center"/>
          </w:tcPr>
          <w:p w14:paraId="73477EE8" w14:textId="77777777" w:rsidR="00C526B3" w:rsidRDefault="00C526B3" w:rsidP="00C526B3">
            <w:pPr>
              <w:jc w:val="center"/>
              <w:rPr>
                <w:color w:val="C00000"/>
              </w:rPr>
            </w:pPr>
            <w:r w:rsidRPr="004E1FF9">
              <w:rPr>
                <w:color w:val="C00000"/>
              </w:rPr>
              <w:t>Exigence n°</w:t>
            </w:r>
            <w:r>
              <w:rPr>
                <w:color w:val="C00000"/>
              </w:rPr>
              <w:t>XX</w:t>
            </w:r>
          </w:p>
          <w:p w14:paraId="669FF404" w14:textId="115AFBB1" w:rsidR="00C526B3" w:rsidRPr="004E1FF9" w:rsidRDefault="00C526B3" w:rsidP="00C526B3">
            <w:pPr>
              <w:jc w:val="center"/>
              <w:rPr>
                <w:color w:val="C00000"/>
              </w:rPr>
            </w:pPr>
            <w:r>
              <w:rPr>
                <w:i/>
                <w:iCs/>
                <w:sz w:val="20"/>
                <w:szCs w:val="20"/>
              </w:rPr>
              <w:t>Export et reporting</w:t>
            </w:r>
          </w:p>
        </w:tc>
        <w:tc>
          <w:tcPr>
            <w:tcW w:w="7503" w:type="dxa"/>
            <w:vAlign w:val="center"/>
          </w:tcPr>
          <w:p w14:paraId="2161229C" w14:textId="7B726DE6" w:rsidR="00C526B3" w:rsidRPr="00C526B3" w:rsidRDefault="00C526B3" w:rsidP="00C526B3">
            <w:r w:rsidRPr="00C526B3">
              <w:t>La solution devra permettre l’extraction des données de réservation (espaces, taux d’occupation, crédits, utilisateurs) sous forme de fichiers CSV, Excel ou via API, afin d’alimenter les outils de pilotage de Praemia REIM (Power BI, Data Lake, etc.).</w:t>
            </w:r>
          </w:p>
        </w:tc>
      </w:tr>
    </w:tbl>
    <w:p w14:paraId="19E69015" w14:textId="77777777" w:rsidR="00682DE2" w:rsidRDefault="00682DE2" w:rsidP="00064843"/>
    <w:p w14:paraId="3DA90237" w14:textId="18C46192" w:rsidR="00FE5A5A" w:rsidRDefault="00FE5A5A" w:rsidP="00726B79">
      <w:pPr>
        <w:pStyle w:val="Titre4"/>
      </w:pPr>
      <w:r>
        <w:t>Gestion des visiteurs</w:t>
      </w:r>
    </w:p>
    <w:p w14:paraId="6B53810B" w14:textId="690196DC" w:rsidR="00872918" w:rsidRDefault="00872918" w:rsidP="00977A5A">
      <w:pPr>
        <w:pStyle w:val="Titre5"/>
        <w:rPr>
          <w:rStyle w:val="Titre4Car"/>
        </w:rPr>
      </w:pPr>
      <w:r>
        <w:t>​</w:t>
      </w:r>
      <w:r w:rsidRPr="00DF7EFB">
        <w:t>Personas utilisateurs</w:t>
      </w:r>
    </w:p>
    <w:p w14:paraId="343D0FBC" w14:textId="17FF3B09" w:rsidR="003D46D6" w:rsidRDefault="003D46D6" w:rsidP="003D46D6"/>
    <w:p w14:paraId="04267E55" w14:textId="4C30C811" w:rsidR="00C46F34" w:rsidRPr="00502E7E" w:rsidRDefault="00502E7E" w:rsidP="00502E7E">
      <w:r w:rsidRPr="00502E7E">
        <w:t>La fonctionnalité « Gestion des visiteurs » devra être accessible à plusieurs catégories d’utilisateurs :</w:t>
      </w:r>
    </w:p>
    <w:p w14:paraId="073BF353" w14:textId="3624BCBA" w:rsidR="00502E7E" w:rsidRPr="00502E7E" w:rsidRDefault="003369E6" w:rsidP="003D47D5">
      <w:pPr>
        <w:numPr>
          <w:ilvl w:val="0"/>
          <w:numId w:val="26"/>
        </w:numPr>
      </w:pPr>
      <w:r>
        <w:rPr>
          <w:b/>
          <w:bCs/>
        </w:rPr>
        <w:t>Gestionnaire</w:t>
      </w:r>
      <w:r w:rsidR="00B21899">
        <w:rPr>
          <w:b/>
          <w:bCs/>
        </w:rPr>
        <w:t>s</w:t>
      </w:r>
      <w:r>
        <w:rPr>
          <w:b/>
          <w:bCs/>
        </w:rPr>
        <w:t xml:space="preserve"> </w:t>
      </w:r>
      <w:r w:rsidR="00BF3C89">
        <w:rPr>
          <w:b/>
          <w:bCs/>
        </w:rPr>
        <w:t>Locataire</w:t>
      </w:r>
      <w:r w:rsidR="00B21899">
        <w:rPr>
          <w:b/>
          <w:bCs/>
        </w:rPr>
        <w:t>s</w:t>
      </w:r>
      <w:r w:rsidR="00BF3C89">
        <w:rPr>
          <w:b/>
          <w:bCs/>
        </w:rPr>
        <w:t xml:space="preserve"> </w:t>
      </w:r>
      <w:r w:rsidR="00502E7E" w:rsidRPr="00502E7E">
        <w:t>: supervision, configuration des règles d’accès, suivi des visiteurs</w:t>
      </w:r>
      <w:r w:rsidR="003B1459">
        <w:t xml:space="preserve"> reçus</w:t>
      </w:r>
      <w:r w:rsidR="00DE70DB">
        <w:t xml:space="preserve"> par les collaborateurs de son entreprise</w:t>
      </w:r>
    </w:p>
    <w:p w14:paraId="6B369C90" w14:textId="3BDF5FC8" w:rsidR="00502E7E" w:rsidRPr="00502E7E" w:rsidRDefault="00502E7E" w:rsidP="003D47D5">
      <w:pPr>
        <w:numPr>
          <w:ilvl w:val="0"/>
          <w:numId w:val="26"/>
        </w:numPr>
      </w:pPr>
      <w:r w:rsidRPr="00502E7E">
        <w:rPr>
          <w:b/>
          <w:bCs/>
        </w:rPr>
        <w:t>Utilisateurs finaux</w:t>
      </w:r>
      <w:r w:rsidRPr="00502E7E">
        <w:t xml:space="preserve"> : consultation et création </w:t>
      </w:r>
      <w:r w:rsidR="002E6EC0">
        <w:t>d</w:t>
      </w:r>
      <w:r w:rsidR="00FC339A">
        <w:t>’invitation de visiteurs</w:t>
      </w:r>
    </w:p>
    <w:p w14:paraId="5455AE23" w14:textId="1840C509" w:rsidR="00502E7E" w:rsidRPr="003D46D6" w:rsidRDefault="00502E7E" w:rsidP="003D47D5">
      <w:pPr>
        <w:numPr>
          <w:ilvl w:val="0"/>
          <w:numId w:val="26"/>
        </w:numPr>
      </w:pPr>
      <w:r w:rsidRPr="00502E7E">
        <w:rPr>
          <w:b/>
          <w:bCs/>
        </w:rPr>
        <w:t>Accueil / Sécurité</w:t>
      </w:r>
      <w:r w:rsidRPr="00502E7E">
        <w:t xml:space="preserve"> : consultation des listes de visiteurs</w:t>
      </w:r>
      <w:r w:rsidR="00965C2D">
        <w:t xml:space="preserve"> présents dans le bâtiment</w:t>
      </w:r>
    </w:p>
    <w:p w14:paraId="15D1514E" w14:textId="77777777" w:rsidR="00965C2D" w:rsidRPr="003D46D6" w:rsidRDefault="00965C2D" w:rsidP="00965C2D">
      <w:pPr>
        <w:ind w:left="720"/>
      </w:pPr>
    </w:p>
    <w:p w14:paraId="40BF07FD" w14:textId="5D954C0B" w:rsidR="00872918" w:rsidRPr="00DF7EFB" w:rsidRDefault="00872918" w:rsidP="00977A5A">
      <w:pPr>
        <w:pStyle w:val="Titre5"/>
      </w:pPr>
      <w:r w:rsidRPr="00DF7EFB">
        <w:t>Présentation des canaux et interfaces</w:t>
      </w:r>
    </w:p>
    <w:p w14:paraId="401F4B06" w14:textId="173E2281" w:rsidR="003D46D6" w:rsidRDefault="003D46D6" w:rsidP="003D46D6"/>
    <w:p w14:paraId="0A564C5D" w14:textId="2C9C8A1A" w:rsidR="00414F3B" w:rsidRPr="00B21899" w:rsidRDefault="00CA65BD" w:rsidP="00CA65BD">
      <w:r w:rsidRPr="00B21899">
        <w:t>L’enregistrement et la gestion des visiteurs devr</w:t>
      </w:r>
      <w:r w:rsidR="00CE57F1" w:rsidRPr="00B21899">
        <w:t>a</w:t>
      </w:r>
      <w:r w:rsidRPr="00B21899">
        <w:t xml:space="preserve"> être possibles</w:t>
      </w:r>
      <w:r w:rsidR="008D2B05" w:rsidRPr="00B21899">
        <w:t xml:space="preserve"> depuis</w:t>
      </w:r>
      <w:r w:rsidRPr="00B21899">
        <w:t xml:space="preserve"> </w:t>
      </w:r>
      <w:r w:rsidR="00414F3B" w:rsidRPr="00B21899">
        <w:t>plusieurs canaux</w:t>
      </w:r>
      <w:r w:rsidRPr="00B21899">
        <w:t xml:space="preserve"> :</w:t>
      </w:r>
    </w:p>
    <w:p w14:paraId="128E12A7" w14:textId="6701E158" w:rsidR="00CA65BD" w:rsidRPr="00B21899" w:rsidRDefault="00B21899" w:rsidP="003D47D5">
      <w:pPr>
        <w:numPr>
          <w:ilvl w:val="0"/>
          <w:numId w:val="27"/>
        </w:numPr>
      </w:pPr>
      <w:r w:rsidRPr="00B21899">
        <w:rPr>
          <w:b/>
          <w:bCs/>
        </w:rPr>
        <w:t>L’application</w:t>
      </w:r>
      <w:r w:rsidR="00CA65BD" w:rsidRPr="00B21899">
        <w:rPr>
          <w:b/>
          <w:bCs/>
        </w:rPr>
        <w:t xml:space="preserve"> mobile</w:t>
      </w:r>
      <w:r w:rsidR="00CA65BD" w:rsidRPr="00B21899">
        <w:t xml:space="preserve"> pour les utilisateurs </w:t>
      </w:r>
      <w:r w:rsidR="008F2FC7" w:rsidRPr="00B21899">
        <w:t>finaux</w:t>
      </w:r>
    </w:p>
    <w:p w14:paraId="49A68184" w14:textId="611E58E6" w:rsidR="00AC5A14" w:rsidRPr="00B21899" w:rsidRDefault="00B21899" w:rsidP="00AC5A14">
      <w:pPr>
        <w:numPr>
          <w:ilvl w:val="0"/>
          <w:numId w:val="27"/>
        </w:numPr>
      </w:pPr>
      <w:r w:rsidRPr="00B21899">
        <w:t>Une</w:t>
      </w:r>
      <w:r w:rsidR="00AC5A14" w:rsidRPr="00B21899">
        <w:t xml:space="preserve"> interface web utilisable par le personnel d’accueil</w:t>
      </w:r>
    </w:p>
    <w:p w14:paraId="454700C5" w14:textId="51627642" w:rsidR="00943AF8" w:rsidRPr="00B21899" w:rsidRDefault="00B21899" w:rsidP="003D47D5">
      <w:pPr>
        <w:numPr>
          <w:ilvl w:val="0"/>
          <w:numId w:val="27"/>
        </w:numPr>
      </w:pPr>
      <w:r w:rsidRPr="00B21899">
        <w:rPr>
          <w:b/>
          <w:bCs/>
        </w:rPr>
        <w:t>La</w:t>
      </w:r>
      <w:r w:rsidR="00943AF8" w:rsidRPr="00B21899">
        <w:rPr>
          <w:b/>
          <w:bCs/>
        </w:rPr>
        <w:t xml:space="preserve"> possibilité d’</w:t>
      </w:r>
      <w:r w:rsidR="004E36A3" w:rsidRPr="00B21899">
        <w:rPr>
          <w:b/>
          <w:bCs/>
        </w:rPr>
        <w:t xml:space="preserve">ajouter </w:t>
      </w:r>
      <w:r w:rsidR="001F5786" w:rsidRPr="00B21899">
        <w:rPr>
          <w:b/>
          <w:bCs/>
        </w:rPr>
        <w:t>facilement un</w:t>
      </w:r>
      <w:r w:rsidR="002829EC" w:rsidRPr="00B21899">
        <w:rPr>
          <w:b/>
          <w:bCs/>
        </w:rPr>
        <w:t xml:space="preserve"> </w:t>
      </w:r>
      <w:r w:rsidR="00F71D84" w:rsidRPr="00B21899">
        <w:rPr>
          <w:b/>
          <w:bCs/>
        </w:rPr>
        <w:t>visiteur</w:t>
      </w:r>
      <w:r w:rsidR="002829EC" w:rsidRPr="00B21899">
        <w:rPr>
          <w:b/>
          <w:bCs/>
        </w:rPr>
        <w:t xml:space="preserve"> </w:t>
      </w:r>
      <w:r w:rsidR="00392B15" w:rsidRPr="00B21899">
        <w:t xml:space="preserve">lors de la création </w:t>
      </w:r>
      <w:r w:rsidR="003B1C96" w:rsidRPr="00B21899">
        <w:t>d’une réunion</w:t>
      </w:r>
    </w:p>
    <w:p w14:paraId="441761F0" w14:textId="76451770" w:rsidR="00F71D84" w:rsidRPr="00B21899" w:rsidRDefault="00B21899" w:rsidP="003D47D5">
      <w:pPr>
        <w:numPr>
          <w:ilvl w:val="0"/>
          <w:numId w:val="27"/>
        </w:numPr>
      </w:pPr>
      <w:r w:rsidRPr="00B21899">
        <w:t>La</w:t>
      </w:r>
      <w:r w:rsidR="00F71D84" w:rsidRPr="00B21899">
        <w:t xml:space="preserve"> possibilité d’importer facilement</w:t>
      </w:r>
      <w:r w:rsidR="00F71D84" w:rsidRPr="00B21899">
        <w:rPr>
          <w:b/>
          <w:bCs/>
        </w:rPr>
        <w:t xml:space="preserve"> un groupe de visiteurs</w:t>
      </w:r>
    </w:p>
    <w:p w14:paraId="6290D355" w14:textId="77777777" w:rsidR="00D35A51" w:rsidRPr="00CA65BD" w:rsidRDefault="00D35A51" w:rsidP="008D2B05">
      <w:pPr>
        <w:ind w:left="720"/>
      </w:pPr>
    </w:p>
    <w:p w14:paraId="4541B563" w14:textId="77777777" w:rsidR="00364291" w:rsidRPr="003D46D6" w:rsidRDefault="00364291" w:rsidP="003D46D6"/>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3"/>
        <w:gridCol w:w="7454"/>
      </w:tblGrid>
      <w:tr w:rsidR="00364291" w14:paraId="7CFF4E36" w14:textId="77777777" w:rsidTr="00627A11">
        <w:tc>
          <w:tcPr>
            <w:tcW w:w="1613" w:type="dxa"/>
            <w:vAlign w:val="center"/>
          </w:tcPr>
          <w:p w14:paraId="632DF7FC" w14:textId="77777777" w:rsidR="00364291" w:rsidRDefault="00364291">
            <w:pPr>
              <w:jc w:val="center"/>
              <w:rPr>
                <w:color w:val="C00000"/>
              </w:rPr>
            </w:pPr>
            <w:r w:rsidRPr="004E1FF9">
              <w:rPr>
                <w:color w:val="C00000"/>
              </w:rPr>
              <w:t>Exigence n°</w:t>
            </w:r>
            <w:r>
              <w:rPr>
                <w:color w:val="C00000"/>
              </w:rPr>
              <w:t>xx</w:t>
            </w:r>
          </w:p>
          <w:p w14:paraId="758F7D06" w14:textId="11BBD25D" w:rsidR="00364291" w:rsidRPr="00DC28EC" w:rsidRDefault="004E5192">
            <w:pPr>
              <w:jc w:val="center"/>
              <w:rPr>
                <w:i/>
                <w:iCs/>
              </w:rPr>
            </w:pPr>
            <w:r w:rsidRPr="004E5192">
              <w:rPr>
                <w:i/>
                <w:iCs/>
                <w:sz w:val="20"/>
                <w:szCs w:val="20"/>
              </w:rPr>
              <w:t xml:space="preserve">Multi-canaux </w:t>
            </w:r>
            <w:r w:rsidRPr="004E5192">
              <w:rPr>
                <w:i/>
                <w:iCs/>
                <w:sz w:val="20"/>
                <w:szCs w:val="20"/>
              </w:rPr>
              <w:lastRenderedPageBreak/>
              <w:t>d’enregistrement des visiteurs</w:t>
            </w:r>
          </w:p>
        </w:tc>
        <w:tc>
          <w:tcPr>
            <w:tcW w:w="7454" w:type="dxa"/>
            <w:vAlign w:val="center"/>
          </w:tcPr>
          <w:p w14:paraId="7AF4EDD0" w14:textId="77777777" w:rsidR="0066278C" w:rsidRPr="0066278C" w:rsidRDefault="0066278C" w:rsidP="0066278C">
            <w:r w:rsidRPr="0066278C">
              <w:lastRenderedPageBreak/>
              <w:t xml:space="preserve">La solution devra permettre la création et la gestion des invitations visiteurs depuis </w:t>
            </w:r>
            <w:r w:rsidRPr="0066278C">
              <w:lastRenderedPageBreak/>
              <w:t>plusieurs canaux :</w:t>
            </w:r>
          </w:p>
          <w:p w14:paraId="21544F42" w14:textId="14826412" w:rsidR="0066278C" w:rsidRPr="0066278C" w:rsidRDefault="005B7C5A" w:rsidP="005F5039">
            <w:pPr>
              <w:numPr>
                <w:ilvl w:val="0"/>
                <w:numId w:val="49"/>
              </w:numPr>
            </w:pPr>
            <w:r w:rsidRPr="0066278C">
              <w:t>Application</w:t>
            </w:r>
            <w:r w:rsidR="0066278C" w:rsidRPr="0066278C">
              <w:t xml:space="preserve"> mobile pour les utilisateurs finaux</w:t>
            </w:r>
            <w:r w:rsidR="00C76538">
              <w:t xml:space="preserve"> « hôtes »</w:t>
            </w:r>
          </w:p>
          <w:p w14:paraId="1CBC4066" w14:textId="33E112E9" w:rsidR="00364291" w:rsidRDefault="005B7C5A" w:rsidP="005F5039">
            <w:pPr>
              <w:numPr>
                <w:ilvl w:val="0"/>
                <w:numId w:val="49"/>
              </w:numPr>
            </w:pPr>
            <w:r w:rsidRPr="0066278C">
              <w:t>Plateforme</w:t>
            </w:r>
            <w:r w:rsidR="0066278C" w:rsidRPr="0066278C">
              <w:t xml:space="preserve"> web </w:t>
            </w:r>
            <w:r w:rsidR="00C05196">
              <w:t>pour l</w:t>
            </w:r>
            <w:r w:rsidR="00FA0C0F">
              <w:t>e personnel d’accueil</w:t>
            </w:r>
            <w:r w:rsidR="00CB1C34">
              <w:t xml:space="preserve"> ou </w:t>
            </w:r>
            <w:r w:rsidR="009476D7">
              <w:t xml:space="preserve">les équipes </w:t>
            </w:r>
            <w:r w:rsidR="00CB1C34">
              <w:t>sécurité</w:t>
            </w:r>
          </w:p>
        </w:tc>
      </w:tr>
      <w:tr w:rsidR="00364291" w14:paraId="6BE2D097" w14:textId="77777777" w:rsidTr="00627A11">
        <w:tc>
          <w:tcPr>
            <w:tcW w:w="1613" w:type="dxa"/>
            <w:vAlign w:val="center"/>
          </w:tcPr>
          <w:p w14:paraId="6968608E" w14:textId="77777777" w:rsidR="00364291" w:rsidRDefault="00364291">
            <w:pPr>
              <w:jc w:val="center"/>
              <w:rPr>
                <w:color w:val="C00000"/>
              </w:rPr>
            </w:pPr>
            <w:r w:rsidRPr="004E1FF9">
              <w:rPr>
                <w:color w:val="C00000"/>
              </w:rPr>
              <w:lastRenderedPageBreak/>
              <w:t>Exigence n°</w:t>
            </w:r>
            <w:r>
              <w:rPr>
                <w:color w:val="C00000"/>
              </w:rPr>
              <w:t>xx</w:t>
            </w:r>
          </w:p>
          <w:p w14:paraId="5CA4A5D7" w14:textId="5016A10A" w:rsidR="00CC0DB3" w:rsidRDefault="00CC0DB3">
            <w:pPr>
              <w:jc w:val="center"/>
              <w:rPr>
                <w:color w:val="C00000"/>
              </w:rPr>
            </w:pPr>
            <w:r>
              <w:rPr>
                <w:color w:val="C00000"/>
              </w:rPr>
              <w:t>(optionnel)</w:t>
            </w:r>
          </w:p>
          <w:p w14:paraId="644D1A00" w14:textId="573FBDAE" w:rsidR="00364291" w:rsidRPr="004E1FF9" w:rsidRDefault="007804AB">
            <w:pPr>
              <w:jc w:val="center"/>
              <w:rPr>
                <w:color w:val="C00000"/>
              </w:rPr>
            </w:pPr>
            <w:r>
              <w:rPr>
                <w:i/>
                <w:iCs/>
                <w:sz w:val="20"/>
                <w:szCs w:val="20"/>
              </w:rPr>
              <w:t>I</w:t>
            </w:r>
            <w:r w:rsidRPr="007804AB">
              <w:rPr>
                <w:i/>
                <w:iCs/>
                <w:sz w:val="20"/>
                <w:szCs w:val="20"/>
              </w:rPr>
              <w:t>ntégration Outlook pour la création de visiteurs</w:t>
            </w:r>
          </w:p>
        </w:tc>
        <w:tc>
          <w:tcPr>
            <w:tcW w:w="7454" w:type="dxa"/>
            <w:vAlign w:val="center"/>
          </w:tcPr>
          <w:p w14:paraId="7CEB59D9" w14:textId="0C888D6C" w:rsidR="00364291" w:rsidRPr="005A0433" w:rsidRDefault="00CD32B8">
            <w:commentRangeStart w:id="79"/>
            <w:commentRangeStart w:id="80"/>
            <w:r>
              <w:t>L</w:t>
            </w:r>
            <w:r w:rsidRPr="00CD32B8">
              <w:t xml:space="preserve">a solution devra proposer, en option, une intégration avec Microsoft Outlook, </w:t>
            </w:r>
            <w:r w:rsidR="009476D7">
              <w:t>pour les utilisateurs Praemia</w:t>
            </w:r>
            <w:r w:rsidRPr="00CD32B8">
              <w:t xml:space="preserve"> permettant à l’utilisateur d’ajouter un ou plusieurs visiteurs directement lors de la création d’un rendez-vous, avec synchronisation automatique des informations dans le module de gestion des visiteurs.</w:t>
            </w:r>
            <w:commentRangeEnd w:id="79"/>
            <w:r w:rsidR="00CC0DB3" w:rsidRPr="005A0433">
              <w:rPr>
                <w:rStyle w:val="Marquedecommentaire"/>
                <w:sz w:val="22"/>
                <w:szCs w:val="22"/>
              </w:rPr>
              <w:commentReference w:id="79"/>
            </w:r>
            <w:commentRangeEnd w:id="80"/>
            <w:r w:rsidR="00CD0647" w:rsidRPr="005A0433">
              <w:rPr>
                <w:rStyle w:val="Marquedecommentaire"/>
                <w:sz w:val="22"/>
                <w:szCs w:val="22"/>
              </w:rPr>
              <w:commentReference w:id="80"/>
            </w:r>
          </w:p>
        </w:tc>
      </w:tr>
      <w:tr w:rsidR="00364291" w14:paraId="464D8884" w14:textId="77777777" w:rsidTr="00627A11">
        <w:tc>
          <w:tcPr>
            <w:tcW w:w="1613" w:type="dxa"/>
            <w:vAlign w:val="center"/>
          </w:tcPr>
          <w:p w14:paraId="77692D4F" w14:textId="77777777" w:rsidR="00364291" w:rsidRDefault="00364291">
            <w:pPr>
              <w:jc w:val="center"/>
              <w:rPr>
                <w:color w:val="C00000"/>
              </w:rPr>
            </w:pPr>
            <w:r w:rsidRPr="004E1FF9">
              <w:rPr>
                <w:color w:val="C00000"/>
              </w:rPr>
              <w:t>Exigence n°</w:t>
            </w:r>
            <w:r>
              <w:rPr>
                <w:color w:val="C00000"/>
              </w:rPr>
              <w:t>xx</w:t>
            </w:r>
          </w:p>
          <w:p w14:paraId="18FC24AA" w14:textId="23A2044A" w:rsidR="00364291" w:rsidRPr="004E1FF9" w:rsidRDefault="001748C9">
            <w:pPr>
              <w:jc w:val="center"/>
              <w:rPr>
                <w:color w:val="C00000"/>
              </w:rPr>
            </w:pPr>
            <w:r w:rsidRPr="001748C9">
              <w:rPr>
                <w:i/>
                <w:iCs/>
                <w:sz w:val="20"/>
                <w:szCs w:val="20"/>
              </w:rPr>
              <w:t>Plateforme d’accueil et gestion des arrivées</w:t>
            </w:r>
          </w:p>
        </w:tc>
        <w:tc>
          <w:tcPr>
            <w:tcW w:w="7454" w:type="dxa"/>
            <w:vAlign w:val="center"/>
          </w:tcPr>
          <w:p w14:paraId="787B5CE0" w14:textId="230A1CEB" w:rsidR="00786379" w:rsidRPr="00786379" w:rsidRDefault="00786379" w:rsidP="00786379">
            <w:r>
              <w:t>L</w:t>
            </w:r>
            <w:r w:rsidRPr="00786379">
              <w:t>e module d’accueil devra permettre</w:t>
            </w:r>
            <w:r w:rsidR="001B4076">
              <w:t xml:space="preserve">, </w:t>
            </w:r>
            <w:r w:rsidR="00C767F7">
              <w:t>pour les équipes d’accueil</w:t>
            </w:r>
            <w:r w:rsidR="001B4076">
              <w:t>,</w:t>
            </w:r>
            <w:r w:rsidRPr="00786379">
              <w:t xml:space="preserve"> de :</w:t>
            </w:r>
          </w:p>
          <w:p w14:paraId="2FA6FDF4" w14:textId="63B5BDB2" w:rsidR="00786379" w:rsidRPr="00786379" w:rsidRDefault="005B7C5A" w:rsidP="005F5039">
            <w:pPr>
              <w:numPr>
                <w:ilvl w:val="0"/>
                <w:numId w:val="50"/>
              </w:numPr>
            </w:pPr>
            <w:r w:rsidRPr="00786379">
              <w:t>Consulter</w:t>
            </w:r>
            <w:r w:rsidR="00786379" w:rsidRPr="00786379">
              <w:t xml:space="preserve"> les visiteurs attendus sur site en temps réel</w:t>
            </w:r>
          </w:p>
          <w:p w14:paraId="7A7C1711" w14:textId="51CAC051" w:rsidR="00786379" w:rsidRPr="00786379" w:rsidRDefault="005B7C5A" w:rsidP="005F5039">
            <w:pPr>
              <w:numPr>
                <w:ilvl w:val="0"/>
                <w:numId w:val="50"/>
              </w:numPr>
            </w:pPr>
            <w:r w:rsidRPr="00786379">
              <w:t>Ajouter</w:t>
            </w:r>
            <w:r w:rsidR="00786379" w:rsidRPr="00786379">
              <w:t xml:space="preserve"> manuellement un visiteur non préenregistré</w:t>
            </w:r>
          </w:p>
          <w:p w14:paraId="45F3FB88" w14:textId="50E608A9" w:rsidR="00786379" w:rsidRPr="00786379" w:rsidRDefault="005B7C5A" w:rsidP="005F5039">
            <w:pPr>
              <w:numPr>
                <w:ilvl w:val="0"/>
                <w:numId w:val="50"/>
              </w:numPr>
            </w:pPr>
            <w:r w:rsidRPr="00786379">
              <w:t>Modifier</w:t>
            </w:r>
            <w:r w:rsidR="00786379" w:rsidRPr="00786379">
              <w:t xml:space="preserve"> ou annuler une visite si nécessaire</w:t>
            </w:r>
          </w:p>
          <w:p w14:paraId="3C056081" w14:textId="719CA22F" w:rsidR="00786379" w:rsidRPr="00786379" w:rsidRDefault="005B7C5A" w:rsidP="005F5039">
            <w:pPr>
              <w:numPr>
                <w:ilvl w:val="0"/>
                <w:numId w:val="50"/>
              </w:numPr>
            </w:pPr>
            <w:r w:rsidRPr="00786379">
              <w:t>Valider</w:t>
            </w:r>
            <w:r w:rsidR="00786379" w:rsidRPr="00786379">
              <w:t xml:space="preserve"> l’arrivée et le départ des visiteurs via un tableau de bord dédié</w:t>
            </w:r>
          </w:p>
          <w:p w14:paraId="0AA256D9" w14:textId="1EE499FF" w:rsidR="00364291" w:rsidRPr="00683F6C" w:rsidRDefault="005B7C5A" w:rsidP="005F5039">
            <w:pPr>
              <w:numPr>
                <w:ilvl w:val="0"/>
                <w:numId w:val="50"/>
              </w:numPr>
            </w:pPr>
            <w:r w:rsidRPr="00786379">
              <w:t>Émettre</w:t>
            </w:r>
            <w:r w:rsidR="00786379" w:rsidRPr="00786379">
              <w:t xml:space="preserve"> des notifications automatiques vers les hôtes lors du check-in et du départ du visiteur</w:t>
            </w:r>
          </w:p>
          <w:p w14:paraId="1C175611" w14:textId="7740A360" w:rsidR="00364291" w:rsidRPr="00683F6C" w:rsidRDefault="265CAB11" w:rsidP="005F5039">
            <w:pPr>
              <w:numPr>
                <w:ilvl w:val="0"/>
                <w:numId w:val="50"/>
              </w:numPr>
            </w:pPr>
            <w:r>
              <w:t xml:space="preserve">Ajouter une note à l’attention du visiteur / organisateur </w:t>
            </w:r>
          </w:p>
        </w:tc>
      </w:tr>
    </w:tbl>
    <w:p w14:paraId="1FD7C80D" w14:textId="77777777" w:rsidR="00FE1BE0" w:rsidRPr="003D46D6" w:rsidRDefault="00FE1BE0" w:rsidP="003D46D6"/>
    <w:p w14:paraId="24CF0DE4" w14:textId="2D33F94B" w:rsidR="006D60EC" w:rsidRPr="003D46D6" w:rsidRDefault="00872918" w:rsidP="00977A5A">
      <w:pPr>
        <w:pStyle w:val="Titre5"/>
      </w:pPr>
      <w:r>
        <w:t xml:space="preserve">Présentation </w:t>
      </w:r>
      <w:r w:rsidR="007024D8">
        <w:t>du parcours utilisateur attendu</w:t>
      </w:r>
    </w:p>
    <w:p w14:paraId="4EAC9C61" w14:textId="41FB23E8" w:rsidR="00872918" w:rsidRDefault="00872918" w:rsidP="00977A5A">
      <w:pPr>
        <w:pStyle w:val="Titre6"/>
      </w:pPr>
      <w:r>
        <w:t>Pré enregistrement d’un visiteur</w:t>
      </w:r>
    </w:p>
    <w:p w14:paraId="38C95131" w14:textId="67B4B3A0" w:rsidR="007038B5" w:rsidRPr="006D60EC" w:rsidRDefault="007038B5" w:rsidP="007038B5">
      <w:pPr>
        <w:rPr>
          <w:b/>
          <w:bCs/>
        </w:rPr>
      </w:pPr>
    </w:p>
    <w:p w14:paraId="0987FA64" w14:textId="3DAB24D6" w:rsidR="00CB1A14" w:rsidRDefault="007038B5" w:rsidP="00CB1A14">
      <w:r w:rsidRPr="006D60EC">
        <w:t>Les locataires et administrateurs devront pouvoir préenregistrer un ou plusieurs visiteurs depuis l’application ou la plateforme.</w:t>
      </w:r>
      <w:r w:rsidRPr="006D60EC">
        <w:br/>
      </w: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FF7DC5" w14:paraId="547E520E" w14:textId="77777777" w:rsidTr="00627A11">
        <w:trPr>
          <w:trHeight w:val="1276"/>
        </w:trPr>
        <w:tc>
          <w:tcPr>
            <w:tcW w:w="1564" w:type="dxa"/>
            <w:vAlign w:val="center"/>
          </w:tcPr>
          <w:p w14:paraId="12FE0EAB" w14:textId="77777777" w:rsidR="00FF7DC5" w:rsidRDefault="00FF7DC5" w:rsidP="00FF7DC5">
            <w:pPr>
              <w:jc w:val="center"/>
              <w:rPr>
                <w:color w:val="C00000"/>
              </w:rPr>
            </w:pPr>
            <w:commentRangeStart w:id="81"/>
            <w:commentRangeStart w:id="82"/>
            <w:r w:rsidRPr="004E1FF9">
              <w:rPr>
                <w:color w:val="C00000"/>
              </w:rPr>
              <w:t>Exigence n°</w:t>
            </w:r>
            <w:r>
              <w:rPr>
                <w:color w:val="C00000"/>
              </w:rPr>
              <w:t>24</w:t>
            </w:r>
          </w:p>
          <w:p w14:paraId="6992AFD2" w14:textId="37856687" w:rsidR="00FF7DC5" w:rsidRPr="004E1FF9" w:rsidRDefault="00FF7DC5" w:rsidP="00FF7DC5">
            <w:pPr>
              <w:jc w:val="center"/>
              <w:rPr>
                <w:color w:val="C00000"/>
              </w:rPr>
            </w:pPr>
            <w:r w:rsidRPr="00CC2FD9">
              <w:rPr>
                <w:i/>
                <w:iCs/>
                <w:sz w:val="20"/>
                <w:szCs w:val="20"/>
              </w:rPr>
              <w:t>Visites de groupe et</w:t>
            </w:r>
            <w:commentRangeEnd w:id="81"/>
            <w:r>
              <w:rPr>
                <w:rStyle w:val="Marquedecommentaire"/>
                <w:i/>
                <w:iCs/>
                <w:sz w:val="20"/>
                <w:szCs w:val="20"/>
              </w:rPr>
              <w:commentReference w:id="81"/>
            </w:r>
            <w:commentRangeEnd w:id="82"/>
            <w:r>
              <w:rPr>
                <w:rStyle w:val="Marquedecommentaire"/>
                <w:i/>
                <w:sz w:val="20"/>
                <w:szCs w:val="20"/>
              </w:rPr>
              <w:commentReference w:id="82"/>
            </w:r>
            <w:r>
              <w:rPr>
                <w:i/>
                <w:iCs/>
                <w:sz w:val="20"/>
                <w:szCs w:val="20"/>
              </w:rPr>
              <w:t xml:space="preserve"> import de listes</w:t>
            </w:r>
          </w:p>
        </w:tc>
        <w:tc>
          <w:tcPr>
            <w:tcW w:w="7503" w:type="dxa"/>
            <w:vAlign w:val="center"/>
          </w:tcPr>
          <w:p w14:paraId="3B700BB7" w14:textId="62ADA727" w:rsidR="00FF7DC5" w:rsidRPr="001E62B0" w:rsidRDefault="00FF7DC5" w:rsidP="00FF7DC5">
            <w:r w:rsidRPr="001E62B0">
              <w:t xml:space="preserve">La solution devra permettre la création de visites </w:t>
            </w:r>
            <w:r>
              <w:t xml:space="preserve">unitaires </w:t>
            </w:r>
            <w:r w:rsidR="00847461">
              <w:t>ou récurrentes par les utilisateurs finaux</w:t>
            </w:r>
          </w:p>
        </w:tc>
      </w:tr>
      <w:tr w:rsidR="00CB1A14" w14:paraId="4CEEFD05" w14:textId="77777777" w:rsidTr="00627A11">
        <w:trPr>
          <w:trHeight w:val="1570"/>
        </w:trPr>
        <w:tc>
          <w:tcPr>
            <w:tcW w:w="1564" w:type="dxa"/>
            <w:vAlign w:val="center"/>
          </w:tcPr>
          <w:p w14:paraId="7A90FF07" w14:textId="77777777" w:rsidR="00CB1A14" w:rsidRDefault="00CB1A14">
            <w:pPr>
              <w:jc w:val="center"/>
              <w:rPr>
                <w:color w:val="C00000"/>
              </w:rPr>
            </w:pPr>
            <w:commentRangeStart w:id="83"/>
            <w:commentRangeStart w:id="84"/>
            <w:r w:rsidRPr="004E1FF9">
              <w:rPr>
                <w:color w:val="C00000"/>
              </w:rPr>
              <w:t>Exigence n°</w:t>
            </w:r>
            <w:r>
              <w:rPr>
                <w:color w:val="C00000"/>
              </w:rPr>
              <w:t>24</w:t>
            </w:r>
          </w:p>
          <w:p w14:paraId="2794AA0D" w14:textId="77777777" w:rsidR="00CB1A14" w:rsidRPr="004E1FF9" w:rsidRDefault="00CB1A14">
            <w:pPr>
              <w:jc w:val="center"/>
              <w:rPr>
                <w:color w:val="C00000"/>
              </w:rPr>
            </w:pPr>
            <w:r w:rsidRPr="00CC2FD9">
              <w:rPr>
                <w:i/>
                <w:iCs/>
                <w:sz w:val="20"/>
                <w:szCs w:val="20"/>
              </w:rPr>
              <w:t>Visites de groupe et</w:t>
            </w:r>
            <w:commentRangeEnd w:id="83"/>
            <w:r>
              <w:rPr>
                <w:rStyle w:val="Marquedecommentaire"/>
                <w:i/>
                <w:iCs/>
                <w:sz w:val="20"/>
                <w:szCs w:val="20"/>
              </w:rPr>
              <w:commentReference w:id="83"/>
            </w:r>
            <w:commentRangeEnd w:id="84"/>
            <w:r>
              <w:rPr>
                <w:rStyle w:val="Marquedecommentaire"/>
                <w:i/>
                <w:sz w:val="20"/>
                <w:szCs w:val="20"/>
              </w:rPr>
              <w:commentReference w:id="84"/>
            </w:r>
            <w:r>
              <w:rPr>
                <w:i/>
                <w:iCs/>
                <w:sz w:val="20"/>
                <w:szCs w:val="20"/>
              </w:rPr>
              <w:t xml:space="preserve"> import de listes</w:t>
            </w:r>
          </w:p>
        </w:tc>
        <w:tc>
          <w:tcPr>
            <w:tcW w:w="7503" w:type="dxa"/>
            <w:vAlign w:val="center"/>
          </w:tcPr>
          <w:p w14:paraId="0D4C8DF7" w14:textId="678D9F3D" w:rsidR="00CB1A14" w:rsidRPr="00EF615E" w:rsidRDefault="00CB1A14">
            <w:r w:rsidRPr="001E62B0">
              <w:t xml:space="preserve">La solution devra permettre la création de visites de groupe via import d’un fichier Excel ou CSV, incluant les informations principales (nom, prénom, e-mail, </w:t>
            </w:r>
            <w:r w:rsidR="02FDA717">
              <w:t xml:space="preserve">numéro de téléphone, </w:t>
            </w:r>
            <w:r w:rsidRPr="001E62B0">
              <w:t>société, date et heure de visite), avec possibilité de modification et de validation collective avant envoi des invitations</w:t>
            </w:r>
            <w:r w:rsidRPr="00C836D2">
              <w:t>.</w:t>
            </w:r>
          </w:p>
        </w:tc>
      </w:tr>
      <w:tr w:rsidR="00705A55" w14:paraId="71291238" w14:textId="77777777" w:rsidTr="00627A11">
        <w:tc>
          <w:tcPr>
            <w:tcW w:w="1564" w:type="dxa"/>
            <w:vAlign w:val="center"/>
          </w:tcPr>
          <w:p w14:paraId="417250E0" w14:textId="77777777" w:rsidR="00705A55" w:rsidRDefault="00705A55">
            <w:pPr>
              <w:jc w:val="center"/>
              <w:rPr>
                <w:color w:val="C00000"/>
              </w:rPr>
            </w:pPr>
            <w:r w:rsidRPr="004E1FF9">
              <w:rPr>
                <w:color w:val="C00000"/>
              </w:rPr>
              <w:t>Exigence n°</w:t>
            </w:r>
            <w:r>
              <w:rPr>
                <w:color w:val="C00000"/>
              </w:rPr>
              <w:t>xx</w:t>
            </w:r>
          </w:p>
          <w:p w14:paraId="59958B8C" w14:textId="7CAD2E02" w:rsidR="00705A55" w:rsidRPr="004E1FF9" w:rsidRDefault="00FF7DC5">
            <w:pPr>
              <w:jc w:val="center"/>
              <w:rPr>
                <w:color w:val="C00000"/>
              </w:rPr>
            </w:pPr>
            <w:r>
              <w:rPr>
                <w:i/>
                <w:iCs/>
                <w:sz w:val="20"/>
                <w:szCs w:val="20"/>
              </w:rPr>
              <w:t>Carnet d’adresses</w:t>
            </w:r>
          </w:p>
        </w:tc>
        <w:tc>
          <w:tcPr>
            <w:tcW w:w="7503" w:type="dxa"/>
            <w:vAlign w:val="center"/>
          </w:tcPr>
          <w:p w14:paraId="59176275" w14:textId="2A0EE4DD" w:rsidR="00705A55" w:rsidRPr="00C836D2" w:rsidRDefault="00705A55">
            <w:r w:rsidRPr="00DF01DF">
              <w:t xml:space="preserve">La solution devra </w:t>
            </w:r>
            <w:r w:rsidR="00A9341C">
              <w:t xml:space="preserve">disposer d’un </w:t>
            </w:r>
            <w:r w:rsidR="000D47ED">
              <w:t xml:space="preserve">carnet </w:t>
            </w:r>
            <w:r w:rsidR="00FF7DC5">
              <w:t>d’adresses</w:t>
            </w:r>
            <w:r w:rsidR="00A9341C">
              <w:t xml:space="preserve"> des visiteurs récurrents</w:t>
            </w:r>
            <w:r w:rsidRPr="00DF01DF">
              <w:t xml:space="preserve"> </w:t>
            </w:r>
            <w:r w:rsidR="000D47ED">
              <w:t>à</w:t>
            </w:r>
            <w:r w:rsidRPr="00DF01DF">
              <w:t xml:space="preserve"> la </w:t>
            </w:r>
            <w:r w:rsidR="000D47ED">
              <w:t>main</w:t>
            </w:r>
            <w:r w:rsidRPr="00DF01DF">
              <w:t xml:space="preserve"> de </w:t>
            </w:r>
            <w:r w:rsidR="000D47ED">
              <w:t>chaque utilisateur</w:t>
            </w:r>
            <w:r w:rsidRPr="00DF01DF">
              <w:t xml:space="preserve">, avec </w:t>
            </w:r>
            <w:r w:rsidR="005B7C5A" w:rsidRPr="00DF01DF">
              <w:t>pré remplissage</w:t>
            </w:r>
            <w:r w:rsidRPr="00DF01DF">
              <w:t xml:space="preserve"> automatique des informations principales (coordonnées, société) lors d’une nouvelle invitation.</w:t>
            </w:r>
          </w:p>
        </w:tc>
      </w:tr>
    </w:tbl>
    <w:p w14:paraId="006B3D00" w14:textId="77777777" w:rsidR="00CB1A14" w:rsidRDefault="00CB1A14" w:rsidP="00E467C3"/>
    <w:p w14:paraId="62997CD5" w14:textId="77777777" w:rsidR="00DD4784" w:rsidRDefault="00DD4784" w:rsidP="00827E8F">
      <w:pPr>
        <w:ind w:left="720"/>
      </w:pPr>
    </w:p>
    <w:p w14:paraId="72B629C7" w14:textId="79774D64" w:rsidR="00A064B0" w:rsidRPr="0085100E" w:rsidRDefault="0085100E" w:rsidP="00977A5A">
      <w:pPr>
        <w:pStyle w:val="Titre6"/>
        <w:rPr>
          <w:rStyle w:val="Titre7Car"/>
          <w:i w:val="0"/>
          <w:iCs w:val="0"/>
        </w:rPr>
      </w:pPr>
      <w:r>
        <w:t>Communication avec le visiteur</w:t>
      </w:r>
    </w:p>
    <w:p w14:paraId="77620942" w14:textId="77777777" w:rsidR="00A064B0" w:rsidRDefault="00A064B0" w:rsidP="007038B5">
      <w:pPr>
        <w:rPr>
          <w:rStyle w:val="Titre7Car"/>
        </w:rPr>
      </w:pPr>
    </w:p>
    <w:p w14:paraId="0FA6A097" w14:textId="7EEB562D" w:rsidR="004F689C" w:rsidRPr="00367C00" w:rsidRDefault="007038B5" w:rsidP="007038B5">
      <w:pPr>
        <w:rPr>
          <w:rFonts w:asciiTheme="majorHAnsi" w:eastAsiaTheme="majorEastAsia" w:hAnsiTheme="majorHAnsi" w:cstheme="majorBidi"/>
          <w:i/>
          <w:iCs/>
          <w:color w:val="1F3763" w:themeColor="accent1" w:themeShade="7F"/>
        </w:rPr>
      </w:pPr>
      <w:r w:rsidRPr="00367C00">
        <w:t>Le système devra assurer une communication fluide et automatisée avec le visiteur</w:t>
      </w:r>
      <w:r w:rsidR="00251ADB">
        <w:t xml:space="preserve">. Lors du préenregistrement, </w:t>
      </w:r>
      <w:r w:rsidR="00BD594D">
        <w:t xml:space="preserve">il sera possible de </w:t>
      </w:r>
      <w:r w:rsidRPr="00367C00">
        <w:t>:</w:t>
      </w:r>
    </w:p>
    <w:p w14:paraId="65ED658C" w14:textId="6D6D8E7C" w:rsidR="007038B5" w:rsidRPr="00367C00" w:rsidRDefault="00BD594D" w:rsidP="005F5039">
      <w:pPr>
        <w:numPr>
          <w:ilvl w:val="0"/>
          <w:numId w:val="28"/>
        </w:numPr>
      </w:pPr>
      <w:r>
        <w:t>Générer u</w:t>
      </w:r>
      <w:r w:rsidR="007038B5" w:rsidRPr="00367C00">
        <w:t xml:space="preserve">n e-mail d’invitation personnalisé contenant </w:t>
      </w:r>
      <w:r w:rsidR="00251ADB">
        <w:t>un</w:t>
      </w:r>
      <w:r w:rsidR="00251ADB" w:rsidRPr="00367C00">
        <w:t xml:space="preserve"> </w:t>
      </w:r>
      <w:r w:rsidR="007038B5" w:rsidRPr="00367C00">
        <w:t>QR Code et les informations pratiques (photo du bâtiment, plan d’accès, transports, stationnement)</w:t>
      </w:r>
      <w:r w:rsidR="00893E5C">
        <w:t xml:space="preserve"> </w:t>
      </w:r>
      <w:r w:rsidR="00725ED9">
        <w:t>personnalisable</w:t>
      </w:r>
      <w:r w:rsidR="00893E5C">
        <w:t xml:space="preserve"> </w:t>
      </w:r>
      <w:r w:rsidR="00725ED9">
        <w:t>par immeuble</w:t>
      </w:r>
    </w:p>
    <w:p w14:paraId="616C58EC" w14:textId="64E12410" w:rsidR="007038B5" w:rsidRDefault="00BD594D" w:rsidP="005F5039">
      <w:pPr>
        <w:numPr>
          <w:ilvl w:val="0"/>
          <w:numId w:val="28"/>
        </w:numPr>
      </w:pPr>
      <w:r>
        <w:t>A</w:t>
      </w:r>
      <w:r w:rsidR="000C4A9C">
        <w:t>jout</w:t>
      </w:r>
      <w:r>
        <w:t>er</w:t>
      </w:r>
      <w:r w:rsidR="007038B5" w:rsidRPr="00367C00">
        <w:t xml:space="preserve"> </w:t>
      </w:r>
      <w:r w:rsidR="004F689C">
        <w:t xml:space="preserve">automatiquement </w:t>
      </w:r>
      <w:r w:rsidR="007038B5" w:rsidRPr="00367C00">
        <w:t>de</w:t>
      </w:r>
      <w:r>
        <w:t>s</w:t>
      </w:r>
      <w:r w:rsidR="007038B5" w:rsidRPr="00367C00">
        <w:t xml:space="preserve"> </w:t>
      </w:r>
      <w:r w:rsidR="0099176B">
        <w:t>pièces jointes</w:t>
      </w:r>
      <w:r w:rsidR="007038B5" w:rsidRPr="00367C00">
        <w:t xml:space="preserve"> à l’e-mail d’invitation (charte bâtiment, plan, </w:t>
      </w:r>
      <w:r w:rsidR="00C173F2">
        <w:t xml:space="preserve">codes </w:t>
      </w:r>
      <w:r w:rsidR="007038B5" w:rsidRPr="00367C00">
        <w:t>Wi-Fi, etc.)</w:t>
      </w:r>
    </w:p>
    <w:p w14:paraId="46BC0E25" w14:textId="297688D2" w:rsidR="007F1CB0" w:rsidRDefault="007038B5" w:rsidP="005F5039">
      <w:pPr>
        <w:numPr>
          <w:ilvl w:val="0"/>
          <w:numId w:val="28"/>
        </w:numPr>
      </w:pPr>
      <w:r w:rsidRPr="00367C00">
        <w:t xml:space="preserve">(Optionnel) : </w:t>
      </w:r>
      <w:r w:rsidR="00DF3DAF">
        <w:t xml:space="preserve">permettre le </w:t>
      </w:r>
      <w:r w:rsidRPr="00367C00">
        <w:t>téléchargement de la carte d’invitation dans Apple Wallet ou Google Wallet</w:t>
      </w:r>
    </w:p>
    <w:p w14:paraId="35CFC648" w14:textId="77777777" w:rsidR="00FA6686" w:rsidRDefault="00FA6686" w:rsidP="00FA6686"/>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FA6686" w14:paraId="48118E15" w14:textId="77777777" w:rsidTr="00627A11">
        <w:tc>
          <w:tcPr>
            <w:tcW w:w="1564" w:type="dxa"/>
            <w:vAlign w:val="center"/>
          </w:tcPr>
          <w:p w14:paraId="0D4EE3FF" w14:textId="7C6A2B13" w:rsidR="00FA6686" w:rsidRPr="00E467C3" w:rsidRDefault="00FA6686" w:rsidP="00FA6686">
            <w:pPr>
              <w:jc w:val="center"/>
              <w:rPr>
                <w:color w:val="C00000"/>
              </w:rPr>
            </w:pPr>
            <w:r w:rsidRPr="004E1FF9">
              <w:rPr>
                <w:color w:val="C00000"/>
              </w:rPr>
              <w:t>Exigence n°</w:t>
            </w:r>
            <w:r>
              <w:rPr>
                <w:color w:val="C00000"/>
              </w:rPr>
              <w:t>23</w:t>
            </w:r>
          </w:p>
          <w:p w14:paraId="268D60D1" w14:textId="77777777" w:rsidR="00FA6686" w:rsidRPr="004E1FF9" w:rsidRDefault="00FA6686">
            <w:pPr>
              <w:jc w:val="center"/>
              <w:rPr>
                <w:color w:val="C00000"/>
              </w:rPr>
            </w:pPr>
            <w:r w:rsidRPr="00EF615E">
              <w:rPr>
                <w:i/>
                <w:iCs/>
                <w:sz w:val="20"/>
                <w:szCs w:val="20"/>
              </w:rPr>
              <w:lastRenderedPageBreak/>
              <w:t>Notifications automatiques</w:t>
            </w:r>
          </w:p>
        </w:tc>
        <w:tc>
          <w:tcPr>
            <w:tcW w:w="7503" w:type="dxa"/>
            <w:vAlign w:val="center"/>
          </w:tcPr>
          <w:p w14:paraId="18C7E7BA" w14:textId="0C78A66D" w:rsidR="00FA6686" w:rsidRPr="00736B9F" w:rsidRDefault="00FA6686">
            <w:r>
              <w:lastRenderedPageBreak/>
              <w:t>L</w:t>
            </w:r>
            <w:r w:rsidRPr="00EF615E">
              <w:t xml:space="preserve">a solution devra </w:t>
            </w:r>
            <w:r>
              <w:t>permettre l’envoi</w:t>
            </w:r>
            <w:r w:rsidRPr="00EF615E">
              <w:t xml:space="preserve"> d</w:t>
            </w:r>
            <w:r>
              <w:t xml:space="preserve">’un </w:t>
            </w:r>
            <w:r w:rsidR="00CB1A14">
              <w:t>e</w:t>
            </w:r>
            <w:r>
              <w:t>mail</w:t>
            </w:r>
            <w:r w:rsidR="00CB1A14">
              <w:t xml:space="preserve"> </w:t>
            </w:r>
            <w:r w:rsidR="000578EA">
              <w:t>personnalisé</w:t>
            </w:r>
            <w:r w:rsidRPr="00EF615E">
              <w:t xml:space="preserve"> </w:t>
            </w:r>
            <w:r>
              <w:t>automatique</w:t>
            </w:r>
            <w:r w:rsidRPr="00EF615E">
              <w:t xml:space="preserve"> au </w:t>
            </w:r>
            <w:r w:rsidRPr="00EF615E">
              <w:lastRenderedPageBreak/>
              <w:t>visiteur lors de la création</w:t>
            </w:r>
            <w:r>
              <w:t xml:space="preserve"> et</w:t>
            </w:r>
            <w:r w:rsidRPr="00EF615E">
              <w:t xml:space="preserve"> la modification</w:t>
            </w:r>
            <w:r>
              <w:t xml:space="preserve"> </w:t>
            </w:r>
            <w:r w:rsidRPr="00EF615E">
              <w:t>d’une visite, afin d’assurer une communication fluide et réactive entre les parties.</w:t>
            </w:r>
          </w:p>
        </w:tc>
      </w:tr>
    </w:tbl>
    <w:p w14:paraId="4904B31D" w14:textId="77777777" w:rsidR="007038B5" w:rsidRPr="007F1CB0" w:rsidRDefault="007038B5" w:rsidP="00E467C3"/>
    <w:p w14:paraId="676D5D3D" w14:textId="60B0D000" w:rsidR="00872918" w:rsidRPr="000B20E4" w:rsidRDefault="00872918" w:rsidP="00977A5A">
      <w:pPr>
        <w:pStyle w:val="Titre6"/>
      </w:pPr>
      <w:r w:rsidRPr="000B20E4">
        <w:t>Enregistrement des visiteurs (check-in)</w:t>
      </w:r>
    </w:p>
    <w:p w14:paraId="3997973E" w14:textId="1C9D730A" w:rsidR="007F1CB0" w:rsidRDefault="007F1CB0" w:rsidP="007F1CB0"/>
    <w:p w14:paraId="47510551" w14:textId="77777777" w:rsidR="008A0689" w:rsidRPr="008A0689" w:rsidRDefault="008A0689" w:rsidP="008A0689">
      <w:r w:rsidRPr="008A0689">
        <w:t>À l’arrivée sur site, le visiteur devra pouvoir :</w:t>
      </w:r>
    </w:p>
    <w:p w14:paraId="0A45DFF4" w14:textId="5E45D48E" w:rsidR="008A0689" w:rsidRPr="008A0689" w:rsidRDefault="005B7C5A" w:rsidP="005F5039">
      <w:pPr>
        <w:numPr>
          <w:ilvl w:val="0"/>
          <w:numId w:val="29"/>
        </w:numPr>
      </w:pPr>
      <w:r>
        <w:t>Scanner</w:t>
      </w:r>
      <w:r w:rsidR="008A0689" w:rsidRPr="008A0689">
        <w:t xml:space="preserve"> son QR Code à l’accueil</w:t>
      </w:r>
      <w:r w:rsidR="008D64DF">
        <w:t xml:space="preserve"> sur une tablette</w:t>
      </w:r>
      <w:r w:rsidR="00FD471F">
        <w:t xml:space="preserve">, </w:t>
      </w:r>
      <w:r w:rsidR="008A0689" w:rsidRPr="008A0689">
        <w:t>pour un enregistrement rapide ;</w:t>
      </w:r>
    </w:p>
    <w:p w14:paraId="51915276" w14:textId="48D9F493" w:rsidR="008A0689" w:rsidRPr="008A0689" w:rsidRDefault="00E907D6" w:rsidP="005F5039">
      <w:pPr>
        <w:pStyle w:val="Paragraphedeliste"/>
        <w:numPr>
          <w:ilvl w:val="0"/>
          <w:numId w:val="29"/>
        </w:numPr>
      </w:pPr>
      <w:r>
        <w:t>(</w:t>
      </w:r>
      <w:r w:rsidR="005B7C5A">
        <w:t>Optionnel</w:t>
      </w:r>
      <w:r>
        <w:t>)</w:t>
      </w:r>
      <w:r w:rsidR="00D5239C">
        <w:t xml:space="preserve"> </w:t>
      </w:r>
      <w:r>
        <w:t>Générer</w:t>
      </w:r>
      <w:r w:rsidR="007108D5">
        <w:t>, en conséquence,</w:t>
      </w:r>
      <w:r w:rsidR="00D5239C">
        <w:t xml:space="preserve"> une notification </w:t>
      </w:r>
      <w:r w:rsidR="00BE5197">
        <w:t xml:space="preserve">automatique </w:t>
      </w:r>
      <w:r w:rsidR="00B37A91">
        <w:t>auprès</w:t>
      </w:r>
      <w:r w:rsidR="00D5239C">
        <w:t xml:space="preserve"> de </w:t>
      </w:r>
      <w:r w:rsidR="00B37A91">
        <w:t>l’hôte</w:t>
      </w:r>
      <w:r w:rsidR="00346930">
        <w:t xml:space="preserve"> dans l’application et par email</w:t>
      </w:r>
      <w:r w:rsidR="00C614AF">
        <w:t xml:space="preserve"> pour indiquer l’arrivée du visiteur</w:t>
      </w:r>
    </w:p>
    <w:p w14:paraId="4B882ECB" w14:textId="77777777" w:rsidR="00F02F6A" w:rsidRPr="00F02F6A" w:rsidRDefault="00F02F6A" w:rsidP="00F02F6A"/>
    <w:p w14:paraId="0CF16968" w14:textId="1ABE1E9A" w:rsidR="00872918" w:rsidRDefault="00F02F6A" w:rsidP="00714E60">
      <w:r w:rsidRPr="00C054F1">
        <w:t>Selon la configuration du site</w:t>
      </w:r>
      <w:r w:rsidR="00322FE3">
        <w:t xml:space="preserve"> et la capacité à interfacer l’application avec le contrôle d’accès local</w:t>
      </w:r>
      <w:r w:rsidRPr="00C054F1">
        <w:t>, le QR Code visiteur pourra également être utilisé</w:t>
      </w:r>
      <w:r w:rsidR="00B73614" w:rsidRPr="00C054F1">
        <w:t xml:space="preserve">, en interaction avec le contrôle d’accès, pour </w:t>
      </w:r>
      <w:r w:rsidR="007C7D6D" w:rsidRPr="00C054F1">
        <w:t xml:space="preserve">passer les portiques </w:t>
      </w:r>
      <w:r w:rsidR="007F025E" w:rsidRPr="00C054F1">
        <w:t>d’entrée sur le</w:t>
      </w:r>
      <w:r w:rsidR="00B73614" w:rsidRPr="00C054F1">
        <w:t xml:space="preserve"> site</w:t>
      </w:r>
      <w:r w:rsidR="007C7D6D" w:rsidRPr="00C054F1">
        <w:t>, voire</w:t>
      </w:r>
      <w:r w:rsidRPr="00C054F1">
        <w:t xml:space="preserve"> accéder à certaines zones du bâtiment</w:t>
      </w:r>
      <w:r w:rsidR="00F3781E" w:rsidRPr="00C054F1">
        <w:t>.</w:t>
      </w:r>
      <w:r w:rsidR="00781E79">
        <w:t xml:space="preserve"> </w:t>
      </w:r>
      <w:r w:rsidRPr="00C054F1">
        <w:t>Les accès devront être temporaires et limités à la période de la visite, avec désactivation automatique après expiration</w:t>
      </w:r>
      <w:r w:rsidR="00DA0160">
        <w:t>. La gestion de ces QR codes</w:t>
      </w:r>
      <w:r w:rsidR="00322FE3">
        <w:t xml:space="preserve"> restera à la main </w:t>
      </w:r>
      <w:r w:rsidR="00A0412D">
        <w:t>du logiciel de contrôle d’accès local.</w:t>
      </w:r>
    </w:p>
    <w:p w14:paraId="0A54BB3F" w14:textId="77777777" w:rsidR="00714E60" w:rsidRDefault="00714E60" w:rsidP="00714E60">
      <w:pPr>
        <w:rPr>
          <w:rStyle w:val="Titre7Car"/>
          <w:rFonts w:ascii="Calibri" w:eastAsia="Calibri" w:hAnsi="Calibri" w:cs="Calibri"/>
          <w:i w:val="0"/>
          <w:iCs w:val="0"/>
          <w:color w:val="auto"/>
        </w:rPr>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3"/>
        <w:gridCol w:w="7454"/>
      </w:tblGrid>
      <w:tr w:rsidR="00B315DF" w14:paraId="5151BA3F" w14:textId="77777777" w:rsidTr="00627A11">
        <w:trPr>
          <w:trHeight w:val="1727"/>
        </w:trPr>
        <w:tc>
          <w:tcPr>
            <w:tcW w:w="1613" w:type="dxa"/>
            <w:vAlign w:val="center"/>
          </w:tcPr>
          <w:p w14:paraId="07693A3C" w14:textId="77777777" w:rsidR="00B315DF" w:rsidRDefault="00B315DF">
            <w:pPr>
              <w:jc w:val="center"/>
              <w:rPr>
                <w:color w:val="C00000"/>
              </w:rPr>
            </w:pPr>
            <w:r w:rsidRPr="004E1FF9">
              <w:rPr>
                <w:color w:val="C00000"/>
              </w:rPr>
              <w:t>Exigence n°</w:t>
            </w:r>
            <w:r>
              <w:rPr>
                <w:color w:val="C00000"/>
              </w:rPr>
              <w:t>22</w:t>
            </w:r>
          </w:p>
          <w:p w14:paraId="6AEBD16F" w14:textId="77777777" w:rsidR="00B315DF" w:rsidRPr="00DC28EC" w:rsidRDefault="00B315DF">
            <w:pPr>
              <w:jc w:val="center"/>
              <w:rPr>
                <w:i/>
                <w:iCs/>
              </w:rPr>
            </w:pPr>
            <w:r w:rsidRPr="00736B9F">
              <w:rPr>
                <w:i/>
                <w:iCs/>
                <w:sz w:val="20"/>
                <w:szCs w:val="20"/>
              </w:rPr>
              <w:t>Enregistrement et QR Code visiteur</w:t>
            </w:r>
          </w:p>
        </w:tc>
        <w:tc>
          <w:tcPr>
            <w:tcW w:w="7454" w:type="dxa"/>
            <w:vAlign w:val="center"/>
          </w:tcPr>
          <w:p w14:paraId="73CE6DA8" w14:textId="77777777" w:rsidR="00B315DF" w:rsidRDefault="00B315DF">
            <w:r w:rsidRPr="00736B9F">
              <w:t>La solution devra permettre l’enregistrement et le suivi complet des visiteurs, avec génération automatique d’un QR Code unique pour chaque visite, utilisable pour l’accueil et, selon la configuration du site, pour l’accès temporaire à certaines zones du bâtiment.</w:t>
            </w:r>
          </w:p>
        </w:tc>
      </w:tr>
      <w:tr w:rsidR="008D64DF" w14:paraId="63B7312F" w14:textId="77777777" w:rsidTr="00627A11">
        <w:tc>
          <w:tcPr>
            <w:tcW w:w="1613" w:type="dxa"/>
            <w:vAlign w:val="center"/>
          </w:tcPr>
          <w:p w14:paraId="2404F34C" w14:textId="77777777" w:rsidR="008D64DF" w:rsidRDefault="008D64DF" w:rsidP="008D64DF">
            <w:pPr>
              <w:jc w:val="center"/>
              <w:rPr>
                <w:color w:val="C00000"/>
              </w:rPr>
            </w:pPr>
            <w:r w:rsidRPr="004E1FF9">
              <w:rPr>
                <w:color w:val="C00000"/>
              </w:rPr>
              <w:t>Exigence n°</w:t>
            </w:r>
            <w:r>
              <w:rPr>
                <w:color w:val="C00000"/>
              </w:rPr>
              <w:t>xx</w:t>
            </w:r>
          </w:p>
          <w:p w14:paraId="1A488855" w14:textId="471C998D" w:rsidR="008D64DF" w:rsidRPr="004E1FF9" w:rsidRDefault="008D64DF" w:rsidP="008D64DF">
            <w:pPr>
              <w:jc w:val="center"/>
              <w:rPr>
                <w:color w:val="C00000"/>
              </w:rPr>
            </w:pPr>
            <w:r>
              <w:rPr>
                <w:i/>
                <w:iCs/>
                <w:sz w:val="20"/>
                <w:szCs w:val="20"/>
              </w:rPr>
              <w:t>Fourniture de tablette pour scan du QR code</w:t>
            </w:r>
          </w:p>
        </w:tc>
        <w:tc>
          <w:tcPr>
            <w:tcW w:w="7454" w:type="dxa"/>
            <w:vAlign w:val="center"/>
          </w:tcPr>
          <w:p w14:paraId="6BA2E850" w14:textId="2A32D786" w:rsidR="008D64DF" w:rsidRPr="006166F5" w:rsidRDefault="008D64DF" w:rsidP="006166F5">
            <w:commentRangeStart w:id="85"/>
            <w:commentRangeStart w:id="86"/>
            <w:r w:rsidRPr="005862F4">
              <w:rPr>
                <w:highlight w:val="yellow"/>
              </w:rPr>
              <w:t xml:space="preserve">Le soumissionnaire indiquera sa capacité à fournir des tablettes et une solution pour la lecture des QR codes, en interaction avec l’interface de gestion mise à disposition des équipes d’accueil sur les sites. Dans le cas où il ne fournit pas de tablette, il indiquera les modèles de tablettes compatibles à déployer.  </w:t>
            </w:r>
            <w:commentRangeEnd w:id="85"/>
            <w:r w:rsidR="00D42D90">
              <w:rPr>
                <w:rStyle w:val="Marquedecommentaire"/>
                <w:sz w:val="22"/>
                <w:szCs w:val="22"/>
              </w:rPr>
              <w:commentReference w:id="85"/>
            </w:r>
            <w:commentRangeEnd w:id="86"/>
            <w:r w:rsidR="00774CAF" w:rsidRPr="006166F5">
              <w:rPr>
                <w:rStyle w:val="Marquedecommentaire"/>
                <w:sz w:val="22"/>
                <w:szCs w:val="22"/>
              </w:rPr>
              <w:commentReference w:id="86"/>
            </w:r>
          </w:p>
        </w:tc>
      </w:tr>
      <w:tr w:rsidR="00C20D21" w14:paraId="7BF2B405" w14:textId="77777777" w:rsidTr="00627A11">
        <w:trPr>
          <w:trHeight w:val="1688"/>
        </w:trPr>
        <w:tc>
          <w:tcPr>
            <w:tcW w:w="1613" w:type="dxa"/>
            <w:vAlign w:val="center"/>
          </w:tcPr>
          <w:p w14:paraId="4BBAE9AA" w14:textId="77777777" w:rsidR="00C20D21" w:rsidRDefault="00C20D21">
            <w:pPr>
              <w:jc w:val="center"/>
              <w:rPr>
                <w:color w:val="C00000"/>
              </w:rPr>
            </w:pPr>
            <w:r w:rsidRPr="004E1FF9">
              <w:rPr>
                <w:color w:val="C00000"/>
              </w:rPr>
              <w:t>Exigence n°</w:t>
            </w:r>
            <w:r>
              <w:rPr>
                <w:color w:val="C00000"/>
              </w:rPr>
              <w:t>xx</w:t>
            </w:r>
          </w:p>
          <w:p w14:paraId="5CA30495" w14:textId="5A458F42" w:rsidR="00C20D21" w:rsidRPr="004E1FF9" w:rsidRDefault="00075414">
            <w:pPr>
              <w:jc w:val="center"/>
              <w:rPr>
                <w:color w:val="C00000"/>
              </w:rPr>
            </w:pPr>
            <w:r w:rsidRPr="00075414">
              <w:rPr>
                <w:i/>
                <w:iCs/>
                <w:sz w:val="20"/>
                <w:szCs w:val="20"/>
              </w:rPr>
              <w:t>Activation et désactivation automatiques du badge</w:t>
            </w:r>
          </w:p>
        </w:tc>
        <w:tc>
          <w:tcPr>
            <w:tcW w:w="7454" w:type="dxa"/>
            <w:vAlign w:val="center"/>
          </w:tcPr>
          <w:p w14:paraId="257B081B" w14:textId="676BD0B0" w:rsidR="00C20D21" w:rsidRPr="00683F6C" w:rsidRDefault="00BD18DB" w:rsidP="00FB3D48">
            <w:r>
              <w:t>Dans le cas d’une inté</w:t>
            </w:r>
            <w:r w:rsidR="00FF2FBA">
              <w:t>gration avec le contrôle d’accès, l</w:t>
            </w:r>
            <w:r w:rsidR="00FB3D48" w:rsidRPr="00FB3D48">
              <w:t xml:space="preserve">e badge visiteur devra être activé automatiquement </w:t>
            </w:r>
            <w:r w:rsidR="00BA47F9">
              <w:t>lors de l’enregistrement du visiteur</w:t>
            </w:r>
            <w:r w:rsidR="00FB3D48" w:rsidRPr="00FB3D48">
              <w:t xml:space="preserve"> (check-in) et désactivé à son départ ou à l’expiration de la période de visite, afin de garantir la sécurité physique des sites.</w:t>
            </w:r>
          </w:p>
        </w:tc>
      </w:tr>
    </w:tbl>
    <w:p w14:paraId="63083FF2" w14:textId="77777777" w:rsidR="00714E60" w:rsidRDefault="00714E60" w:rsidP="007F1CB0"/>
    <w:p w14:paraId="4091C0CA" w14:textId="75B71BEB" w:rsidR="00FE5A5A" w:rsidRDefault="00B361F8" w:rsidP="00977A5A">
      <w:pPr>
        <w:pStyle w:val="Titre6"/>
      </w:pPr>
      <w:r>
        <w:t>Statistiques &amp; KPI</w:t>
      </w:r>
    </w:p>
    <w:p w14:paraId="634215A2" w14:textId="77777777" w:rsidR="00B361F8" w:rsidRPr="00B361F8" w:rsidRDefault="00B361F8" w:rsidP="00B361F8"/>
    <w:p w14:paraId="1F3F02E1" w14:textId="431D7F74" w:rsidR="001F16A0" w:rsidRPr="001F16A0" w:rsidRDefault="001F16A0" w:rsidP="001F16A0">
      <w:r w:rsidRPr="001F16A0">
        <w:t xml:space="preserve">Le module de gestion des visiteurs devra permettre </w:t>
      </w:r>
      <w:r w:rsidR="0033309A">
        <w:t>de visualiser, en fonction du profil et des droits de l’</w:t>
      </w:r>
      <w:r w:rsidR="00BE4F37">
        <w:t>utilisateur</w:t>
      </w:r>
      <w:r w:rsidRPr="001F16A0">
        <w:t xml:space="preserve"> :</w:t>
      </w:r>
    </w:p>
    <w:p w14:paraId="4F5E4702" w14:textId="2DDB3DD6" w:rsidR="001F16A0" w:rsidRPr="001F16A0" w:rsidRDefault="00BE4F37" w:rsidP="005F5039">
      <w:pPr>
        <w:numPr>
          <w:ilvl w:val="0"/>
          <w:numId w:val="30"/>
        </w:numPr>
      </w:pPr>
      <w:r w:rsidRPr="001F16A0">
        <w:t>Le</w:t>
      </w:r>
      <w:r w:rsidR="001F16A0" w:rsidRPr="001F16A0">
        <w:t xml:space="preserve"> suivi du volume de visites par site, société ou période</w:t>
      </w:r>
    </w:p>
    <w:p w14:paraId="6387D183" w14:textId="1072ACFC" w:rsidR="0A39539F" w:rsidRDefault="0A39539F" w:rsidP="7ED3172C">
      <w:pPr>
        <w:numPr>
          <w:ilvl w:val="0"/>
          <w:numId w:val="30"/>
        </w:numPr>
      </w:pPr>
      <w:r>
        <w:t>Les jours/heures avec le plus de visites, le moins de visites, heures creuses ect</w:t>
      </w:r>
    </w:p>
    <w:p w14:paraId="6ED6E653" w14:textId="04BEF299" w:rsidR="001F16A0" w:rsidRPr="001F16A0" w:rsidRDefault="00BE4F37" w:rsidP="005F5039">
      <w:pPr>
        <w:numPr>
          <w:ilvl w:val="0"/>
          <w:numId w:val="30"/>
        </w:numPr>
      </w:pPr>
      <w:r w:rsidRPr="001F16A0">
        <w:t>L’analyse</w:t>
      </w:r>
      <w:r w:rsidR="001F16A0" w:rsidRPr="001F16A0">
        <w:t xml:space="preserve"> du taux de récurrence des visiteurs</w:t>
      </w:r>
    </w:p>
    <w:p w14:paraId="454EECBF" w14:textId="032BBCBA" w:rsidR="001F16A0" w:rsidRPr="001F16A0" w:rsidRDefault="00BE4F37" w:rsidP="005F5039">
      <w:pPr>
        <w:numPr>
          <w:ilvl w:val="0"/>
          <w:numId w:val="30"/>
        </w:numPr>
      </w:pPr>
      <w:r w:rsidRPr="001F16A0">
        <w:t>L’export</w:t>
      </w:r>
      <w:r w:rsidR="001F16A0" w:rsidRPr="001F16A0">
        <w:t xml:space="preserve"> des données (visites, durées, profils, sites) au format CSV, Excel ou via API</w:t>
      </w:r>
    </w:p>
    <w:p w14:paraId="7FDD391E" w14:textId="0908A950" w:rsidR="001F16A0" w:rsidRDefault="00BE4F37" w:rsidP="005F5039">
      <w:pPr>
        <w:numPr>
          <w:ilvl w:val="0"/>
          <w:numId w:val="30"/>
        </w:numPr>
      </w:pPr>
      <w:r w:rsidRPr="001F16A0">
        <w:t>Et</w:t>
      </w:r>
      <w:r w:rsidR="001F16A0" w:rsidRPr="001F16A0">
        <w:t xml:space="preserve"> la consultation d’indicateurs consolidés dans le module de reporting global (cf. section KPI</w:t>
      </w:r>
      <w:r w:rsidR="00FB051C">
        <w:t xml:space="preserve"> / Reporting</w:t>
      </w:r>
      <w:r w:rsidR="001F16A0" w:rsidRPr="001F16A0">
        <w:t>)</w:t>
      </w:r>
    </w:p>
    <w:p w14:paraId="665023BD" w14:textId="77777777" w:rsidR="00AD6C3B" w:rsidRDefault="00AD6C3B" w:rsidP="00AD6C3B"/>
    <w:p w14:paraId="1157CE0E" w14:textId="77777777" w:rsidR="00CC2FD9" w:rsidRDefault="00CC2FD9" w:rsidP="00E467C3"/>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C836D2" w14:paraId="6CF8C7E3" w14:textId="77777777" w:rsidTr="00627A11">
        <w:tc>
          <w:tcPr>
            <w:tcW w:w="1564" w:type="dxa"/>
            <w:vAlign w:val="center"/>
          </w:tcPr>
          <w:p w14:paraId="28A0814A" w14:textId="17D22668" w:rsidR="00C836D2" w:rsidRDefault="00C836D2" w:rsidP="00C836D2">
            <w:pPr>
              <w:jc w:val="center"/>
              <w:rPr>
                <w:color w:val="C00000"/>
              </w:rPr>
            </w:pPr>
            <w:r w:rsidRPr="004E1FF9">
              <w:rPr>
                <w:color w:val="C00000"/>
              </w:rPr>
              <w:t>Exigence n°</w:t>
            </w:r>
            <w:r>
              <w:rPr>
                <w:color w:val="C00000"/>
              </w:rPr>
              <w:t>25</w:t>
            </w:r>
          </w:p>
          <w:p w14:paraId="40FD7F76" w14:textId="495F9708" w:rsidR="00C836D2" w:rsidRPr="004E1FF9" w:rsidRDefault="0037572C" w:rsidP="00C836D2">
            <w:pPr>
              <w:jc w:val="center"/>
              <w:rPr>
                <w:color w:val="C00000"/>
              </w:rPr>
            </w:pPr>
            <w:r w:rsidRPr="0037572C">
              <w:rPr>
                <w:i/>
                <w:iCs/>
                <w:sz w:val="20"/>
                <w:szCs w:val="20"/>
              </w:rPr>
              <w:t>Exports et statistiques de visites</w:t>
            </w:r>
          </w:p>
        </w:tc>
        <w:tc>
          <w:tcPr>
            <w:tcW w:w="7503" w:type="dxa"/>
            <w:vAlign w:val="center"/>
          </w:tcPr>
          <w:p w14:paraId="580FB0A6" w14:textId="594DD3B4" w:rsidR="00C836D2" w:rsidRPr="00C836D2" w:rsidRDefault="0037572C" w:rsidP="00EB63C8">
            <w:r w:rsidRPr="00565355">
              <w:t>Le module de gestion des visiteurs devra permettre l’export des données brutes ou agrégées (volume, typologie, récurrence, société, site) au format CSV, Excel ou via API, afin d’alimenter les outils de reporting de Praemia REIM.</w:t>
            </w:r>
          </w:p>
        </w:tc>
      </w:tr>
    </w:tbl>
    <w:p w14:paraId="4755683B" w14:textId="0F4F1927" w:rsidR="007F1CB0" w:rsidRDefault="007F1CB0" w:rsidP="007F1CB0"/>
    <w:p w14:paraId="4095B37D" w14:textId="77777777" w:rsidR="00D34DE2" w:rsidRPr="007F1CB0" w:rsidRDefault="00D34DE2" w:rsidP="007F1CB0"/>
    <w:p w14:paraId="329DE511" w14:textId="77777777" w:rsidR="00FE5A5A" w:rsidRDefault="00FE5A5A" w:rsidP="00DF7EFB">
      <w:pPr>
        <w:pStyle w:val="Titre5"/>
      </w:pPr>
      <w:r>
        <w:lastRenderedPageBreak/>
        <w:t>Attendus techniques</w:t>
      </w:r>
    </w:p>
    <w:p w14:paraId="5A0E94EF" w14:textId="77777777" w:rsidR="000B759E" w:rsidRDefault="000B759E" w:rsidP="00727588"/>
    <w:p w14:paraId="52C6D218" w14:textId="77777777" w:rsidR="000A396D" w:rsidRDefault="000A396D" w:rsidP="00727588"/>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6779"/>
      </w:tblGrid>
      <w:tr w:rsidR="008B1F8D" w14:paraId="60607909" w14:textId="77777777" w:rsidTr="00627A11">
        <w:trPr>
          <w:trHeight w:val="1467"/>
        </w:trPr>
        <w:tc>
          <w:tcPr>
            <w:tcW w:w="1897" w:type="dxa"/>
            <w:vAlign w:val="center"/>
          </w:tcPr>
          <w:p w14:paraId="0E291115" w14:textId="77777777" w:rsidR="008B1F8D" w:rsidRDefault="008B1F8D">
            <w:pPr>
              <w:jc w:val="center"/>
              <w:rPr>
                <w:color w:val="C00000"/>
              </w:rPr>
            </w:pPr>
            <w:r w:rsidRPr="004E1FF9">
              <w:rPr>
                <w:color w:val="C00000"/>
              </w:rPr>
              <w:t>Exigence n°</w:t>
            </w:r>
            <w:r>
              <w:rPr>
                <w:color w:val="C00000"/>
              </w:rPr>
              <w:t>xx</w:t>
            </w:r>
          </w:p>
          <w:p w14:paraId="58811C0F" w14:textId="12E66051" w:rsidR="008B1F8D" w:rsidRPr="00DC28EC" w:rsidRDefault="008B1F8D">
            <w:pPr>
              <w:jc w:val="center"/>
              <w:rPr>
                <w:i/>
                <w:iCs/>
              </w:rPr>
            </w:pPr>
            <w:r w:rsidRPr="00C16252">
              <w:rPr>
                <w:i/>
                <w:iCs/>
                <w:sz w:val="20"/>
                <w:szCs w:val="20"/>
              </w:rPr>
              <w:t xml:space="preserve">Interopérabilité avec </w:t>
            </w:r>
            <w:r w:rsidR="00BE4F37" w:rsidRPr="00C16252">
              <w:rPr>
                <w:i/>
                <w:iCs/>
                <w:sz w:val="20"/>
                <w:szCs w:val="20"/>
              </w:rPr>
              <w:t>les contrôles</w:t>
            </w:r>
            <w:r w:rsidRPr="00C16252">
              <w:rPr>
                <w:i/>
                <w:iCs/>
                <w:sz w:val="20"/>
                <w:szCs w:val="20"/>
              </w:rPr>
              <w:t xml:space="preserve"> d’accès locaux</w:t>
            </w:r>
          </w:p>
        </w:tc>
        <w:tc>
          <w:tcPr>
            <w:tcW w:w="7170" w:type="dxa"/>
            <w:vAlign w:val="center"/>
          </w:tcPr>
          <w:p w14:paraId="6C1E4596" w14:textId="77777777" w:rsidR="008B1F8D" w:rsidRDefault="008B1F8D">
            <w:r w:rsidRPr="008052C6">
              <w:t>La solution devra être interopérable avec les systèmes de contrôle d’accès</w:t>
            </w:r>
            <w:r>
              <w:t xml:space="preserve"> du marché </w:t>
            </w:r>
            <w:r w:rsidRPr="00C62E2D">
              <w:t>(ex. NEDAP, Alcea, TIL, Honeywell).</w:t>
            </w:r>
            <w:r>
              <w:t xml:space="preserve"> Le soumissionnaire précisera les connecteurs actuels dont il dispose avec ces systèmes.</w:t>
            </w:r>
          </w:p>
        </w:tc>
      </w:tr>
      <w:tr w:rsidR="000B759E" w14:paraId="08800DDD" w14:textId="77777777" w:rsidTr="00627A11">
        <w:trPr>
          <w:trHeight w:val="2804"/>
        </w:trPr>
        <w:tc>
          <w:tcPr>
            <w:tcW w:w="1897" w:type="dxa"/>
            <w:vAlign w:val="center"/>
          </w:tcPr>
          <w:p w14:paraId="095B3BC1" w14:textId="6A0859D1" w:rsidR="000B759E" w:rsidRDefault="000B759E" w:rsidP="00A260A7">
            <w:pPr>
              <w:jc w:val="center"/>
              <w:rPr>
                <w:color w:val="C00000"/>
              </w:rPr>
            </w:pPr>
            <w:r w:rsidRPr="004E1FF9">
              <w:rPr>
                <w:color w:val="C00000"/>
              </w:rPr>
              <w:t>Exigence n°</w:t>
            </w:r>
            <w:r>
              <w:rPr>
                <w:color w:val="C00000"/>
              </w:rPr>
              <w:t>xx</w:t>
            </w:r>
          </w:p>
          <w:p w14:paraId="0C101736" w14:textId="4238422D" w:rsidR="000B759E" w:rsidRPr="00DC28EC" w:rsidRDefault="00355B38" w:rsidP="00A260A7">
            <w:pPr>
              <w:jc w:val="center"/>
              <w:rPr>
                <w:i/>
                <w:iCs/>
              </w:rPr>
            </w:pPr>
            <w:commentRangeStart w:id="87"/>
            <w:commentRangeStart w:id="88"/>
            <w:r w:rsidRPr="00355B38">
              <w:rPr>
                <w:i/>
                <w:iCs/>
                <w:sz w:val="20"/>
                <w:szCs w:val="20"/>
              </w:rPr>
              <w:t>Mise à disposition d’API ouvertes et documentées</w:t>
            </w:r>
            <w:commentRangeEnd w:id="87"/>
            <w:r w:rsidR="00E02221" w:rsidRPr="00DC28EC">
              <w:rPr>
                <w:rStyle w:val="Marquedecommentaire"/>
                <w:i/>
                <w:sz w:val="22"/>
                <w:szCs w:val="22"/>
              </w:rPr>
              <w:commentReference w:id="87"/>
            </w:r>
            <w:commentRangeEnd w:id="88"/>
            <w:r w:rsidR="008030AD" w:rsidRPr="00DC28EC">
              <w:rPr>
                <w:rStyle w:val="Marquedecommentaire"/>
                <w:i/>
                <w:sz w:val="22"/>
                <w:szCs w:val="22"/>
              </w:rPr>
              <w:commentReference w:id="88"/>
            </w:r>
          </w:p>
        </w:tc>
        <w:tc>
          <w:tcPr>
            <w:tcW w:w="7170" w:type="dxa"/>
            <w:vAlign w:val="center"/>
          </w:tcPr>
          <w:p w14:paraId="31AE95A8" w14:textId="3BDBD905" w:rsidR="005653BB" w:rsidRDefault="005653BB" w:rsidP="005653BB">
            <w:r>
              <w:t xml:space="preserve">Afin d’interagir avec l’écosystème dans lequel la solution sera intégrée, celle-ci doit mettre à disposition </w:t>
            </w:r>
            <w:r w:rsidR="007339C2">
              <w:t>les données</w:t>
            </w:r>
            <w:r>
              <w:t xml:space="preserve"> afin de réaliser à minima les actions suivantes : </w:t>
            </w:r>
          </w:p>
          <w:p w14:paraId="11B0197D" w14:textId="77777777" w:rsidR="005653BB" w:rsidRDefault="005653BB" w:rsidP="005F5039">
            <w:pPr>
              <w:pStyle w:val="Paragraphedeliste"/>
              <w:widowControl/>
              <w:numPr>
                <w:ilvl w:val="0"/>
                <w:numId w:val="68"/>
              </w:numPr>
              <w:autoSpaceDE/>
              <w:autoSpaceDN/>
              <w:spacing w:after="160" w:line="259" w:lineRule="auto"/>
            </w:pPr>
            <w:r>
              <w:t>Récupérer la liste des visites sur une durée définie en paramètre</w:t>
            </w:r>
          </w:p>
          <w:p w14:paraId="3DEAD71D" w14:textId="77777777" w:rsidR="000B759E" w:rsidRDefault="005653BB" w:rsidP="005F5039">
            <w:pPr>
              <w:pStyle w:val="Paragraphedeliste"/>
              <w:widowControl/>
              <w:numPr>
                <w:ilvl w:val="0"/>
                <w:numId w:val="68"/>
              </w:numPr>
              <w:autoSpaceDE/>
              <w:autoSpaceDN/>
              <w:spacing w:after="160" w:line="259" w:lineRule="auto"/>
            </w:pPr>
            <w:r>
              <w:t>Récupérer la liste des visiteurs sur une durée définie en paramètre</w:t>
            </w:r>
          </w:p>
          <w:p w14:paraId="3103421D" w14:textId="72B6E7AC" w:rsidR="00DD47D0" w:rsidRDefault="00DD47D0" w:rsidP="005F5039">
            <w:pPr>
              <w:pStyle w:val="Paragraphedeliste"/>
              <w:widowControl/>
              <w:numPr>
                <w:ilvl w:val="0"/>
                <w:numId w:val="68"/>
              </w:numPr>
              <w:autoSpaceDE/>
              <w:autoSpaceDN/>
              <w:spacing w:after="160" w:line="259" w:lineRule="auto"/>
            </w:pPr>
            <w:r>
              <w:t>Créer un visiteur dans le système de contrôle d’accès local lors du préenregistrement</w:t>
            </w:r>
          </w:p>
          <w:p w14:paraId="605719A7" w14:textId="6DE2AFBC" w:rsidR="00DD47D0" w:rsidRDefault="00DD47D0" w:rsidP="005F5039">
            <w:pPr>
              <w:pStyle w:val="Paragraphedeliste"/>
              <w:widowControl/>
              <w:numPr>
                <w:ilvl w:val="0"/>
                <w:numId w:val="68"/>
              </w:numPr>
              <w:autoSpaceDE/>
              <w:autoSpaceDN/>
              <w:spacing w:after="160" w:line="259" w:lineRule="auto"/>
            </w:pPr>
            <w:r>
              <w:t>Transmettre les informations de check-in et de check-out au système de contrôle d’accès, afin de synchroniser les statuts d’accès en temps réel</w:t>
            </w:r>
          </w:p>
        </w:tc>
      </w:tr>
      <w:tr w:rsidR="00C8245D" w14:paraId="3B110549" w14:textId="77777777" w:rsidTr="00627A11">
        <w:tc>
          <w:tcPr>
            <w:tcW w:w="1897" w:type="dxa"/>
            <w:vAlign w:val="center"/>
          </w:tcPr>
          <w:p w14:paraId="3891F93A" w14:textId="77777777" w:rsidR="00C8245D" w:rsidRDefault="00C8245D" w:rsidP="00C8245D">
            <w:pPr>
              <w:jc w:val="center"/>
              <w:rPr>
                <w:color w:val="C00000"/>
              </w:rPr>
            </w:pPr>
            <w:r w:rsidRPr="004E1FF9">
              <w:rPr>
                <w:color w:val="C00000"/>
              </w:rPr>
              <w:t>Exigence n°</w:t>
            </w:r>
            <w:r>
              <w:rPr>
                <w:color w:val="C00000"/>
              </w:rPr>
              <w:t>xx</w:t>
            </w:r>
          </w:p>
          <w:p w14:paraId="4CEAA94A" w14:textId="531304DB" w:rsidR="00C8245D" w:rsidRPr="004E1FF9" w:rsidRDefault="00C8245D" w:rsidP="00C8245D">
            <w:pPr>
              <w:jc w:val="center"/>
              <w:rPr>
                <w:color w:val="C00000"/>
              </w:rPr>
            </w:pPr>
            <w:r>
              <w:rPr>
                <w:i/>
                <w:iCs/>
                <w:sz w:val="20"/>
                <w:szCs w:val="20"/>
              </w:rPr>
              <w:t>Rétention des données</w:t>
            </w:r>
          </w:p>
        </w:tc>
        <w:tc>
          <w:tcPr>
            <w:tcW w:w="7170" w:type="dxa"/>
            <w:vAlign w:val="center"/>
          </w:tcPr>
          <w:p w14:paraId="616D598B" w14:textId="1D147177" w:rsidR="00C8245D" w:rsidRDefault="00C8245D" w:rsidP="00C8245D">
            <w:r w:rsidRPr="00D211C5">
              <w:t>La solution doit permettre de définir la durée de conservation de l’ensemble des données personnelles liées aux visiteurs (informations visiteurs et visites, carnet d’adresse). A l’issue de la durée de rétention, un processus de purge ou d’anonymisation de ces données doit être mis en place automatiquement à des fins d’analyses statistiques.</w:t>
            </w:r>
          </w:p>
        </w:tc>
      </w:tr>
    </w:tbl>
    <w:p w14:paraId="7814D5AC" w14:textId="03D1B603" w:rsidR="00727588" w:rsidRDefault="00727588" w:rsidP="00727588"/>
    <w:p w14:paraId="03AB36ED" w14:textId="77777777" w:rsidR="006167D3" w:rsidRDefault="006167D3" w:rsidP="006167D3"/>
    <w:p w14:paraId="37D1266B" w14:textId="21D3FA44" w:rsidR="006167D3" w:rsidRDefault="003C668C" w:rsidP="00DF7EFB">
      <w:pPr>
        <w:pStyle w:val="Titre4"/>
      </w:pPr>
      <w:r>
        <w:t>Badge</w:t>
      </w:r>
      <w:r w:rsidR="00D627D5">
        <w:t xml:space="preserve"> dématérialisé </w:t>
      </w:r>
    </w:p>
    <w:p w14:paraId="7712A90E" w14:textId="4E93AFD9" w:rsidR="00896DD0" w:rsidRPr="00896DD0" w:rsidRDefault="00D627D5" w:rsidP="00896DD0">
      <w:pPr>
        <w:pStyle w:val="Titre5"/>
      </w:pPr>
      <w:r>
        <w:t>Attendus fonctionnels</w:t>
      </w:r>
    </w:p>
    <w:p w14:paraId="4D267CE7" w14:textId="649DE0AE" w:rsidR="00896DD0" w:rsidRPr="00896DD0" w:rsidRDefault="00896DD0" w:rsidP="00896DD0">
      <w:r w:rsidRPr="00896DD0">
        <w:t xml:space="preserve">Le module de </w:t>
      </w:r>
      <w:r w:rsidR="003C668C">
        <w:t>badge</w:t>
      </w:r>
      <w:r w:rsidRPr="00896DD0">
        <w:t xml:space="preserve"> dématérialisé devra permettre à Praemia REIM, à ses locataires d’accéder aux bâtiments et espaces concernés à l’aide d’un badge sur smartphone, en remplacement ou en complément des badges physiques existants.</w:t>
      </w:r>
      <w:r w:rsidR="00E70967">
        <w:t xml:space="preserve"> </w:t>
      </w:r>
      <w:r w:rsidRPr="00896DD0">
        <w:t>L’objectif est de fluidifier le parcours utilisateur tout en renforçant la sécurité et la traçabilité des accès.</w:t>
      </w:r>
    </w:p>
    <w:p w14:paraId="1341E33B" w14:textId="77777777" w:rsidR="00E70967" w:rsidRDefault="00E70967" w:rsidP="00896DD0"/>
    <w:p w14:paraId="02E60407" w14:textId="77777777" w:rsidR="00AA739B" w:rsidRPr="00C62E2D" w:rsidRDefault="00E70967" w:rsidP="00E70967">
      <w:r w:rsidRPr="00C62E2D">
        <w:t>Praemia étudie actuellement différentes solutions de gestion de badges dématérialisé et notamment les solutions STID, HID</w:t>
      </w:r>
      <w:r w:rsidR="00D563DF" w:rsidRPr="00C62E2D">
        <w:t xml:space="preserve"> et Motorola</w:t>
      </w:r>
      <w:r w:rsidRPr="00C62E2D">
        <w:t xml:space="preserve">. Ces solutions </w:t>
      </w:r>
      <w:r w:rsidR="00AA739B" w:rsidRPr="00C62E2D">
        <w:t xml:space="preserve">de badge dématérialisées </w:t>
      </w:r>
      <w:r w:rsidRPr="00C62E2D">
        <w:t xml:space="preserve">seront en interface avec les plateformes de contrôle d’accès présentes sur les différents sites (ex. NEDAP, Alcea, TIL, Honeywell). </w:t>
      </w:r>
      <w:r w:rsidR="00AA739B" w:rsidRPr="00C62E2D">
        <w:t>Ensemble, ces deux</w:t>
      </w:r>
      <w:r w:rsidRPr="00C62E2D">
        <w:t xml:space="preserve"> plateformes géreront la création, l’attribution et la gestion des badges dématérialisés au même titre que </w:t>
      </w:r>
      <w:r w:rsidR="00AA739B" w:rsidRPr="00C62E2D">
        <w:t xml:space="preserve">pour </w:t>
      </w:r>
      <w:r w:rsidRPr="00C62E2D">
        <w:t xml:space="preserve">les badges physiques. </w:t>
      </w:r>
    </w:p>
    <w:p w14:paraId="0C111863" w14:textId="77777777" w:rsidR="00AA739B" w:rsidRPr="00C62E2D" w:rsidRDefault="00AA739B" w:rsidP="00E70967"/>
    <w:p w14:paraId="523726C8" w14:textId="70D90B88" w:rsidR="00E70967" w:rsidRPr="00C62E2D" w:rsidRDefault="00E70967" w:rsidP="00E70967">
      <w:r w:rsidRPr="00C62E2D">
        <w:t>Une fois le badge créé, il sera transmis à l’utilisateur via son application</w:t>
      </w:r>
      <w:r w:rsidR="00C62E2D" w:rsidRPr="00C62E2D">
        <w:t>, qui procédera à son onboarding.</w:t>
      </w:r>
    </w:p>
    <w:p w14:paraId="43E563EC" w14:textId="77777777" w:rsidR="00E70967" w:rsidRDefault="00E70967" w:rsidP="00896DD0"/>
    <w:p w14:paraId="7CAC6CDC" w14:textId="77777777" w:rsidR="000E39FC" w:rsidRPr="00896DD0" w:rsidRDefault="000E39FC" w:rsidP="00896DD0"/>
    <w:p w14:paraId="58929A3C" w14:textId="77777777" w:rsidR="00896DD0" w:rsidRPr="00896DD0" w:rsidRDefault="00896DD0" w:rsidP="00896DD0">
      <w:r w:rsidRPr="00896DD0">
        <w:t>Le soumissionnaire devra garantir que la solution :</w:t>
      </w:r>
    </w:p>
    <w:p w14:paraId="2F58175D" w14:textId="77777777" w:rsidR="009E3ACE" w:rsidRPr="00896DD0" w:rsidRDefault="009E3ACE" w:rsidP="00896DD0"/>
    <w:p w14:paraId="164D5B39" w14:textId="42F77AAF" w:rsidR="00896DD0" w:rsidRPr="00896DD0" w:rsidRDefault="00F5335A" w:rsidP="005F5039">
      <w:pPr>
        <w:numPr>
          <w:ilvl w:val="0"/>
          <w:numId w:val="31"/>
        </w:numPr>
      </w:pPr>
      <w:commentRangeStart w:id="89"/>
      <w:commentRangeStart w:id="90"/>
      <w:r>
        <w:t>Proposera</w:t>
      </w:r>
      <w:r w:rsidR="00896DD0" w:rsidRPr="00896DD0">
        <w:t xml:space="preserve"> un parcours utilisateur fluide pour la création et l’activation du badge à distance, directement depuis l’application mobile</w:t>
      </w:r>
      <w:r w:rsidR="00774CAF">
        <w:t xml:space="preserve"> ou par mail</w:t>
      </w:r>
      <w:r w:rsidR="00896DD0" w:rsidRPr="00896DD0">
        <w:t>, sans nécessiter de passage à l’accueil</w:t>
      </w:r>
      <w:commentRangeEnd w:id="89"/>
      <w:r w:rsidRPr="00896DD0">
        <w:rPr>
          <w:rStyle w:val="Marquedecommentaire"/>
          <w:sz w:val="22"/>
          <w:szCs w:val="22"/>
        </w:rPr>
        <w:commentReference w:id="89"/>
      </w:r>
      <w:commentRangeEnd w:id="90"/>
      <w:r w:rsidR="00FC19B5" w:rsidRPr="00896DD0">
        <w:rPr>
          <w:rStyle w:val="Marquedecommentaire"/>
          <w:sz w:val="22"/>
          <w:szCs w:val="22"/>
        </w:rPr>
        <w:commentReference w:id="90"/>
      </w:r>
    </w:p>
    <w:p w14:paraId="456BAF92" w14:textId="7754C562" w:rsidR="00C62E2D" w:rsidRPr="00896DD0" w:rsidRDefault="00C62E2D" w:rsidP="005F5039">
      <w:pPr>
        <w:numPr>
          <w:ilvl w:val="0"/>
          <w:numId w:val="31"/>
        </w:numPr>
      </w:pPr>
      <w:r>
        <w:t xml:space="preserve">Permettre </w:t>
      </w:r>
      <w:r w:rsidRPr="00896DD0">
        <w:t xml:space="preserve">l’intégration du badge </w:t>
      </w:r>
      <w:r>
        <w:t xml:space="preserve">pour les fournisseurs compatibles, </w:t>
      </w:r>
      <w:r w:rsidRPr="00896DD0">
        <w:t>dans Apple Wallet ou Google Walle</w:t>
      </w:r>
      <w:r>
        <w:t>t</w:t>
      </w:r>
      <w:r w:rsidR="00FC19B5">
        <w:t xml:space="preserve"> depuis l’application et par mail (web provisioning)</w:t>
      </w:r>
    </w:p>
    <w:p w14:paraId="40BD6F92" w14:textId="25BDFD2F" w:rsidR="00896DD0" w:rsidRPr="00896DD0" w:rsidRDefault="00F5335A" w:rsidP="005F5039">
      <w:pPr>
        <w:numPr>
          <w:ilvl w:val="0"/>
          <w:numId w:val="31"/>
        </w:numPr>
      </w:pPr>
      <w:r w:rsidRPr="00896DD0">
        <w:t>Conserve</w:t>
      </w:r>
      <w:r w:rsidR="00896DD0" w:rsidRPr="00896DD0">
        <w:t xml:space="preserve"> la traçabilité complète des accès (date, heure, utilisateur, point d’accès), </w:t>
      </w:r>
      <w:r w:rsidR="00896DD0" w:rsidRPr="00896DD0">
        <w:lastRenderedPageBreak/>
        <w:t>consultable par les administrateurs autorisés</w:t>
      </w:r>
    </w:p>
    <w:p w14:paraId="6C60BA3C" w14:textId="7EFB4523" w:rsidR="00CE34C2" w:rsidRPr="00896DD0" w:rsidRDefault="0068548E" w:rsidP="005F5039">
      <w:pPr>
        <w:numPr>
          <w:ilvl w:val="0"/>
          <w:numId w:val="31"/>
        </w:numPr>
      </w:pPr>
      <w:r>
        <w:t>P</w:t>
      </w:r>
      <w:commentRangeStart w:id="91"/>
      <w:commentRangeStart w:id="92"/>
      <w:r w:rsidR="00CE34C2" w:rsidRPr="00896DD0">
        <w:t>ermettre la personnalisation visuelle des badges (logo Praemia ou société locataire, nom, photo, couleurs)</w:t>
      </w:r>
      <w:commentRangeEnd w:id="91"/>
      <w:r w:rsidR="00CE34C2" w:rsidRPr="00896DD0">
        <w:rPr>
          <w:rStyle w:val="Marquedecommentaire"/>
          <w:sz w:val="22"/>
          <w:szCs w:val="22"/>
        </w:rPr>
        <w:commentReference w:id="91"/>
      </w:r>
      <w:commentRangeEnd w:id="92"/>
      <w:r w:rsidRPr="00896DD0">
        <w:rPr>
          <w:rStyle w:val="Marquedecommentaire"/>
          <w:sz w:val="22"/>
          <w:szCs w:val="22"/>
        </w:rPr>
        <w:commentReference w:id="92"/>
      </w:r>
    </w:p>
    <w:p w14:paraId="61D5EFE6" w14:textId="77777777" w:rsidR="00AD5EE1" w:rsidRDefault="00AD5EE1" w:rsidP="00AD5EE1"/>
    <w:p w14:paraId="0A8B59CC" w14:textId="77777777" w:rsidR="00AD5EE1" w:rsidRDefault="00AD5EE1" w:rsidP="00AD5EE1">
      <w:pPr>
        <w:rPr>
          <w:color w:val="FF0000"/>
        </w:rPr>
      </w:pPr>
    </w:p>
    <w:p w14:paraId="0E743DA3" w14:textId="7BE980DA" w:rsidR="007D2DFF" w:rsidRDefault="007D2DFF" w:rsidP="00992535">
      <w:pPr>
        <w:rPr>
          <w:color w:val="FF0000"/>
        </w:rPr>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B8368A" w14:paraId="39948105" w14:textId="77777777" w:rsidTr="00627A11">
        <w:tc>
          <w:tcPr>
            <w:tcW w:w="1564" w:type="dxa"/>
            <w:vAlign w:val="center"/>
          </w:tcPr>
          <w:p w14:paraId="608C0CDC" w14:textId="77777777" w:rsidR="00B8368A" w:rsidRDefault="00B8368A" w:rsidP="00B8368A">
            <w:pPr>
              <w:jc w:val="center"/>
              <w:rPr>
                <w:color w:val="C00000"/>
              </w:rPr>
            </w:pPr>
            <w:r w:rsidRPr="004E1FF9">
              <w:rPr>
                <w:color w:val="C00000"/>
              </w:rPr>
              <w:t>Exigence n°</w:t>
            </w:r>
            <w:r>
              <w:rPr>
                <w:color w:val="C00000"/>
              </w:rPr>
              <w:t>XX</w:t>
            </w:r>
          </w:p>
          <w:p w14:paraId="671C8096" w14:textId="129FF7AC" w:rsidR="00B8368A" w:rsidRPr="004E1FF9" w:rsidRDefault="00782596" w:rsidP="00B8368A">
            <w:pPr>
              <w:jc w:val="center"/>
              <w:rPr>
                <w:color w:val="C00000"/>
              </w:rPr>
            </w:pPr>
            <w:r>
              <w:rPr>
                <w:i/>
                <w:iCs/>
                <w:sz w:val="20"/>
                <w:szCs w:val="20"/>
              </w:rPr>
              <w:t>Intégration w</w:t>
            </w:r>
            <w:r w:rsidR="001E42A7">
              <w:rPr>
                <w:i/>
                <w:iCs/>
                <w:sz w:val="20"/>
                <w:szCs w:val="20"/>
              </w:rPr>
              <w:t>allet</w:t>
            </w:r>
          </w:p>
        </w:tc>
        <w:tc>
          <w:tcPr>
            <w:tcW w:w="7503" w:type="dxa"/>
            <w:vAlign w:val="center"/>
          </w:tcPr>
          <w:p w14:paraId="4B7DF107" w14:textId="6E550BB0" w:rsidR="00B8368A" w:rsidRDefault="002A38DF" w:rsidP="00992535">
            <w:r>
              <w:t>La solution permettra à l’</w:t>
            </w:r>
            <w:r w:rsidR="0037423B">
              <w:t>utilisateur</w:t>
            </w:r>
            <w:r>
              <w:t xml:space="preserve"> d’ajouter le badge dans son Wallet, qu’il soit utilisateur IOS ou Android.</w:t>
            </w:r>
          </w:p>
        </w:tc>
      </w:tr>
      <w:tr w:rsidR="00992535" w14:paraId="70946787" w14:textId="77777777" w:rsidTr="00627A11">
        <w:trPr>
          <w:trHeight w:val="1427"/>
        </w:trPr>
        <w:tc>
          <w:tcPr>
            <w:tcW w:w="1564" w:type="dxa"/>
            <w:vAlign w:val="center"/>
          </w:tcPr>
          <w:p w14:paraId="594DCFB6" w14:textId="1164809D" w:rsidR="00992535" w:rsidRDefault="00992535">
            <w:pPr>
              <w:jc w:val="center"/>
              <w:rPr>
                <w:color w:val="C00000"/>
              </w:rPr>
            </w:pPr>
            <w:r w:rsidRPr="004E1FF9">
              <w:rPr>
                <w:color w:val="C00000"/>
              </w:rPr>
              <w:t>Exigence n°</w:t>
            </w:r>
            <w:r>
              <w:rPr>
                <w:color w:val="C00000"/>
              </w:rPr>
              <w:t>XX</w:t>
            </w:r>
          </w:p>
          <w:p w14:paraId="19264C97" w14:textId="2121ADFF" w:rsidR="00992535" w:rsidRPr="00DC28EC" w:rsidRDefault="001E42A7">
            <w:pPr>
              <w:jc w:val="center"/>
              <w:rPr>
                <w:i/>
                <w:iCs/>
              </w:rPr>
            </w:pPr>
            <w:r>
              <w:rPr>
                <w:i/>
                <w:iCs/>
                <w:sz w:val="20"/>
                <w:szCs w:val="20"/>
              </w:rPr>
              <w:t>Onboard</w:t>
            </w:r>
            <w:r w:rsidR="00653156">
              <w:rPr>
                <w:i/>
                <w:iCs/>
                <w:sz w:val="20"/>
                <w:szCs w:val="20"/>
              </w:rPr>
              <w:t>ing</w:t>
            </w:r>
          </w:p>
        </w:tc>
        <w:tc>
          <w:tcPr>
            <w:tcW w:w="7503" w:type="dxa"/>
            <w:vAlign w:val="center"/>
          </w:tcPr>
          <w:p w14:paraId="683E5195" w14:textId="365D01F6" w:rsidR="00992535" w:rsidRDefault="00992535" w:rsidP="00992535">
            <w:r>
              <w:t>Les utilisateurs devront pouvoir activer leur badge d’accès directement depuis l’application, sans intervention d’un administrateur.</w:t>
            </w:r>
          </w:p>
          <w:p w14:paraId="6D54FDAA" w14:textId="39CCA95B" w:rsidR="00992535" w:rsidRDefault="00992535" w:rsidP="00992535">
            <w:r>
              <w:t>Le soumissionnaire détaillera le processus d’onboarding et les interactions entre les solutions HID et STID et sa solution.</w:t>
            </w:r>
          </w:p>
        </w:tc>
      </w:tr>
      <w:tr w:rsidR="002A38DF" w14:paraId="64EFC2DF" w14:textId="77777777" w:rsidTr="00627A11">
        <w:trPr>
          <w:trHeight w:val="955"/>
        </w:trPr>
        <w:tc>
          <w:tcPr>
            <w:tcW w:w="1564" w:type="dxa"/>
            <w:vAlign w:val="center"/>
          </w:tcPr>
          <w:p w14:paraId="52BC76D6" w14:textId="2A6618AF" w:rsidR="00826C00" w:rsidRDefault="002A38DF" w:rsidP="0068548E">
            <w:pPr>
              <w:jc w:val="center"/>
              <w:rPr>
                <w:color w:val="C00000"/>
              </w:rPr>
            </w:pPr>
            <w:r w:rsidRPr="004E1FF9">
              <w:rPr>
                <w:color w:val="C00000"/>
              </w:rPr>
              <w:t>Exigence n°</w:t>
            </w:r>
            <w:r>
              <w:rPr>
                <w:color w:val="C00000"/>
              </w:rPr>
              <w:t>XX</w:t>
            </w:r>
          </w:p>
          <w:p w14:paraId="23F9A007" w14:textId="5B7D2E96" w:rsidR="002A38DF" w:rsidRPr="004E1FF9" w:rsidRDefault="00BE4F37" w:rsidP="002A38DF">
            <w:pPr>
              <w:jc w:val="center"/>
              <w:rPr>
                <w:color w:val="C00000"/>
              </w:rPr>
            </w:pPr>
            <w:r>
              <w:rPr>
                <w:i/>
                <w:iCs/>
                <w:sz w:val="20"/>
                <w:szCs w:val="20"/>
              </w:rPr>
              <w:t>Personnalisation</w:t>
            </w:r>
          </w:p>
        </w:tc>
        <w:tc>
          <w:tcPr>
            <w:tcW w:w="7503" w:type="dxa"/>
            <w:vAlign w:val="center"/>
          </w:tcPr>
          <w:p w14:paraId="3A7CE87C" w14:textId="34AB989E" w:rsidR="002A38DF" w:rsidRDefault="00826C00" w:rsidP="00992535">
            <w:r>
              <w:t>La solution du fournisseur permettra la personnalisation du badge en amont de l’intégration dans les Wallet</w:t>
            </w:r>
          </w:p>
        </w:tc>
      </w:tr>
    </w:tbl>
    <w:p w14:paraId="1841BFE3" w14:textId="77777777" w:rsidR="00AD5EE1" w:rsidRPr="00896DD0" w:rsidRDefault="00AD5EE1" w:rsidP="00AD5EE1"/>
    <w:p w14:paraId="29B3DEA4" w14:textId="77777777" w:rsidR="00896DD0" w:rsidRPr="00896DD0" w:rsidRDefault="00896DD0" w:rsidP="00896DD0"/>
    <w:p w14:paraId="3E53C6C5" w14:textId="40FBC532" w:rsidR="00D627D5" w:rsidRDefault="00D627D5" w:rsidP="00DF7EFB">
      <w:pPr>
        <w:pStyle w:val="Titre5"/>
      </w:pPr>
      <w:r>
        <w:t>Attendus techniques</w:t>
      </w:r>
    </w:p>
    <w:p w14:paraId="7CA4FBE1" w14:textId="77777777" w:rsidR="00727588" w:rsidRDefault="00727588" w:rsidP="00484673"/>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3"/>
        <w:gridCol w:w="7364"/>
      </w:tblGrid>
      <w:tr w:rsidR="00622E07" w14:paraId="13A2A356" w14:textId="77777777" w:rsidTr="00E467C3">
        <w:tc>
          <w:tcPr>
            <w:tcW w:w="1703" w:type="dxa"/>
            <w:vAlign w:val="center"/>
          </w:tcPr>
          <w:p w14:paraId="1994C5AA" w14:textId="4B074DD1" w:rsidR="00622E07" w:rsidRDefault="00622E07">
            <w:pPr>
              <w:jc w:val="center"/>
              <w:rPr>
                <w:color w:val="C00000"/>
              </w:rPr>
            </w:pPr>
            <w:r w:rsidRPr="004E1FF9">
              <w:rPr>
                <w:color w:val="C00000"/>
              </w:rPr>
              <w:t>Exigence n°</w:t>
            </w:r>
            <w:r>
              <w:rPr>
                <w:color w:val="C00000"/>
              </w:rPr>
              <w:t>26</w:t>
            </w:r>
          </w:p>
          <w:p w14:paraId="7B6FC845" w14:textId="1D5548F8" w:rsidR="00622E07" w:rsidRPr="00DC28EC" w:rsidRDefault="002A38DF">
            <w:pPr>
              <w:jc w:val="center"/>
              <w:rPr>
                <w:i/>
                <w:iCs/>
              </w:rPr>
            </w:pPr>
            <w:r>
              <w:rPr>
                <w:i/>
                <w:iCs/>
              </w:rPr>
              <w:t>Intégrations</w:t>
            </w:r>
          </w:p>
        </w:tc>
        <w:tc>
          <w:tcPr>
            <w:tcW w:w="7364" w:type="dxa"/>
            <w:vAlign w:val="center"/>
          </w:tcPr>
          <w:p w14:paraId="0A630425" w14:textId="02137E61" w:rsidR="00622E07" w:rsidRDefault="002C7119">
            <w:r>
              <w:t>La solution devra s’interfacer avec les principales solutions du marché</w:t>
            </w:r>
            <w:r w:rsidR="003F6658">
              <w:t xml:space="preserve">, a minima </w:t>
            </w:r>
            <w:r w:rsidR="00BE4F37">
              <w:t>Stid</w:t>
            </w:r>
            <w:r w:rsidR="003F6658">
              <w:t xml:space="preserve"> et HID</w:t>
            </w:r>
            <w:r w:rsidR="002A38DF">
              <w:t xml:space="preserve"> </w:t>
            </w:r>
            <w:r w:rsidR="00C62E2D">
              <w:t>et idéalement Motorola</w:t>
            </w:r>
            <w:r w:rsidR="002A38DF">
              <w:t xml:space="preserve"> via un protocole standard</w:t>
            </w:r>
            <w:r w:rsidR="00653156">
              <w:t xml:space="preserve"> </w:t>
            </w:r>
            <w:r w:rsidR="00C62E2D">
              <w:t>sécurisé</w:t>
            </w:r>
            <w:r w:rsidR="00653156">
              <w:t xml:space="preserve"> (ex. API Rest</w:t>
            </w:r>
            <w:r w:rsidR="00AE2CE8">
              <w:t xml:space="preserve"> ou intégration SDK</w:t>
            </w:r>
            <w:r w:rsidR="00653156">
              <w:t>)</w:t>
            </w:r>
            <w:r w:rsidR="00B02731">
              <w:t xml:space="preserve">. </w:t>
            </w:r>
            <w:r w:rsidR="00992535">
              <w:t>Le</w:t>
            </w:r>
            <w:r w:rsidR="00B74ED3">
              <w:t xml:space="preserve"> soumissionnaire </w:t>
            </w:r>
            <w:r w:rsidR="004F1888">
              <w:t>indiquera les fournisseurs avec lesquels il est interfacé</w:t>
            </w:r>
            <w:r w:rsidR="0043447A">
              <w:t xml:space="preserve"> </w:t>
            </w:r>
            <w:r w:rsidR="00C62E2D">
              <w:t xml:space="preserve">ou prévoit de l’être, </w:t>
            </w:r>
            <w:r w:rsidR="00E96CBE">
              <w:t>ainsi que le niveau d’interfaçage</w:t>
            </w:r>
            <w:r w:rsidR="009E3ACE">
              <w:t>. Il</w:t>
            </w:r>
            <w:r w:rsidR="00DA27E6">
              <w:t xml:space="preserve"> détaillera </w:t>
            </w:r>
            <w:r w:rsidR="00B74ED3">
              <w:t xml:space="preserve">les prérequis </w:t>
            </w:r>
            <w:r w:rsidR="005216FC">
              <w:t>techniques</w:t>
            </w:r>
            <w:r w:rsidR="009C7B95">
              <w:t>, l</w:t>
            </w:r>
            <w:r w:rsidR="00C618EF">
              <w:t xml:space="preserve">’architecture technique et le détail des flux entre </w:t>
            </w:r>
            <w:r w:rsidR="00462827">
              <w:t xml:space="preserve">sa solution, les plateformes </w:t>
            </w:r>
            <w:r w:rsidR="00EA6814">
              <w:t>de badge dématérialisé et les solutions de contrôle d’accès locales aux sites.</w:t>
            </w:r>
          </w:p>
        </w:tc>
      </w:tr>
    </w:tbl>
    <w:p w14:paraId="3CBAA0CA" w14:textId="77777777" w:rsidR="00727588" w:rsidRDefault="00727588" w:rsidP="00484673"/>
    <w:p w14:paraId="7CA33F38" w14:textId="77777777" w:rsidR="00E23850" w:rsidRDefault="00E23850" w:rsidP="00C56C9A"/>
    <w:p w14:paraId="69FAF60D" w14:textId="7FDE3868" w:rsidR="00484673" w:rsidRPr="00484673" w:rsidRDefault="00A67E39" w:rsidP="00DF7EFB">
      <w:pPr>
        <w:pStyle w:val="Titre4"/>
      </w:pPr>
      <w:r>
        <w:t>Demandes de services et ticketing</w:t>
      </w:r>
      <w:r w:rsidR="00B73E11">
        <w:t xml:space="preserve"> utilisateurs finaux</w:t>
      </w:r>
      <w:r w:rsidR="0023122A">
        <w:t xml:space="preserve"> (P2)</w:t>
      </w:r>
    </w:p>
    <w:p w14:paraId="2CBF4A66" w14:textId="23ECBC47" w:rsidR="00705CA5" w:rsidRDefault="00705CA5" w:rsidP="00705CA5">
      <w:pPr>
        <w:pStyle w:val="Titre5"/>
      </w:pPr>
      <w:r>
        <w:t>Attendus fonctionnels</w:t>
      </w:r>
    </w:p>
    <w:p w14:paraId="6B00C43E" w14:textId="77777777" w:rsidR="00705CA5" w:rsidRPr="00705CA5" w:rsidRDefault="00705CA5" w:rsidP="00705CA5"/>
    <w:p w14:paraId="04F5ACE2" w14:textId="7C877EDB" w:rsidR="001B3534" w:rsidRDefault="00CE2654" w:rsidP="00CE2654">
      <w:r w:rsidRPr="00CE2654">
        <w:t>Le module de demandes de services et ticketing devra permettre aux utilisateurs finaux (</w:t>
      </w:r>
      <w:r w:rsidR="00EA2440">
        <w:t>utilisateurs finaux</w:t>
      </w:r>
      <w:r w:rsidR="00EA2440" w:rsidRPr="00BF0485">
        <w:t xml:space="preserve"> </w:t>
      </w:r>
      <w:r w:rsidR="00BF0485" w:rsidRPr="00BF0485">
        <w:t>locataires et</w:t>
      </w:r>
      <w:r w:rsidRPr="00CE2654">
        <w:t xml:space="preserve"> équipes Praemia REIM) de déclarer, suivre et gérer leurs demandes d’intervention ou de maintenance</w:t>
      </w:r>
      <w:r w:rsidR="0023122A">
        <w:t xml:space="preserve"> dans les parties communes</w:t>
      </w:r>
      <w:r w:rsidRPr="00CE2654">
        <w:t>, depuis l’application, selon leur profil et leurs droits d’accès.</w:t>
      </w:r>
      <w:r w:rsidR="00DF2078">
        <w:t xml:space="preserve"> </w:t>
      </w:r>
      <w:r w:rsidRPr="00CE2654">
        <w:t>L’objectif est d’assurer un traitement fluide, traçable et réactif des demandes, tout en favorisant la transparence et la satisfaction des utilisateurs.</w:t>
      </w:r>
    </w:p>
    <w:p w14:paraId="7109B9D5" w14:textId="77777777" w:rsidR="001B3534" w:rsidRDefault="001B3534" w:rsidP="00CE2654"/>
    <w:p w14:paraId="04521E26" w14:textId="6B5302FE" w:rsidR="001B3534" w:rsidRPr="00BF0485" w:rsidRDefault="001B3534" w:rsidP="00CE2654">
      <w:r>
        <w:t xml:space="preserve">Ce cas d’usage sera </w:t>
      </w:r>
      <w:r w:rsidR="004B192B">
        <w:t>déployé au cas par cas, en fonction des immeubles.</w:t>
      </w:r>
    </w:p>
    <w:p w14:paraId="11305F5B" w14:textId="77777777" w:rsidR="00BF0485" w:rsidRPr="00CE2654" w:rsidRDefault="00BF0485" w:rsidP="00CE2654"/>
    <w:p w14:paraId="59D26EF5" w14:textId="4BC208C3" w:rsidR="00CE2654" w:rsidRPr="00CE2654" w:rsidRDefault="00CE2654" w:rsidP="00CE2654">
      <w:r w:rsidRPr="00CE2654">
        <w:t xml:space="preserve">Le soumissionnaire devra garantir que la solution </w:t>
      </w:r>
      <w:r w:rsidR="002C2D09">
        <w:t xml:space="preserve">permette pour les </w:t>
      </w:r>
      <w:r w:rsidR="002B62BC">
        <w:t>utilisateurs</w:t>
      </w:r>
      <w:r w:rsidRPr="00CE2654">
        <w:t xml:space="preserve"> :</w:t>
      </w:r>
    </w:p>
    <w:p w14:paraId="78F79C58" w14:textId="18DFE7E1" w:rsidR="00CE2654" w:rsidRPr="00CE2654" w:rsidRDefault="00CE2654" w:rsidP="00CE2654"/>
    <w:p w14:paraId="36F7ECF4" w14:textId="4ECDC975" w:rsidR="00963F77" w:rsidRPr="00CE2654" w:rsidRDefault="002C2D09" w:rsidP="00963F77">
      <w:pPr>
        <w:rPr>
          <w:b/>
          <w:bCs/>
        </w:rPr>
      </w:pPr>
      <w:r>
        <w:rPr>
          <w:b/>
          <w:bCs/>
        </w:rPr>
        <w:t>La c</w:t>
      </w:r>
      <w:r w:rsidR="00963F77">
        <w:rPr>
          <w:b/>
          <w:bCs/>
        </w:rPr>
        <w:t>réation</w:t>
      </w:r>
      <w:r w:rsidR="00963F77" w:rsidRPr="00CE2654">
        <w:rPr>
          <w:b/>
          <w:bCs/>
        </w:rPr>
        <w:t xml:space="preserve"> des tickets</w:t>
      </w:r>
    </w:p>
    <w:p w14:paraId="1D7FA0E4" w14:textId="4FE2E508" w:rsidR="00FC7FED" w:rsidRPr="00CE2654" w:rsidRDefault="00FC7FED" w:rsidP="005F5039">
      <w:pPr>
        <w:numPr>
          <w:ilvl w:val="0"/>
          <w:numId w:val="33"/>
        </w:numPr>
      </w:pPr>
      <w:r w:rsidRPr="00CE2654">
        <w:t xml:space="preserve">Offre une interface claire et </w:t>
      </w:r>
      <w:r>
        <w:t>ergonomique</w:t>
      </w:r>
      <w:r w:rsidRPr="00CE2654">
        <w:t xml:space="preserve"> pour la saisie des demandes par les utilisateurs</w:t>
      </w:r>
    </w:p>
    <w:p w14:paraId="2E651A23" w14:textId="4C1EC5F8" w:rsidR="00864A7C" w:rsidRDefault="00963F77" w:rsidP="005F5039">
      <w:pPr>
        <w:numPr>
          <w:ilvl w:val="0"/>
          <w:numId w:val="33"/>
        </w:numPr>
      </w:pPr>
      <w:r>
        <w:t xml:space="preserve">Permette à l’utilisateur de </w:t>
      </w:r>
      <w:r w:rsidR="00864A7C">
        <w:t xml:space="preserve">créer des tickets en précisant les différents éléments suivants : </w:t>
      </w:r>
      <w:commentRangeStart w:id="93"/>
      <w:commentRangeStart w:id="94"/>
      <w:r w:rsidR="00864A7C">
        <w:t>titre</w:t>
      </w:r>
      <w:commentRangeEnd w:id="93"/>
      <w:r w:rsidR="00A86A5D">
        <w:rPr>
          <w:rStyle w:val="Marquedecommentaire"/>
          <w:sz w:val="22"/>
          <w:szCs w:val="22"/>
        </w:rPr>
        <w:commentReference w:id="93"/>
      </w:r>
      <w:commentRangeEnd w:id="94"/>
      <w:r w:rsidR="006E525A">
        <w:rPr>
          <w:rStyle w:val="Marquedecommentaire"/>
          <w:sz w:val="22"/>
          <w:szCs w:val="22"/>
        </w:rPr>
        <w:commentReference w:id="94"/>
      </w:r>
      <w:r w:rsidR="00864A7C">
        <w:t>, commentaire, localisation</w:t>
      </w:r>
      <w:r w:rsidR="0077053D">
        <w:t xml:space="preserve"> (champ libre et/ou liste déroulante)</w:t>
      </w:r>
      <w:r w:rsidR="00864A7C">
        <w:t xml:space="preserve">, </w:t>
      </w:r>
      <w:r w:rsidR="0077053D">
        <w:t>priorité</w:t>
      </w:r>
    </w:p>
    <w:p w14:paraId="267479A1" w14:textId="5C7D2D9A" w:rsidR="0034157B" w:rsidRDefault="0034157B" w:rsidP="005F5039">
      <w:pPr>
        <w:numPr>
          <w:ilvl w:val="0"/>
          <w:numId w:val="33"/>
        </w:numPr>
      </w:pPr>
      <w:r>
        <w:t xml:space="preserve">Permettre la catégorisation des demandes suivant un référentiel de catégories – sous-catégories définis et standardisés entre sites, en lien avec </w:t>
      </w:r>
      <w:r w:rsidR="006351D6">
        <w:t>la GMAO (mapping possible)</w:t>
      </w:r>
    </w:p>
    <w:p w14:paraId="604A1432" w14:textId="2D796DC2" w:rsidR="00963F77" w:rsidRDefault="00963F77" w:rsidP="005F5039">
      <w:pPr>
        <w:numPr>
          <w:ilvl w:val="0"/>
          <w:numId w:val="33"/>
        </w:numPr>
      </w:pPr>
      <w:r w:rsidRPr="00CE2654">
        <w:t>Permette à l’utilisateur d’ajouter plusieurs photos ou vidéo à sa demande afin de documenter la problématique</w:t>
      </w:r>
    </w:p>
    <w:p w14:paraId="29983A2E" w14:textId="0451EECA" w:rsidR="008470F0" w:rsidRDefault="008470F0" w:rsidP="005F5039">
      <w:pPr>
        <w:numPr>
          <w:ilvl w:val="0"/>
          <w:numId w:val="33"/>
        </w:numPr>
      </w:pPr>
      <w:r w:rsidRPr="008336F7">
        <w:lastRenderedPageBreak/>
        <w:t>(</w:t>
      </w:r>
      <w:r w:rsidR="00BE4F37" w:rsidRPr="008336F7">
        <w:t>Optionnel</w:t>
      </w:r>
      <w:r w:rsidRPr="008336F7">
        <w:t xml:space="preserve">) </w:t>
      </w:r>
      <w:r w:rsidRPr="00CE2654">
        <w:t>Scan QR Code : possibilité d’ouvrir directement un ticket en scannant un QR Code apposé sur un équipement ou une zone</w:t>
      </w:r>
      <w:r>
        <w:t xml:space="preserve"> afin de simplifier la déclaration</w:t>
      </w:r>
    </w:p>
    <w:p w14:paraId="72054494" w14:textId="4FDCE5FD" w:rsidR="00636CAD" w:rsidRDefault="00D12CB9" w:rsidP="005F5039">
      <w:pPr>
        <w:numPr>
          <w:ilvl w:val="0"/>
          <w:numId w:val="33"/>
        </w:numPr>
      </w:pPr>
      <w:r>
        <w:t>(</w:t>
      </w:r>
      <w:r w:rsidR="00BE4F37">
        <w:t>Optionnel</w:t>
      </w:r>
      <w:r>
        <w:t xml:space="preserve">) </w:t>
      </w:r>
      <w:r w:rsidRPr="00CE2654">
        <w:t>Partage de tickets : possibilité de partager un ticket avec d’autres occupants du même espace ou service</w:t>
      </w:r>
    </w:p>
    <w:p w14:paraId="0D272071" w14:textId="77777777" w:rsidR="00963F77" w:rsidRPr="00CE2654" w:rsidRDefault="00963F77" w:rsidP="008470F0"/>
    <w:p w14:paraId="140E7398" w14:textId="67441173" w:rsidR="008470F0" w:rsidRPr="00CE2654" w:rsidRDefault="002C2D09" w:rsidP="008470F0">
      <w:pPr>
        <w:rPr>
          <w:b/>
          <w:bCs/>
        </w:rPr>
      </w:pPr>
      <w:r>
        <w:rPr>
          <w:b/>
          <w:bCs/>
        </w:rPr>
        <w:t>Le s</w:t>
      </w:r>
      <w:r w:rsidR="008470F0" w:rsidRPr="00CE2654">
        <w:rPr>
          <w:b/>
          <w:bCs/>
        </w:rPr>
        <w:t xml:space="preserve">uivi </w:t>
      </w:r>
      <w:r>
        <w:rPr>
          <w:b/>
          <w:bCs/>
        </w:rPr>
        <w:t>des demandes</w:t>
      </w:r>
    </w:p>
    <w:p w14:paraId="1AB8E2CE" w14:textId="615F3646" w:rsidR="002931CB" w:rsidRDefault="00862577" w:rsidP="005F5039">
      <w:pPr>
        <w:numPr>
          <w:ilvl w:val="0"/>
          <w:numId w:val="32"/>
        </w:numPr>
      </w:pPr>
      <w:r>
        <w:t>Visualisation du statut de traitement de la demande et des commentaires associés</w:t>
      </w:r>
      <w:r w:rsidR="002931CB">
        <w:t xml:space="preserve"> de traitement et résolution</w:t>
      </w:r>
    </w:p>
    <w:p w14:paraId="09753BC7" w14:textId="273E3CB8" w:rsidR="008470F0" w:rsidRPr="00CE2654" w:rsidRDefault="002931CB" w:rsidP="005F5039">
      <w:pPr>
        <w:numPr>
          <w:ilvl w:val="0"/>
          <w:numId w:val="32"/>
        </w:numPr>
      </w:pPr>
      <w:r>
        <w:t>Envoi</w:t>
      </w:r>
      <w:r w:rsidR="008470F0" w:rsidRPr="00CE2654">
        <w:t xml:space="preserve"> de notifications automatiques à l’utilisateur à chaque mise à jour du statut de sa demande (prise en charge, en cours, résolu, clos)</w:t>
      </w:r>
    </w:p>
    <w:p w14:paraId="1922ACF8" w14:textId="286F4E0C" w:rsidR="008470F0" w:rsidRDefault="008470F0" w:rsidP="005F5039">
      <w:pPr>
        <w:numPr>
          <w:ilvl w:val="0"/>
          <w:numId w:val="32"/>
        </w:numPr>
      </w:pPr>
      <w:r>
        <w:t>(</w:t>
      </w:r>
      <w:r w:rsidR="00BE4F37">
        <w:t>Optionnel</w:t>
      </w:r>
      <w:r>
        <w:t xml:space="preserve">) </w:t>
      </w:r>
      <w:r w:rsidRPr="00CE2654">
        <w:t>Partage de tickets : possibilité de partager un ticket avec d’autres occupants du même espace ou service</w:t>
      </w:r>
    </w:p>
    <w:p w14:paraId="625266D4" w14:textId="36E5E627" w:rsidR="008470F0" w:rsidRPr="00CE2654" w:rsidRDefault="008470F0" w:rsidP="005F5039">
      <w:pPr>
        <w:numPr>
          <w:ilvl w:val="0"/>
          <w:numId w:val="32"/>
        </w:numPr>
      </w:pPr>
      <w:r w:rsidRPr="00225521">
        <w:t>(</w:t>
      </w:r>
      <w:r w:rsidR="00BE4F37" w:rsidRPr="00225521">
        <w:t>Optionnel</w:t>
      </w:r>
      <w:r w:rsidRPr="00225521">
        <w:t xml:space="preserve">) </w:t>
      </w:r>
      <w:r w:rsidR="00D329E7">
        <w:t>L’évaluation</w:t>
      </w:r>
      <w:r w:rsidR="00D329E7" w:rsidRPr="00CE2654">
        <w:t xml:space="preserve"> </w:t>
      </w:r>
      <w:r w:rsidRPr="00CE2654">
        <w:t>d</w:t>
      </w:r>
      <w:r w:rsidR="00D329E7">
        <w:t xml:space="preserve">e la résolution </w:t>
      </w:r>
      <w:r w:rsidRPr="00CE2654">
        <w:t>: système de notes et de commentaires côté utilisateur à la clôture du ticket</w:t>
      </w:r>
    </w:p>
    <w:p w14:paraId="000317F5" w14:textId="77777777" w:rsidR="00B42C00" w:rsidRDefault="00B42C00" w:rsidP="00B42C00"/>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B42C00" w14:paraId="356CDCEA" w14:textId="77777777" w:rsidTr="00627A11">
        <w:trPr>
          <w:trHeight w:val="1161"/>
        </w:trPr>
        <w:tc>
          <w:tcPr>
            <w:tcW w:w="1564" w:type="dxa"/>
            <w:vAlign w:val="center"/>
          </w:tcPr>
          <w:p w14:paraId="5EFE74EE" w14:textId="77777777" w:rsidR="00B42C00" w:rsidRDefault="00B42C00">
            <w:pPr>
              <w:jc w:val="center"/>
              <w:rPr>
                <w:color w:val="C00000"/>
              </w:rPr>
            </w:pPr>
            <w:r w:rsidRPr="004E1FF9">
              <w:rPr>
                <w:color w:val="C00000"/>
              </w:rPr>
              <w:t>Exigence n°</w:t>
            </w:r>
            <w:r>
              <w:rPr>
                <w:color w:val="C00000"/>
              </w:rPr>
              <w:t>29</w:t>
            </w:r>
          </w:p>
          <w:p w14:paraId="62D8B2DD" w14:textId="77777777" w:rsidR="00B42C00" w:rsidRPr="00DC28EC" w:rsidRDefault="00B42C00">
            <w:pPr>
              <w:jc w:val="center"/>
              <w:rPr>
                <w:i/>
                <w:iCs/>
              </w:rPr>
            </w:pPr>
            <w:r w:rsidRPr="002F5F16">
              <w:rPr>
                <w:i/>
                <w:iCs/>
                <w:sz w:val="20"/>
                <w:szCs w:val="20"/>
              </w:rPr>
              <w:t>Création et catégorisation des tickets</w:t>
            </w:r>
          </w:p>
        </w:tc>
        <w:tc>
          <w:tcPr>
            <w:tcW w:w="7503" w:type="dxa"/>
            <w:vAlign w:val="center"/>
          </w:tcPr>
          <w:p w14:paraId="2E52B169" w14:textId="1798AA86" w:rsidR="00B42C00" w:rsidRDefault="00B42C00">
            <w:r w:rsidRPr="008C73B1">
              <w:t>La solution devra permettre</w:t>
            </w:r>
            <w:r>
              <w:t xml:space="preserve"> la création de tickets avec un titre, une description, l’ajout d’une pièce jointe</w:t>
            </w:r>
            <w:r w:rsidR="00385BA4">
              <w:t xml:space="preserve"> </w:t>
            </w:r>
            <w:r>
              <w:t>(photo), une localisation et la définition d’une priorité</w:t>
            </w:r>
            <w:r w:rsidRPr="008C73B1">
              <w:t xml:space="preserve"> </w:t>
            </w:r>
            <w:r w:rsidR="001F4E62">
              <w:t>et de manière optionnel, de partager des tickets entre utilisateurs</w:t>
            </w:r>
            <w:r w:rsidR="00CD1D5C">
              <w:t>.</w:t>
            </w:r>
          </w:p>
        </w:tc>
      </w:tr>
      <w:tr w:rsidR="000B753D" w14:paraId="22FDB58D" w14:textId="77777777" w:rsidTr="00627A11">
        <w:tc>
          <w:tcPr>
            <w:tcW w:w="1564" w:type="dxa"/>
            <w:vAlign w:val="center"/>
          </w:tcPr>
          <w:p w14:paraId="1837D6F8" w14:textId="13FD4A93" w:rsidR="000B753D" w:rsidRDefault="000B753D">
            <w:pPr>
              <w:jc w:val="center"/>
              <w:rPr>
                <w:color w:val="C00000"/>
              </w:rPr>
            </w:pPr>
            <w:r w:rsidRPr="004E1FF9">
              <w:rPr>
                <w:color w:val="C00000"/>
              </w:rPr>
              <w:t>Exigence n°</w:t>
            </w:r>
            <w:r>
              <w:rPr>
                <w:color w:val="C00000"/>
              </w:rPr>
              <w:t>30</w:t>
            </w:r>
          </w:p>
          <w:p w14:paraId="313E9401" w14:textId="77777777" w:rsidR="000B753D" w:rsidRPr="004E1FF9" w:rsidRDefault="000B753D">
            <w:pPr>
              <w:jc w:val="center"/>
              <w:rPr>
                <w:color w:val="C00000"/>
              </w:rPr>
            </w:pPr>
            <w:r>
              <w:rPr>
                <w:i/>
                <w:iCs/>
                <w:sz w:val="20"/>
                <w:szCs w:val="20"/>
              </w:rPr>
              <w:t>Suivi des demandes</w:t>
            </w:r>
          </w:p>
        </w:tc>
        <w:tc>
          <w:tcPr>
            <w:tcW w:w="7503" w:type="dxa"/>
            <w:vAlign w:val="center"/>
          </w:tcPr>
          <w:p w14:paraId="48C0AEC6" w14:textId="0955EDF8" w:rsidR="000B753D" w:rsidRPr="008C73B1" w:rsidRDefault="000B753D">
            <w:r>
              <w:t xml:space="preserve">La solution devra permettre le suivi des demandes en cours et achevées par un utilisateur ainsi que la possibilité </w:t>
            </w:r>
            <w:r w:rsidR="00353AA7">
              <w:t xml:space="preserve">pour le </w:t>
            </w:r>
            <w:r w:rsidR="00FF15CA">
              <w:t>mainteneur</w:t>
            </w:r>
            <w:r>
              <w:t xml:space="preserve"> d’interagir avec l’utilisateur si nécessaire </w:t>
            </w:r>
            <w:r w:rsidR="009817D6">
              <w:t>au travers du module de ticketing.</w:t>
            </w:r>
          </w:p>
        </w:tc>
      </w:tr>
      <w:tr w:rsidR="00B42C00" w14:paraId="7228DD8A" w14:textId="77777777" w:rsidTr="00627A11">
        <w:tc>
          <w:tcPr>
            <w:tcW w:w="1564" w:type="dxa"/>
            <w:vAlign w:val="center"/>
          </w:tcPr>
          <w:p w14:paraId="2C63D9B2" w14:textId="5D751E9F" w:rsidR="00B42C00" w:rsidRDefault="00B42C00">
            <w:pPr>
              <w:jc w:val="center"/>
              <w:rPr>
                <w:color w:val="C00000"/>
              </w:rPr>
            </w:pPr>
            <w:r w:rsidRPr="004E1FF9">
              <w:rPr>
                <w:color w:val="C00000"/>
              </w:rPr>
              <w:t>Exigence n°</w:t>
            </w:r>
            <w:r>
              <w:rPr>
                <w:color w:val="C00000"/>
              </w:rPr>
              <w:t>3</w:t>
            </w:r>
            <w:r w:rsidR="000B753D">
              <w:rPr>
                <w:color w:val="C00000"/>
              </w:rPr>
              <w:t>1</w:t>
            </w:r>
          </w:p>
          <w:p w14:paraId="1C21B806" w14:textId="77777777" w:rsidR="000B753D" w:rsidRPr="00E467C3" w:rsidRDefault="000B753D">
            <w:pPr>
              <w:jc w:val="center"/>
              <w:rPr>
                <w:i/>
                <w:iCs/>
                <w:color w:val="FF0000"/>
                <w:sz w:val="20"/>
                <w:szCs w:val="20"/>
              </w:rPr>
            </w:pPr>
            <w:r w:rsidRPr="00E467C3">
              <w:rPr>
                <w:i/>
                <w:iCs/>
                <w:color w:val="FF0000"/>
                <w:sz w:val="20"/>
                <w:szCs w:val="20"/>
              </w:rPr>
              <w:t>(Optionnel)</w:t>
            </w:r>
          </w:p>
          <w:p w14:paraId="0DA34F98" w14:textId="77777777" w:rsidR="00B42C00" w:rsidRPr="004E1FF9" w:rsidRDefault="00B42C00">
            <w:pPr>
              <w:jc w:val="center"/>
              <w:rPr>
                <w:color w:val="C00000"/>
              </w:rPr>
            </w:pPr>
            <w:r>
              <w:rPr>
                <w:i/>
                <w:iCs/>
                <w:sz w:val="20"/>
                <w:szCs w:val="20"/>
              </w:rPr>
              <w:t>QR codes</w:t>
            </w:r>
          </w:p>
        </w:tc>
        <w:tc>
          <w:tcPr>
            <w:tcW w:w="7503" w:type="dxa"/>
            <w:vAlign w:val="center"/>
          </w:tcPr>
          <w:p w14:paraId="4D312A19" w14:textId="77777777" w:rsidR="00B42C00" w:rsidRPr="008C73B1" w:rsidRDefault="00B42C00">
            <w:r>
              <w:t>La solution doit permettre de déployer des QR codes associés aux espaces afin de permettre une déclaration simple pour les utilisateurs dans l’application via le flash d’un QR code.</w:t>
            </w:r>
          </w:p>
        </w:tc>
      </w:tr>
    </w:tbl>
    <w:p w14:paraId="45DD89DB" w14:textId="77777777" w:rsidR="00B42C00" w:rsidRDefault="00B42C00" w:rsidP="00B42C00"/>
    <w:p w14:paraId="093C68E6" w14:textId="41B1D8C1" w:rsidR="008470F0" w:rsidRDefault="00001EAA" w:rsidP="00CE2654">
      <w:pPr>
        <w:rPr>
          <w:b/>
          <w:bCs/>
        </w:rPr>
      </w:pPr>
      <w:r>
        <w:rPr>
          <w:b/>
          <w:bCs/>
        </w:rPr>
        <w:t xml:space="preserve">La solution devra </w:t>
      </w:r>
      <w:r w:rsidR="00B42556">
        <w:rPr>
          <w:b/>
          <w:bCs/>
        </w:rPr>
        <w:t xml:space="preserve">également </w:t>
      </w:r>
      <w:r>
        <w:rPr>
          <w:b/>
          <w:bCs/>
        </w:rPr>
        <w:t xml:space="preserve">permettre </w:t>
      </w:r>
      <w:r w:rsidR="0009035C">
        <w:rPr>
          <w:b/>
          <w:bCs/>
        </w:rPr>
        <w:t>la gestion d</w:t>
      </w:r>
      <w:r w:rsidR="00A86B9A">
        <w:rPr>
          <w:b/>
          <w:bCs/>
        </w:rPr>
        <w:t>u module de ticketing</w:t>
      </w:r>
      <w:r w:rsidR="00025E78">
        <w:rPr>
          <w:b/>
          <w:bCs/>
        </w:rPr>
        <w:t xml:space="preserve"> (consultation, routage vers les outils des exploitants,</w:t>
      </w:r>
      <w:r w:rsidR="008A15D5">
        <w:rPr>
          <w:b/>
          <w:bCs/>
        </w:rPr>
        <w:t xml:space="preserve"> statistiques et KPI, </w:t>
      </w:r>
      <w:r w:rsidR="00BE4F37">
        <w:rPr>
          <w:b/>
          <w:bCs/>
        </w:rPr>
        <w:t>etc.</w:t>
      </w:r>
      <w:r w:rsidR="008A15D5">
        <w:rPr>
          <w:b/>
          <w:bCs/>
        </w:rPr>
        <w:t>)</w:t>
      </w:r>
      <w:r w:rsidR="0009035C">
        <w:rPr>
          <w:b/>
          <w:bCs/>
        </w:rPr>
        <w:t xml:space="preserve">. </w:t>
      </w:r>
      <w:r w:rsidR="008A15D5">
        <w:rPr>
          <w:b/>
          <w:bCs/>
        </w:rPr>
        <w:t xml:space="preserve">Les exigences associées sont décrites </w:t>
      </w:r>
      <w:r w:rsidR="00F732E3">
        <w:rPr>
          <w:b/>
          <w:bCs/>
        </w:rPr>
        <w:t>l</w:t>
      </w:r>
      <w:r w:rsidR="00B42556">
        <w:rPr>
          <w:b/>
          <w:bCs/>
        </w:rPr>
        <w:t>a partie ticketing du lot 1.2.</w:t>
      </w:r>
    </w:p>
    <w:p w14:paraId="08B30991" w14:textId="77777777" w:rsidR="00CD648A" w:rsidRPr="001B09AD" w:rsidRDefault="00CD648A" w:rsidP="001B09AD"/>
    <w:p w14:paraId="46CEF369" w14:textId="0E73E2E6" w:rsidR="00A61918" w:rsidRPr="00484673" w:rsidRDefault="00A61918" w:rsidP="00DF7EFB">
      <w:pPr>
        <w:pStyle w:val="Titre4"/>
      </w:pPr>
      <w:r>
        <w:t>Community Management</w:t>
      </w:r>
    </w:p>
    <w:p w14:paraId="0C5CD738" w14:textId="77777777" w:rsidR="00A61918" w:rsidRDefault="00A61918" w:rsidP="008B435C">
      <w:pPr>
        <w:pStyle w:val="Titre5"/>
      </w:pPr>
      <w:r>
        <w:t>Attendus fonctionnels</w:t>
      </w:r>
    </w:p>
    <w:p w14:paraId="27661974" w14:textId="423740C3" w:rsidR="00240B8F" w:rsidRPr="00240B8F" w:rsidRDefault="00240B8F" w:rsidP="00240B8F">
      <w:r w:rsidRPr="00240B8F">
        <w:t xml:space="preserve">Le module de Community Management devra permettre à Praemia REIM, à ses équipes locales et aux sociétés locataires de créer, publier des contenus, événements et sondages, afin </w:t>
      </w:r>
      <w:r w:rsidR="005F0AFC">
        <w:t xml:space="preserve">d’animer l’application et </w:t>
      </w:r>
      <w:r w:rsidRPr="00240B8F">
        <w:t>de favoriser l’engagement des utilisateurs au sein des immeubles.</w:t>
      </w:r>
    </w:p>
    <w:p w14:paraId="1B493DC9" w14:textId="77777777" w:rsidR="00240B8F" w:rsidRPr="00240B8F" w:rsidRDefault="00240B8F" w:rsidP="00240B8F"/>
    <w:p w14:paraId="3FBDF8FD" w14:textId="6263A04F" w:rsidR="003F56F0" w:rsidRDefault="003F56F0" w:rsidP="008B435C">
      <w:pPr>
        <w:pStyle w:val="Titre6"/>
      </w:pPr>
      <w:r>
        <w:t>Publication de contenus</w:t>
      </w:r>
    </w:p>
    <w:p w14:paraId="0F07AECE" w14:textId="41D8E722" w:rsidR="00AE1C75" w:rsidRDefault="00AE1C75" w:rsidP="00AE1C75">
      <w:r w:rsidRPr="00AE1C75">
        <w:t>Le soumissionnaire devra garantir que la solution :</w:t>
      </w:r>
    </w:p>
    <w:p w14:paraId="19329317" w14:textId="35746E4A" w:rsidR="008801C1" w:rsidRDefault="00BE4F37" w:rsidP="005F5039">
      <w:pPr>
        <w:pStyle w:val="Paragraphedeliste"/>
        <w:numPr>
          <w:ilvl w:val="0"/>
          <w:numId w:val="34"/>
        </w:numPr>
      </w:pPr>
      <w:r>
        <w:t>Permette</w:t>
      </w:r>
      <w:r w:rsidR="008801C1">
        <w:t xml:space="preserve"> la création de publications (texte, photos, vidéos) depuis le portail d’administration </w:t>
      </w:r>
      <w:r w:rsidR="00267A54">
        <w:t xml:space="preserve">et </w:t>
      </w:r>
      <w:r w:rsidR="008801C1">
        <w:t>l’application mobile</w:t>
      </w:r>
    </w:p>
    <w:p w14:paraId="2595ED15" w14:textId="7CFEDCB3" w:rsidR="008801C1" w:rsidRDefault="00BE4F37" w:rsidP="005F5039">
      <w:pPr>
        <w:pStyle w:val="Paragraphedeliste"/>
        <w:numPr>
          <w:ilvl w:val="0"/>
          <w:numId w:val="34"/>
        </w:numPr>
      </w:pPr>
      <w:r>
        <w:t>Autorise</w:t>
      </w:r>
      <w:r w:rsidR="008801C1">
        <w:t xml:space="preserve"> l’intégration de contenus multimédias (images, vidéos, liens externes, documents) dans les publications</w:t>
      </w:r>
    </w:p>
    <w:p w14:paraId="5264E8B3" w14:textId="50ED7D0C" w:rsidR="008801C1" w:rsidRDefault="00BE4F37" w:rsidP="005F5039">
      <w:pPr>
        <w:pStyle w:val="Paragraphedeliste"/>
        <w:numPr>
          <w:ilvl w:val="0"/>
          <w:numId w:val="34"/>
        </w:numPr>
      </w:pPr>
      <w:r>
        <w:t>Intègre</w:t>
      </w:r>
      <w:r w:rsidR="008801C1">
        <w:t xml:space="preserve"> un système d’interactions tel que « like », « intéressé/pas intéressé », ou ajout en favoris</w:t>
      </w:r>
    </w:p>
    <w:p w14:paraId="270E9E63" w14:textId="3F240531" w:rsidR="008801C1" w:rsidRDefault="00BE4F37" w:rsidP="005F5039">
      <w:pPr>
        <w:pStyle w:val="Paragraphedeliste"/>
        <w:numPr>
          <w:ilvl w:val="0"/>
          <w:numId w:val="34"/>
        </w:numPr>
      </w:pPr>
      <w:r>
        <w:t>Permette</w:t>
      </w:r>
      <w:r w:rsidR="008801C1">
        <w:t xml:space="preserve"> l’envoi de </w:t>
      </w:r>
      <w:commentRangeStart w:id="95"/>
      <w:commentRangeStart w:id="96"/>
      <w:r w:rsidR="008801C1">
        <w:t>notifications</w:t>
      </w:r>
      <w:commentRangeEnd w:id="95"/>
      <w:r w:rsidR="008801C1">
        <w:rPr>
          <w:rStyle w:val="Marquedecommentaire"/>
          <w:sz w:val="22"/>
          <w:szCs w:val="22"/>
        </w:rPr>
        <w:commentReference w:id="95"/>
      </w:r>
      <w:commentRangeEnd w:id="96"/>
      <w:r w:rsidR="006142D6">
        <w:rPr>
          <w:rStyle w:val="Marquedecommentaire"/>
          <w:sz w:val="22"/>
          <w:szCs w:val="22"/>
        </w:rPr>
        <w:commentReference w:id="96"/>
      </w:r>
      <w:r w:rsidR="00267A54">
        <w:t xml:space="preserve"> (notification push sur mobile et </w:t>
      </w:r>
      <w:r w:rsidR="006142D6">
        <w:t>email)</w:t>
      </w:r>
      <w:r w:rsidR="008801C1">
        <w:t xml:space="preserve"> liées à une publication (nouveau contenu, événement, mise à jour)</w:t>
      </w:r>
    </w:p>
    <w:p w14:paraId="66181FBB" w14:textId="54C315E2" w:rsidR="008801C1" w:rsidRDefault="00BE4F37" w:rsidP="005F5039">
      <w:pPr>
        <w:pStyle w:val="Paragraphedeliste"/>
        <w:numPr>
          <w:ilvl w:val="0"/>
          <w:numId w:val="34"/>
        </w:numPr>
      </w:pPr>
      <w:r>
        <w:t>Propose</w:t>
      </w:r>
      <w:r w:rsidR="008801C1">
        <w:t xml:space="preserve"> un centre de notifications centralisé pour l’ensemble des alertes liées à l’activité de l’utilisateur</w:t>
      </w:r>
    </w:p>
    <w:p w14:paraId="47F0CA9A" w14:textId="27C69552" w:rsidR="008801C1" w:rsidRDefault="00BE4F37" w:rsidP="005F5039">
      <w:pPr>
        <w:pStyle w:val="Paragraphedeliste"/>
        <w:numPr>
          <w:ilvl w:val="0"/>
          <w:numId w:val="34"/>
        </w:numPr>
      </w:pPr>
      <w:r>
        <w:t>Permette</w:t>
      </w:r>
      <w:r w:rsidR="008801C1">
        <w:t xml:space="preserve"> la programmation des publications et notifications (choix de la date et de l’heure de diffusion)</w:t>
      </w:r>
    </w:p>
    <w:p w14:paraId="6FA77607" w14:textId="77777777" w:rsidR="000503EC" w:rsidRPr="00AE1C75" w:rsidRDefault="000503EC" w:rsidP="000503EC">
      <w:pPr>
        <w:pStyle w:val="Paragraphedeliste"/>
      </w:pPr>
    </w:p>
    <w:p w14:paraId="4FC7D3CC" w14:textId="7EA41D9E" w:rsidR="003F56F0" w:rsidRDefault="003F56F0" w:rsidP="008B435C">
      <w:pPr>
        <w:pStyle w:val="Titre6"/>
      </w:pPr>
      <w:r>
        <w:lastRenderedPageBreak/>
        <w:t>Création d’événements</w:t>
      </w:r>
    </w:p>
    <w:p w14:paraId="27C38EA7" w14:textId="77777777" w:rsidR="0064158B" w:rsidRDefault="0064158B" w:rsidP="0064158B">
      <w:r w:rsidRPr="00AE1C75">
        <w:t>Le soumissionnaire devra garantir que la solution :</w:t>
      </w:r>
    </w:p>
    <w:p w14:paraId="76782EB1" w14:textId="2EA71A35" w:rsidR="007A5402" w:rsidRDefault="00BE4F37" w:rsidP="005F5039">
      <w:pPr>
        <w:pStyle w:val="Paragraphedeliste"/>
        <w:numPr>
          <w:ilvl w:val="0"/>
          <w:numId w:val="35"/>
        </w:numPr>
      </w:pPr>
      <w:r>
        <w:t>Permette</w:t>
      </w:r>
      <w:r w:rsidR="007A5402">
        <w:t xml:space="preserve"> la création et la gestion d’événements dans l’application (titre, description, lieu, horaire, visuel associé, nombre de places disponibles</w:t>
      </w:r>
      <w:r w:rsidR="5160062D">
        <w:t>, liste d’attente, inscriptions avec créneaux</w:t>
      </w:r>
      <w:r w:rsidR="007A5402">
        <w:t>)</w:t>
      </w:r>
    </w:p>
    <w:p w14:paraId="638D16D2" w14:textId="6B11CB50" w:rsidR="007A5402" w:rsidRDefault="00BE4F37" w:rsidP="005F5039">
      <w:pPr>
        <w:pStyle w:val="Paragraphedeliste"/>
        <w:numPr>
          <w:ilvl w:val="0"/>
          <w:numId w:val="35"/>
        </w:numPr>
      </w:pPr>
      <w:r>
        <w:t>Offre</w:t>
      </w:r>
      <w:r w:rsidR="007A5402">
        <w:t xml:space="preserve"> aux utilisateurs la possibilité de s’inscrire à un événement, de recevoir une confirmation par e-mail et d’ajouter l’événement directement à leur agenda Outlook ou Gmail</w:t>
      </w:r>
    </w:p>
    <w:p w14:paraId="4CCBC31B" w14:textId="50C4378E" w:rsidR="007A5402" w:rsidRDefault="00BE4F37" w:rsidP="005F5039">
      <w:pPr>
        <w:pStyle w:val="Paragraphedeliste"/>
        <w:numPr>
          <w:ilvl w:val="0"/>
          <w:numId w:val="35"/>
        </w:numPr>
      </w:pPr>
      <w:r>
        <w:t>Génère</w:t>
      </w:r>
      <w:r w:rsidR="007A5402">
        <w:t xml:space="preserve"> une liste de participants téléchargeable depuis le back-office (Excel ou CSV)</w:t>
      </w:r>
    </w:p>
    <w:p w14:paraId="6EA01525" w14:textId="77777777" w:rsidR="0064158B" w:rsidRPr="0064158B" w:rsidRDefault="0064158B" w:rsidP="0064158B"/>
    <w:p w14:paraId="23FE288E" w14:textId="37F7C82A" w:rsidR="003F56F0" w:rsidRDefault="003F56F0" w:rsidP="008B435C">
      <w:pPr>
        <w:pStyle w:val="Titre6"/>
      </w:pPr>
      <w:r>
        <w:t>Création et suivis de sondages</w:t>
      </w:r>
    </w:p>
    <w:p w14:paraId="63AB6569" w14:textId="77777777" w:rsidR="00027778" w:rsidRDefault="00027778" w:rsidP="00027778">
      <w:r w:rsidRPr="00AE1C75">
        <w:t>Le soumissionnaire devra garantir que la solution :</w:t>
      </w:r>
    </w:p>
    <w:p w14:paraId="3A6C7E37" w14:textId="5A9CCA88" w:rsidR="00717FE1" w:rsidRDefault="00BE4F37" w:rsidP="005F5039">
      <w:pPr>
        <w:pStyle w:val="Paragraphedeliste"/>
        <w:numPr>
          <w:ilvl w:val="0"/>
          <w:numId w:val="36"/>
        </w:numPr>
      </w:pPr>
      <w:r>
        <w:t>Permette</w:t>
      </w:r>
      <w:r w:rsidR="00717FE1">
        <w:t xml:space="preserve"> la création de sondages personnalisables (questions, choix multiples, texte libre, durée de validité)</w:t>
      </w:r>
    </w:p>
    <w:p w14:paraId="338E43A0" w14:textId="0204A19B" w:rsidR="00717FE1" w:rsidRDefault="00BE4F37" w:rsidP="005F5039">
      <w:pPr>
        <w:pStyle w:val="Paragraphedeliste"/>
        <w:numPr>
          <w:ilvl w:val="0"/>
          <w:numId w:val="36"/>
        </w:numPr>
      </w:pPr>
      <w:r>
        <w:t>Affiche</w:t>
      </w:r>
      <w:r w:rsidR="00717FE1">
        <w:t xml:space="preserve"> les sondages directement dans l’application, avec une interface claire et responsive</w:t>
      </w:r>
    </w:p>
    <w:p w14:paraId="10FDC153" w14:textId="0C12F52F" w:rsidR="1487DB6C" w:rsidRDefault="1487DB6C" w:rsidP="3066A65B">
      <w:pPr>
        <w:pStyle w:val="Paragraphedeliste"/>
        <w:numPr>
          <w:ilvl w:val="0"/>
          <w:numId w:val="36"/>
        </w:numPr>
      </w:pPr>
      <w:r>
        <w:t>Limiter le nb de réponses par personne, par site, par entreprise locataire</w:t>
      </w:r>
    </w:p>
    <w:p w14:paraId="0A98EACE" w14:textId="6A44A572" w:rsidR="00717FE1" w:rsidRDefault="00BE4F37" w:rsidP="005F5039">
      <w:pPr>
        <w:pStyle w:val="Paragraphedeliste"/>
        <w:numPr>
          <w:ilvl w:val="0"/>
          <w:numId w:val="36"/>
        </w:numPr>
      </w:pPr>
      <w:r>
        <w:t>Offre</w:t>
      </w:r>
      <w:r w:rsidR="00717FE1">
        <w:t xml:space="preserve"> un outil d’exploitation des résultats dans le back-office (graphiques, taux de réponse, résultats anonymisés)</w:t>
      </w:r>
    </w:p>
    <w:p w14:paraId="28C0A989" w14:textId="20180869" w:rsidR="00027778" w:rsidRPr="0064158B" w:rsidRDefault="00BE4F37" w:rsidP="005F5039">
      <w:pPr>
        <w:pStyle w:val="Paragraphedeliste"/>
        <w:numPr>
          <w:ilvl w:val="0"/>
          <w:numId w:val="36"/>
        </w:numPr>
      </w:pPr>
      <w:r>
        <w:t>Permette</w:t>
      </w:r>
      <w:r w:rsidR="00717FE1">
        <w:t xml:space="preserve"> l’export des résultats au format Excel ou PDF pour analyse et reporting.</w:t>
      </w:r>
    </w:p>
    <w:p w14:paraId="305738A1" w14:textId="3B167CC3" w:rsidR="00B761C4" w:rsidRPr="0064158B" w:rsidRDefault="00BE4F37" w:rsidP="005F5039">
      <w:pPr>
        <w:pStyle w:val="Paragraphedeliste"/>
        <w:numPr>
          <w:ilvl w:val="0"/>
          <w:numId w:val="36"/>
        </w:numPr>
      </w:pPr>
      <w:r>
        <w:t>Permettre</w:t>
      </w:r>
      <w:r w:rsidR="00B761C4">
        <w:t xml:space="preserve"> également l’intégration de sondage </w:t>
      </w:r>
      <w:r w:rsidR="007B5D46">
        <w:t>plus poussés</w:t>
      </w:r>
      <w:r w:rsidR="00B761C4">
        <w:t xml:space="preserve"> utilisant des liens </w:t>
      </w:r>
      <w:r w:rsidR="000D4D94">
        <w:t xml:space="preserve">vers des questionnaires </w:t>
      </w:r>
      <w:r w:rsidR="00B761C4">
        <w:t>Forms</w:t>
      </w:r>
      <w:r w:rsidR="00EA368F">
        <w:t xml:space="preserve"> ou équivalent</w:t>
      </w:r>
      <w:r w:rsidR="007B5D46">
        <w:t>.</w:t>
      </w:r>
    </w:p>
    <w:p w14:paraId="130FE406" w14:textId="77777777" w:rsidR="00027778" w:rsidRPr="00027778" w:rsidRDefault="00027778" w:rsidP="00027778"/>
    <w:p w14:paraId="53A1302A" w14:textId="25BF5ADE" w:rsidR="002D4733" w:rsidRPr="00E467C3" w:rsidRDefault="002D4733" w:rsidP="008B435C">
      <w:pPr>
        <w:pStyle w:val="Titre6"/>
      </w:pPr>
      <w:commentRangeStart w:id="97"/>
      <w:commentRangeStart w:id="98"/>
      <w:r w:rsidRPr="00E467C3">
        <w:t>Marketplace (P2)</w:t>
      </w:r>
      <w:commentRangeEnd w:id="97"/>
      <w:r w:rsidR="00701D57" w:rsidRPr="00E467C3">
        <w:rPr>
          <w:rStyle w:val="Marquedecommentaire"/>
          <w:sz w:val="22"/>
          <w:szCs w:val="22"/>
        </w:rPr>
        <w:commentReference w:id="97"/>
      </w:r>
      <w:commentRangeEnd w:id="98"/>
      <w:r w:rsidR="00CE0AA3" w:rsidRPr="00E467C3">
        <w:rPr>
          <w:rStyle w:val="Marquedecommentaire"/>
          <w:sz w:val="22"/>
          <w:szCs w:val="22"/>
        </w:rPr>
        <w:commentReference w:id="98"/>
      </w:r>
    </w:p>
    <w:p w14:paraId="2E4A4C56" w14:textId="77777777" w:rsidR="00F8754F" w:rsidRPr="00E467C3" w:rsidRDefault="00F8754F" w:rsidP="00F8754F"/>
    <w:p w14:paraId="3B6A80F9" w14:textId="77777777" w:rsidR="00CC5D7C" w:rsidRDefault="00CC5D7C" w:rsidP="00CC5D7C">
      <w:r>
        <w:t>La Marketplace constituera une brique complémentaire du dispositif digital de Praemia REIM.</w:t>
      </w:r>
    </w:p>
    <w:p w14:paraId="5CFA78C6" w14:textId="7FE2ADE4" w:rsidR="00A97BF9" w:rsidRDefault="00CC5D7C" w:rsidP="00CC5D7C">
      <w:r>
        <w:t>Elle aura pour objectif de regrouper et présenter, au sein d’un espace unique, une offre de services additionnels proposés par les partenaires de Praemia REIM sur les différents sites, en complément des fonctionnalités déjà couvertes par les modules dédiés de l’application (ex. restauration, conciergerie, fitness, etc.).</w:t>
      </w:r>
    </w:p>
    <w:p w14:paraId="5CB0995A" w14:textId="77777777" w:rsidR="00CC5D7C" w:rsidRPr="000D06B6" w:rsidRDefault="00CC5D7C" w:rsidP="00CC5D7C"/>
    <w:p w14:paraId="2768A02A" w14:textId="67343409" w:rsidR="00FB71A2" w:rsidRDefault="000D06B6" w:rsidP="00F8754F">
      <w:r w:rsidRPr="000D06B6">
        <w:t xml:space="preserve">Elle vise à </w:t>
      </w:r>
      <w:r w:rsidR="00A97BF9">
        <w:t xml:space="preserve">permettre à offrir aux partenaires ne </w:t>
      </w:r>
      <w:r w:rsidR="00EA442E">
        <w:t>disposant pas</w:t>
      </w:r>
      <w:r w:rsidR="00A97BF9">
        <w:t xml:space="preserve"> d’une application web intégrable directement dans l’application Imme</w:t>
      </w:r>
      <w:r w:rsidR="00300C74">
        <w:t xml:space="preserve">uble la possibilité de proposer </w:t>
      </w:r>
      <w:r w:rsidR="009D5303">
        <w:t xml:space="preserve">et gérer </w:t>
      </w:r>
      <w:r w:rsidR="00300C74">
        <w:t xml:space="preserve">des services </w:t>
      </w:r>
      <w:r w:rsidR="00E70AFA">
        <w:t xml:space="preserve">et produits </w:t>
      </w:r>
      <w:r w:rsidR="00300C74">
        <w:t>commandable</w:t>
      </w:r>
      <w:r w:rsidR="009D5303">
        <w:t>s.</w:t>
      </w:r>
    </w:p>
    <w:p w14:paraId="25DCC600" w14:textId="77777777" w:rsidR="003410C0" w:rsidRDefault="003410C0" w:rsidP="00F8754F"/>
    <w:p w14:paraId="6444A73D" w14:textId="77777777" w:rsidR="00EA442E" w:rsidRDefault="00EA442E" w:rsidP="00EA442E">
      <w:r>
        <w:t>Elle offrira également la possibilité aux partenaires ne disposant pas d’une application web intégrable directement dans l’application Immeuble de proposer et gérer leurs services commandables via cet espace.</w:t>
      </w:r>
    </w:p>
    <w:p w14:paraId="38D0AACC" w14:textId="77777777" w:rsidR="00EA442E" w:rsidRDefault="00EA442E" w:rsidP="00EA442E"/>
    <w:p w14:paraId="71A0DB9B" w14:textId="38353392" w:rsidR="001A26AA" w:rsidRDefault="00EA442E" w:rsidP="00EA442E">
      <w:r>
        <w:t>La gestion des paiements ne sera pas assurée par la plateforme.</w:t>
      </w:r>
    </w:p>
    <w:p w14:paraId="5A3AAFC2" w14:textId="77777777" w:rsidR="00EA442E" w:rsidRDefault="00EA442E" w:rsidP="00EA442E"/>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1"/>
        <w:gridCol w:w="7166"/>
      </w:tblGrid>
      <w:tr w:rsidR="001A26AA" w14:paraId="215BD67A" w14:textId="77777777" w:rsidTr="00627A11">
        <w:trPr>
          <w:trHeight w:val="1286"/>
        </w:trPr>
        <w:tc>
          <w:tcPr>
            <w:tcW w:w="1901" w:type="dxa"/>
            <w:vAlign w:val="center"/>
          </w:tcPr>
          <w:p w14:paraId="4380E4BE" w14:textId="77777777" w:rsidR="001A26AA" w:rsidRDefault="001A26AA" w:rsidP="00043832">
            <w:pPr>
              <w:jc w:val="center"/>
              <w:rPr>
                <w:color w:val="C00000"/>
              </w:rPr>
            </w:pPr>
            <w:r w:rsidRPr="004E1FF9">
              <w:rPr>
                <w:color w:val="C00000"/>
              </w:rPr>
              <w:t>Exigence n°</w:t>
            </w:r>
            <w:r>
              <w:rPr>
                <w:color w:val="C00000"/>
              </w:rPr>
              <w:t>xx</w:t>
            </w:r>
          </w:p>
          <w:p w14:paraId="42D42A3C" w14:textId="6EBEDA41" w:rsidR="001A26AA" w:rsidRPr="00DC28EC" w:rsidRDefault="00AB58C4" w:rsidP="00043832">
            <w:pPr>
              <w:jc w:val="center"/>
              <w:rPr>
                <w:i/>
                <w:iCs/>
              </w:rPr>
            </w:pPr>
            <w:r w:rsidRPr="00AB58C4">
              <w:rPr>
                <w:i/>
                <w:iCs/>
                <w:sz w:val="20"/>
                <w:szCs w:val="20"/>
              </w:rPr>
              <w:t>Gestion des offres et prestataires</w:t>
            </w:r>
          </w:p>
        </w:tc>
        <w:tc>
          <w:tcPr>
            <w:tcW w:w="7166" w:type="dxa"/>
            <w:vAlign w:val="center"/>
          </w:tcPr>
          <w:p w14:paraId="60651823" w14:textId="38313CFC" w:rsidR="001A26AA" w:rsidRDefault="00AB58C4" w:rsidP="00043832">
            <w:r w:rsidRPr="00AB58C4">
              <w:t xml:space="preserve">La Marketplace devra permettre à Praemia REIM de créer, modifier et </w:t>
            </w:r>
            <w:r w:rsidR="00E70AFA">
              <w:t>gérer</w:t>
            </w:r>
            <w:r w:rsidRPr="00AB58C4">
              <w:t xml:space="preserve"> les offres de services ou de produits disponibles</w:t>
            </w:r>
            <w:r w:rsidR="00003776">
              <w:t xml:space="preserve"> par site.</w:t>
            </w:r>
          </w:p>
        </w:tc>
      </w:tr>
      <w:tr w:rsidR="009D5303" w14:paraId="2A760F96" w14:textId="77777777" w:rsidTr="00627A11">
        <w:trPr>
          <w:trHeight w:val="1286"/>
        </w:trPr>
        <w:tc>
          <w:tcPr>
            <w:tcW w:w="1901" w:type="dxa"/>
            <w:vAlign w:val="center"/>
          </w:tcPr>
          <w:p w14:paraId="3B45CF9D" w14:textId="77777777" w:rsidR="009D5303" w:rsidRDefault="009D5303" w:rsidP="009D5303">
            <w:pPr>
              <w:jc w:val="center"/>
              <w:rPr>
                <w:color w:val="C00000"/>
              </w:rPr>
            </w:pPr>
            <w:r w:rsidRPr="004E1FF9">
              <w:rPr>
                <w:color w:val="C00000"/>
              </w:rPr>
              <w:t>Exigence n°</w:t>
            </w:r>
            <w:r>
              <w:rPr>
                <w:color w:val="C00000"/>
              </w:rPr>
              <w:t>xx</w:t>
            </w:r>
          </w:p>
          <w:p w14:paraId="6999369C" w14:textId="003A8844" w:rsidR="009D5303" w:rsidRPr="004E1FF9" w:rsidRDefault="009D5303" w:rsidP="009D5303">
            <w:pPr>
              <w:jc w:val="center"/>
              <w:rPr>
                <w:color w:val="C00000"/>
              </w:rPr>
            </w:pPr>
            <w:r w:rsidRPr="00AB58C4">
              <w:rPr>
                <w:i/>
                <w:iCs/>
                <w:sz w:val="20"/>
                <w:szCs w:val="20"/>
              </w:rPr>
              <w:t>Gestion des offres et prestataires</w:t>
            </w:r>
          </w:p>
        </w:tc>
        <w:tc>
          <w:tcPr>
            <w:tcW w:w="7166" w:type="dxa"/>
            <w:vAlign w:val="center"/>
          </w:tcPr>
          <w:p w14:paraId="436F9430" w14:textId="77777777" w:rsidR="00003776" w:rsidRDefault="00003776" w:rsidP="00003776">
            <w:r>
              <w:t>L’application devra proposer un portail d’administration dédié aux partenaires Praemia REIM utilisant la Marketplace, leur permettant de :</w:t>
            </w:r>
          </w:p>
          <w:p w14:paraId="2A94BD5F" w14:textId="4EA49B7D" w:rsidR="00003776" w:rsidRDefault="00003776" w:rsidP="00003776">
            <w:pPr>
              <w:pStyle w:val="Paragraphedeliste"/>
              <w:numPr>
                <w:ilvl w:val="0"/>
                <w:numId w:val="114"/>
              </w:numPr>
            </w:pPr>
            <w:r>
              <w:t>Gérer leurs offres et les informations associées</w:t>
            </w:r>
          </w:p>
          <w:p w14:paraId="2731A760" w14:textId="1287E3D6" w:rsidR="00003776" w:rsidRDefault="00003776" w:rsidP="00003776">
            <w:pPr>
              <w:pStyle w:val="Paragraphedeliste"/>
              <w:numPr>
                <w:ilvl w:val="0"/>
                <w:numId w:val="114"/>
              </w:numPr>
            </w:pPr>
            <w:r>
              <w:t>Suivre les commandes passées par les utilisateurs</w:t>
            </w:r>
          </w:p>
          <w:p w14:paraId="35D0E88C" w14:textId="5CB9782F" w:rsidR="009D5303" w:rsidRPr="00AB58C4" w:rsidRDefault="00003776" w:rsidP="00003776">
            <w:pPr>
              <w:pStyle w:val="Paragraphedeliste"/>
              <w:numPr>
                <w:ilvl w:val="0"/>
                <w:numId w:val="114"/>
              </w:numPr>
            </w:pPr>
            <w:r>
              <w:t>Mettre à jour le statut ou la disponibilité de leurs prestations</w:t>
            </w:r>
          </w:p>
        </w:tc>
      </w:tr>
    </w:tbl>
    <w:p w14:paraId="3A26167A" w14:textId="77777777" w:rsidR="00F8754F" w:rsidRPr="00E467C3" w:rsidRDefault="00F8754F" w:rsidP="00F8754F"/>
    <w:p w14:paraId="1618B092" w14:textId="117E9B3D" w:rsidR="00F8754F" w:rsidRPr="00BA5894" w:rsidRDefault="00A61918" w:rsidP="00BA5894">
      <w:pPr>
        <w:pStyle w:val="Titre5"/>
      </w:pPr>
      <w:r w:rsidRPr="00C1644A">
        <w:lastRenderedPageBreak/>
        <w:t xml:space="preserve">Attendus </w:t>
      </w:r>
      <w:r w:rsidR="00A67C9B" w:rsidRPr="00C1644A">
        <w:t>fonctionnel</w:t>
      </w:r>
      <w:r w:rsidR="00C1644A" w:rsidRPr="00C1644A">
        <w:t xml:space="preserve">les transverses </w:t>
      </w:r>
      <w:r w:rsidR="000E7F80" w:rsidRPr="00C1644A">
        <w:t>Community</w:t>
      </w:r>
      <w:r w:rsidR="00C1644A" w:rsidRPr="00C1644A">
        <w:t xml:space="preserve"> </w:t>
      </w:r>
      <w:r w:rsidR="000E7F80">
        <w:t>M</w:t>
      </w:r>
      <w:r w:rsidR="00C1644A">
        <w:t>anagement</w:t>
      </w:r>
    </w:p>
    <w:p w14:paraId="031BF1AA" w14:textId="77777777" w:rsidR="00F8754F" w:rsidRPr="00E24375" w:rsidRDefault="00F8754F" w:rsidP="00F8754F"/>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1"/>
        <w:gridCol w:w="7156"/>
      </w:tblGrid>
      <w:tr w:rsidR="007A02A1" w14:paraId="0328C209" w14:textId="77777777" w:rsidTr="00627A11">
        <w:trPr>
          <w:trHeight w:val="994"/>
        </w:trPr>
        <w:tc>
          <w:tcPr>
            <w:tcW w:w="1564" w:type="dxa"/>
            <w:vAlign w:val="center"/>
          </w:tcPr>
          <w:p w14:paraId="1D032E02" w14:textId="2F6F4A32" w:rsidR="007A02A1" w:rsidRDefault="007A02A1">
            <w:pPr>
              <w:jc w:val="center"/>
              <w:rPr>
                <w:color w:val="C00000"/>
              </w:rPr>
            </w:pPr>
            <w:r w:rsidRPr="004E1FF9">
              <w:rPr>
                <w:color w:val="C00000"/>
              </w:rPr>
              <w:t>Exigence n°</w:t>
            </w:r>
            <w:r w:rsidR="002F73A2">
              <w:rPr>
                <w:color w:val="C00000"/>
              </w:rPr>
              <w:t>xx</w:t>
            </w:r>
          </w:p>
          <w:p w14:paraId="1E08B5FB" w14:textId="1671AC2D" w:rsidR="007A02A1" w:rsidRPr="00DC28EC" w:rsidRDefault="007A02A1">
            <w:pPr>
              <w:jc w:val="center"/>
              <w:rPr>
                <w:i/>
                <w:iCs/>
              </w:rPr>
            </w:pPr>
            <w:r w:rsidRPr="007A02A1">
              <w:rPr>
                <w:i/>
                <w:iCs/>
                <w:sz w:val="20"/>
                <w:szCs w:val="20"/>
              </w:rPr>
              <w:t>Publication de contenus multimédias</w:t>
            </w:r>
          </w:p>
        </w:tc>
        <w:tc>
          <w:tcPr>
            <w:tcW w:w="7503" w:type="dxa"/>
            <w:vAlign w:val="center"/>
          </w:tcPr>
          <w:p w14:paraId="4F3A1AF3" w14:textId="45305086" w:rsidR="007A02A1" w:rsidRDefault="007A02A1">
            <w:r w:rsidRPr="007A02A1">
              <w:t>La solution devra permettre la création illimitée de publications incluant texte, photos et vidéos, avec programmation, notifications automatiques et système d’interactions utilisateurs (like, intéressé/pas intéressé</w:t>
            </w:r>
            <w:r w:rsidR="276B1EF5">
              <w:t>, favoris, tags</w:t>
            </w:r>
            <w:r w:rsidRPr="007A02A1">
              <w:t>)</w:t>
            </w:r>
          </w:p>
        </w:tc>
      </w:tr>
      <w:tr w:rsidR="0007278B" w14:paraId="00543534" w14:textId="77777777" w:rsidTr="00627A11">
        <w:trPr>
          <w:trHeight w:val="1136"/>
        </w:trPr>
        <w:tc>
          <w:tcPr>
            <w:tcW w:w="1564" w:type="dxa"/>
            <w:vAlign w:val="center"/>
          </w:tcPr>
          <w:p w14:paraId="33E172DB" w14:textId="5675E4BF" w:rsidR="0007278B" w:rsidRDefault="0007278B" w:rsidP="0007278B">
            <w:pPr>
              <w:jc w:val="center"/>
              <w:rPr>
                <w:color w:val="C00000"/>
              </w:rPr>
            </w:pPr>
            <w:r w:rsidRPr="004E1FF9">
              <w:rPr>
                <w:color w:val="C00000"/>
              </w:rPr>
              <w:t>Exigence n</w:t>
            </w:r>
            <w:r w:rsidR="002F73A2">
              <w:rPr>
                <w:color w:val="C00000"/>
              </w:rPr>
              <w:t>°xx</w:t>
            </w:r>
          </w:p>
          <w:p w14:paraId="78F23003" w14:textId="5467A9CE" w:rsidR="0007278B" w:rsidRPr="004E1FF9" w:rsidRDefault="002F73A2" w:rsidP="0007278B">
            <w:pPr>
              <w:jc w:val="center"/>
              <w:rPr>
                <w:color w:val="C00000"/>
              </w:rPr>
            </w:pPr>
            <w:r w:rsidRPr="002F73A2">
              <w:rPr>
                <w:i/>
                <w:iCs/>
                <w:sz w:val="20"/>
                <w:szCs w:val="20"/>
              </w:rPr>
              <w:t>Animation régulière de l’application</w:t>
            </w:r>
          </w:p>
        </w:tc>
        <w:tc>
          <w:tcPr>
            <w:tcW w:w="7503" w:type="dxa"/>
            <w:vAlign w:val="center"/>
          </w:tcPr>
          <w:p w14:paraId="7E28DA86" w14:textId="4CC86903" w:rsidR="0007278B" w:rsidRPr="007A02A1" w:rsidRDefault="005A5A28" w:rsidP="0007278B">
            <w:r w:rsidRPr="005A5A28">
              <w:t>Le soumissionnaire devra proposer un plan d’animation éditoriale de l’application, comprenant la publication régulière de contenus (articles, actualités, événements, sondages, etc.) afin de maintenir l’engagement des utilisateurs et de favoriser la récurrence d’usage</w:t>
            </w:r>
            <w:r w:rsidR="23F61A10">
              <w:t xml:space="preserve"> adapté aux habitudes de consommation du contenu des utilisateurs de l’application </w:t>
            </w:r>
          </w:p>
        </w:tc>
      </w:tr>
      <w:tr w:rsidR="007A02A1" w14:paraId="59EF4B28" w14:textId="77777777" w:rsidTr="00627A11">
        <w:trPr>
          <w:trHeight w:val="2987"/>
        </w:trPr>
        <w:tc>
          <w:tcPr>
            <w:tcW w:w="1564" w:type="dxa"/>
            <w:vAlign w:val="center"/>
          </w:tcPr>
          <w:p w14:paraId="4DA87A02" w14:textId="6722DD24" w:rsidR="007A02A1" w:rsidRDefault="007A02A1">
            <w:pPr>
              <w:jc w:val="center"/>
              <w:rPr>
                <w:color w:val="C00000"/>
              </w:rPr>
            </w:pPr>
            <w:r w:rsidRPr="004E1FF9">
              <w:rPr>
                <w:color w:val="C00000"/>
              </w:rPr>
              <w:t>Exigence n°</w:t>
            </w:r>
            <w:r w:rsidR="002F73A2">
              <w:rPr>
                <w:color w:val="C00000"/>
              </w:rPr>
              <w:t>xx</w:t>
            </w:r>
          </w:p>
          <w:p w14:paraId="535D750C" w14:textId="423838DF" w:rsidR="007A02A1" w:rsidRPr="004E1FF9" w:rsidRDefault="00910FB1">
            <w:pPr>
              <w:jc w:val="center"/>
              <w:rPr>
                <w:color w:val="C00000"/>
              </w:rPr>
            </w:pPr>
            <w:r w:rsidRPr="00910FB1">
              <w:rPr>
                <w:i/>
                <w:iCs/>
                <w:sz w:val="20"/>
                <w:szCs w:val="20"/>
              </w:rPr>
              <w:t>Création et gestion d’événement</w:t>
            </w:r>
          </w:p>
        </w:tc>
        <w:tc>
          <w:tcPr>
            <w:tcW w:w="7503" w:type="dxa"/>
            <w:vAlign w:val="center"/>
          </w:tcPr>
          <w:p w14:paraId="7B53BE9A" w14:textId="73E1FBFD" w:rsidR="00BA5894" w:rsidRPr="00BA5894" w:rsidRDefault="00910FB1" w:rsidP="00BA5894">
            <w:r w:rsidRPr="00910FB1">
              <w:t>L</w:t>
            </w:r>
            <w:r w:rsidR="00DF7294">
              <w:t xml:space="preserve">a solution </w:t>
            </w:r>
            <w:r w:rsidR="00BA5894" w:rsidRPr="00BA5894">
              <w:t>devra permettre la création et la gestion d’événements, incluant :</w:t>
            </w:r>
          </w:p>
          <w:p w14:paraId="56C42157" w14:textId="3BBBDA75" w:rsidR="00BA5894" w:rsidRPr="00BA5894" w:rsidRDefault="00BE4F37" w:rsidP="005F5039">
            <w:pPr>
              <w:numPr>
                <w:ilvl w:val="0"/>
                <w:numId w:val="76"/>
              </w:numPr>
            </w:pPr>
            <w:r w:rsidRPr="00BA5894">
              <w:t>L’inscription</w:t>
            </w:r>
            <w:r w:rsidR="00BA5894" w:rsidRPr="00BA5894">
              <w:t xml:space="preserve"> des participants et la confirmation automatique par e-mail</w:t>
            </w:r>
          </w:p>
          <w:p w14:paraId="3D3FE923" w14:textId="361C8EC0" w:rsidR="00BA5894" w:rsidRPr="00BA5894" w:rsidRDefault="00BE4F37" w:rsidP="005F5039">
            <w:pPr>
              <w:numPr>
                <w:ilvl w:val="0"/>
                <w:numId w:val="76"/>
              </w:numPr>
            </w:pPr>
            <w:r w:rsidRPr="00BA5894">
              <w:t>L’ajout</w:t>
            </w:r>
            <w:r w:rsidR="00BA5894" w:rsidRPr="00BA5894">
              <w:t xml:space="preserve"> de l’événement dans les agendas Outlook et Gmail des participants</w:t>
            </w:r>
          </w:p>
          <w:p w14:paraId="57DFB815" w14:textId="29F85536" w:rsidR="00BA5894" w:rsidRPr="00BA5894" w:rsidRDefault="00BE4F37" w:rsidP="005F5039">
            <w:pPr>
              <w:numPr>
                <w:ilvl w:val="0"/>
                <w:numId w:val="76"/>
              </w:numPr>
            </w:pPr>
            <w:r w:rsidRPr="00BA5894">
              <w:t>La</w:t>
            </w:r>
            <w:r w:rsidR="00BA5894" w:rsidRPr="00BA5894">
              <w:t xml:space="preserve"> gestion des créneaux de réservation (sessions multiples, capacités limitées)</w:t>
            </w:r>
          </w:p>
          <w:p w14:paraId="4360216E" w14:textId="3FB2386A" w:rsidR="007A02A1" w:rsidRPr="00736B9F" w:rsidRDefault="00BE4F37" w:rsidP="005F5039">
            <w:pPr>
              <w:numPr>
                <w:ilvl w:val="0"/>
                <w:numId w:val="76"/>
              </w:numPr>
            </w:pPr>
            <w:r w:rsidRPr="00BA5894">
              <w:t>La</w:t>
            </w:r>
            <w:r w:rsidR="00BA5894" w:rsidRPr="00BA5894">
              <w:t xml:space="preserve"> mise en place d’une liste d’attente automatique en cas de dépassement de capacité</w:t>
            </w:r>
          </w:p>
        </w:tc>
      </w:tr>
      <w:tr w:rsidR="007A02A1" w14:paraId="2B119393" w14:textId="77777777" w:rsidTr="00627A11">
        <w:tc>
          <w:tcPr>
            <w:tcW w:w="1564" w:type="dxa"/>
            <w:vAlign w:val="center"/>
          </w:tcPr>
          <w:p w14:paraId="4C232156" w14:textId="2CEBBF52" w:rsidR="007A02A1" w:rsidRDefault="007A02A1">
            <w:pPr>
              <w:jc w:val="center"/>
              <w:rPr>
                <w:color w:val="C00000"/>
              </w:rPr>
            </w:pPr>
            <w:commentRangeStart w:id="99"/>
            <w:commentRangeStart w:id="100"/>
            <w:r w:rsidRPr="004E1FF9">
              <w:rPr>
                <w:color w:val="C00000"/>
              </w:rPr>
              <w:t>Exigence n°</w:t>
            </w:r>
            <w:r w:rsidR="002F73A2">
              <w:rPr>
                <w:color w:val="C00000"/>
              </w:rPr>
              <w:t>xx</w:t>
            </w:r>
          </w:p>
          <w:p w14:paraId="7AC2B7FB" w14:textId="7B878EEC" w:rsidR="007A02A1" w:rsidRPr="004E1FF9" w:rsidRDefault="00D23D56">
            <w:pPr>
              <w:jc w:val="center"/>
              <w:rPr>
                <w:color w:val="C00000"/>
              </w:rPr>
            </w:pPr>
            <w:r w:rsidRPr="00D23D56">
              <w:rPr>
                <w:i/>
                <w:iCs/>
                <w:sz w:val="20"/>
                <w:szCs w:val="20"/>
              </w:rPr>
              <w:t>Sondages et export des résultats</w:t>
            </w:r>
            <w:commentRangeEnd w:id="99"/>
            <w:r w:rsidR="00607EBA" w:rsidRPr="004E1FF9">
              <w:rPr>
                <w:rStyle w:val="Marquedecommentaire"/>
                <w:color w:val="C00000"/>
                <w:sz w:val="22"/>
                <w:szCs w:val="22"/>
              </w:rPr>
              <w:commentReference w:id="99"/>
            </w:r>
            <w:commentRangeEnd w:id="100"/>
            <w:r w:rsidR="005A5A28" w:rsidRPr="004E1FF9">
              <w:rPr>
                <w:rStyle w:val="Marquedecommentaire"/>
                <w:color w:val="C00000"/>
                <w:sz w:val="22"/>
                <w:szCs w:val="22"/>
              </w:rPr>
              <w:commentReference w:id="100"/>
            </w:r>
          </w:p>
        </w:tc>
        <w:tc>
          <w:tcPr>
            <w:tcW w:w="7503" w:type="dxa"/>
            <w:vAlign w:val="center"/>
          </w:tcPr>
          <w:p w14:paraId="1B190CED" w14:textId="781C9301" w:rsidR="007A02A1" w:rsidRPr="00EF615E" w:rsidRDefault="00D23D56">
            <w:r w:rsidRPr="00D23D56">
              <w:t>La solution devra intégrer un outil de création de sondages personnalisables, avec exploitation des résultats (tableaux, graphiques) et export au format Excel ou PDF</w:t>
            </w:r>
          </w:p>
        </w:tc>
      </w:tr>
    </w:tbl>
    <w:p w14:paraId="7C69E460" w14:textId="77777777" w:rsidR="00F8754F" w:rsidRPr="00F8754F" w:rsidRDefault="00F8754F" w:rsidP="00F8754F"/>
    <w:p w14:paraId="4934D2C0" w14:textId="2E31D928" w:rsidR="00CB0D99" w:rsidRDefault="00CB0D99" w:rsidP="00CB0D99"/>
    <w:p w14:paraId="612970DF" w14:textId="6C62D2E9" w:rsidR="008B1683" w:rsidRDefault="00D76E74" w:rsidP="006F0E32">
      <w:pPr>
        <w:pStyle w:val="Titre4"/>
      </w:pPr>
      <w:r>
        <w:t xml:space="preserve">Services </w:t>
      </w:r>
    </w:p>
    <w:p w14:paraId="06A2F472" w14:textId="77777777" w:rsidR="00A67FE3" w:rsidRDefault="00A67FE3" w:rsidP="00A67FE3"/>
    <w:p w14:paraId="35795F25" w14:textId="008D92FF" w:rsidR="00A67FE3" w:rsidRDefault="00A67FE3" w:rsidP="00A67FE3">
      <w:r>
        <w:t xml:space="preserve">Pour les différents services (restauration, conciergerie, </w:t>
      </w:r>
      <w:r w:rsidR="00845D6C">
        <w:t xml:space="preserve">fitness), </w:t>
      </w:r>
      <w:r w:rsidR="00922B2B">
        <w:t xml:space="preserve">la maturité digitale des différents </w:t>
      </w:r>
      <w:r>
        <w:t>prestataires d</w:t>
      </w:r>
      <w:r w:rsidR="00922B2B">
        <w:t>éployés sur</w:t>
      </w:r>
      <w:r>
        <w:t xml:space="preserve"> les Immeubles</w:t>
      </w:r>
      <w:r w:rsidR="00922B2B">
        <w:t xml:space="preserve"> aura un lien direct sur l</w:t>
      </w:r>
      <w:r w:rsidR="00A14C01">
        <w:t>’expérience proposée aux utilisateurs finaux</w:t>
      </w:r>
      <w:r>
        <w:t>. On distingue notamment deux typologies</w:t>
      </w:r>
      <w:r w:rsidR="00390AA4">
        <w:t xml:space="preserve"> d’acteurs</w:t>
      </w:r>
      <w:r>
        <w:t> :</w:t>
      </w:r>
    </w:p>
    <w:p w14:paraId="2E5F6CA9" w14:textId="77777777" w:rsidR="004714E8" w:rsidRDefault="004714E8" w:rsidP="00A67FE3"/>
    <w:p w14:paraId="0C43D780" w14:textId="77777777" w:rsidR="00A67FE3" w:rsidRDefault="00A67FE3" w:rsidP="005F5039">
      <w:pPr>
        <w:pStyle w:val="Paragraphedeliste"/>
        <w:numPr>
          <w:ilvl w:val="0"/>
          <w:numId w:val="82"/>
        </w:numPr>
      </w:pPr>
      <w:r>
        <w:t>Les prestataires disposant d’un portail web adapté à l’affichage mobile (responsive)</w:t>
      </w:r>
    </w:p>
    <w:p w14:paraId="21AF00CD" w14:textId="77777777" w:rsidR="00A67FE3" w:rsidRDefault="00A67FE3" w:rsidP="005F5039">
      <w:pPr>
        <w:pStyle w:val="Paragraphedeliste"/>
        <w:numPr>
          <w:ilvl w:val="0"/>
          <w:numId w:val="82"/>
        </w:numPr>
      </w:pPr>
      <w:r>
        <w:t>Les prestataires ne disposant pas d’un portail web ou non compatible avec un affichage mobile</w:t>
      </w:r>
    </w:p>
    <w:p w14:paraId="39F01BF8" w14:textId="77777777" w:rsidR="00894992" w:rsidRDefault="00894992" w:rsidP="00894992"/>
    <w:p w14:paraId="655C7F0D" w14:textId="5ECDAAB6" w:rsidR="00894992" w:rsidRPr="00643636" w:rsidRDefault="00894992" w:rsidP="00E467C3">
      <w:r>
        <w:t>De manière général, afin de simplifier la maintenance</w:t>
      </w:r>
      <w:r w:rsidR="007473F4">
        <w:t xml:space="preserve"> dans le temps</w:t>
      </w:r>
      <w:r>
        <w:t xml:space="preserve"> e</w:t>
      </w:r>
      <w:r w:rsidR="007473F4">
        <w:t>t de profiter pleinement des fonctionnalités offertes par les</w:t>
      </w:r>
      <w:r w:rsidR="006D6B8B">
        <w:t xml:space="preserve"> prestataires, </w:t>
      </w:r>
      <w:r w:rsidR="004C0C53">
        <w:t>une intégration « webview » sera privilégié pour ce type d’acteurs. Cette liste d’acteurs</w:t>
      </w:r>
      <w:r w:rsidR="007D0213">
        <w:t xml:space="preserve"> -</w:t>
      </w:r>
      <w:r w:rsidR="004C0C53">
        <w:t xml:space="preserve"> </w:t>
      </w:r>
      <w:r w:rsidR="004C0C53" w:rsidRPr="00E467C3">
        <w:rPr>
          <w:i/>
          <w:iCs/>
        </w:rPr>
        <w:t>restauration, fitness, co</w:t>
      </w:r>
      <w:r w:rsidR="007D0213" w:rsidRPr="00E467C3">
        <w:rPr>
          <w:i/>
          <w:iCs/>
        </w:rPr>
        <w:t>nciergerie</w:t>
      </w:r>
      <w:r w:rsidR="007D0213">
        <w:t xml:space="preserve"> -, </w:t>
      </w:r>
      <w:r w:rsidR="001641FD">
        <w:t xml:space="preserve">ainsi que les prestaires </w:t>
      </w:r>
      <w:r w:rsidR="004714E8">
        <w:t>mentionnés</w:t>
      </w:r>
      <w:r w:rsidR="001641FD">
        <w:t xml:space="preserve"> pourront</w:t>
      </w:r>
      <w:r w:rsidR="007D0213">
        <w:t xml:space="preserve"> être amené</w:t>
      </w:r>
      <w:r w:rsidR="004714E8">
        <w:t>s</w:t>
      </w:r>
      <w:r w:rsidR="007D0213">
        <w:t xml:space="preserve"> à évoluer sur la durée du contrat.</w:t>
      </w:r>
    </w:p>
    <w:p w14:paraId="5490D453" w14:textId="77777777" w:rsidR="00A67FE3" w:rsidRDefault="00A67FE3" w:rsidP="00A67FE3"/>
    <w:p w14:paraId="25F54674" w14:textId="77777777" w:rsidR="00A67FE3" w:rsidRPr="00A67FE3" w:rsidRDefault="00A67FE3" w:rsidP="00C56C9A"/>
    <w:p w14:paraId="236FE375" w14:textId="375FCCD8" w:rsidR="00CB0D99" w:rsidRDefault="00CB0D99" w:rsidP="008B435C">
      <w:pPr>
        <w:pStyle w:val="Titre5"/>
      </w:pPr>
      <w:r>
        <w:t>Restauration</w:t>
      </w:r>
    </w:p>
    <w:p w14:paraId="74EF449C" w14:textId="0EF4D5FB" w:rsidR="003542EE" w:rsidRDefault="003542EE" w:rsidP="003542EE">
      <w:r w:rsidRPr="003542EE">
        <w:t xml:space="preserve">Le module de restauration devra offrir une expérience fluide et centralisée, permettant à Praemia REIM et à ses utilisateurs d’accéder aux informations </w:t>
      </w:r>
      <w:r w:rsidR="00C947B5">
        <w:t xml:space="preserve">et services </w:t>
      </w:r>
      <w:r w:rsidRPr="003542EE">
        <w:t>de restauration disponibles sur chaque site</w:t>
      </w:r>
      <w:r w:rsidR="00C947B5">
        <w:t xml:space="preserve"> (</w:t>
      </w:r>
      <w:r w:rsidR="00BE700E">
        <w:t>rechargement</w:t>
      </w:r>
      <w:r w:rsidR="00C947B5">
        <w:t xml:space="preserve">, consultation </w:t>
      </w:r>
      <w:r w:rsidR="001E7F7B">
        <w:t>menus</w:t>
      </w:r>
      <w:r w:rsidR="00C947B5">
        <w:t>, click &amp; collect)</w:t>
      </w:r>
      <w:r w:rsidRPr="003542EE">
        <w:t>, tout en facilitant la connexion et l’intégration avec les prestataires de restauration d’entreprise.</w:t>
      </w:r>
    </w:p>
    <w:p w14:paraId="3A88330C" w14:textId="77777777" w:rsidR="00C73F36" w:rsidRPr="003542EE" w:rsidRDefault="00C73F36" w:rsidP="003542EE"/>
    <w:p w14:paraId="06F5DF02" w14:textId="77777777" w:rsidR="00C73F36" w:rsidRPr="00E66E3B" w:rsidRDefault="00C73F36" w:rsidP="00E467C3"/>
    <w:p w14:paraId="28B042DF" w14:textId="0D93D88D" w:rsidR="00C947B5" w:rsidRDefault="00C947B5" w:rsidP="00CA633B">
      <w:pPr>
        <w:pStyle w:val="Titre6"/>
      </w:pPr>
      <w:bookmarkStart w:id="101" w:name="_Hlk212640301"/>
      <w:r>
        <w:lastRenderedPageBreak/>
        <w:t>Prestataires disposant d’un</w:t>
      </w:r>
      <w:r w:rsidR="00E75534">
        <w:t xml:space="preserve"> portail </w:t>
      </w:r>
      <w:r>
        <w:t>web</w:t>
      </w:r>
      <w:r w:rsidR="00032BBF">
        <w:t xml:space="preserve"> « responsive »</w:t>
      </w:r>
    </w:p>
    <w:p w14:paraId="4AC802BB" w14:textId="77777777" w:rsidR="00C947B5" w:rsidRDefault="00C947B5" w:rsidP="00C947B5"/>
    <w:p w14:paraId="3E478CAE" w14:textId="76CC68F3" w:rsidR="00C947B5" w:rsidRDefault="00C947B5" w:rsidP="00C947B5">
      <w:r>
        <w:t xml:space="preserve">Lorsque les prestataires de restauration disposent d’une application web responsive, il est attendu de la solution du soumissionnaire qu’elle puisse </w:t>
      </w:r>
      <w:r w:rsidR="00F87037">
        <w:t>« </w:t>
      </w:r>
      <w:r>
        <w:t>encapsuler</w:t>
      </w:r>
      <w:r w:rsidR="00F87037">
        <w:t> »</w:t>
      </w:r>
      <w:r>
        <w:t xml:space="preserve"> ce</w:t>
      </w:r>
      <w:r w:rsidR="00F87037">
        <w:t xml:space="preserve"> portail </w:t>
      </w:r>
      <w:r>
        <w:t xml:space="preserve">web </w:t>
      </w:r>
      <w:r w:rsidR="00C46E40">
        <w:t>(webview)</w:t>
      </w:r>
      <w:r>
        <w:t xml:space="preserve"> en apportant à l’utilisateur l’expérience la plus fluide possible, notamment sur l’authentification (SSO)</w:t>
      </w:r>
      <w:r w:rsidR="00214694">
        <w:t xml:space="preserve"> sous réserve de </w:t>
      </w:r>
      <w:r w:rsidR="000F5330">
        <w:t>faisabilité</w:t>
      </w:r>
      <w:r w:rsidR="005E7A62">
        <w:t xml:space="preserve"> technique par le prestataire</w:t>
      </w:r>
      <w:r>
        <w:t>.</w:t>
      </w:r>
    </w:p>
    <w:bookmarkEnd w:id="101"/>
    <w:p w14:paraId="26E4E8E4" w14:textId="77777777" w:rsidR="00C947B5" w:rsidRPr="00C947B5" w:rsidRDefault="00C947B5" w:rsidP="00C947B5"/>
    <w:p w14:paraId="407C2986" w14:textId="0C611114" w:rsidR="00CB0D99" w:rsidRDefault="00BB0021" w:rsidP="00CA633B">
      <w:pPr>
        <w:pStyle w:val="Titre6"/>
      </w:pPr>
      <w:r>
        <w:t>Prestataire ne disposant pas d’une application web</w:t>
      </w:r>
    </w:p>
    <w:p w14:paraId="50F58E6A" w14:textId="5CA72D53" w:rsidR="00336C8B" w:rsidRDefault="000F036B" w:rsidP="00336C8B">
      <w:r>
        <w:t xml:space="preserve">Pour les prestataires de restauration </w:t>
      </w:r>
      <w:r w:rsidR="00D951AC">
        <w:t>n</w:t>
      </w:r>
      <w:r w:rsidR="00C947B5">
        <w:t>e disposant pas d</w:t>
      </w:r>
      <w:r w:rsidR="00792752">
        <w:t>’application web</w:t>
      </w:r>
      <w:r w:rsidR="00D951AC">
        <w:t>,</w:t>
      </w:r>
      <w:r w:rsidR="00D85BD0">
        <w:t xml:space="preserve"> </w:t>
      </w:r>
      <w:r w:rsidR="00CA6E9F">
        <w:t>la solution du</w:t>
      </w:r>
      <w:r w:rsidR="00336C8B">
        <w:t xml:space="preserve"> soumissionnaire </w:t>
      </w:r>
      <w:r w:rsidR="00CA6E9F">
        <w:t>permettra</w:t>
      </w:r>
      <w:r w:rsidR="00336C8B">
        <w:t xml:space="preserve"> : </w:t>
      </w:r>
    </w:p>
    <w:p w14:paraId="51F9D349" w14:textId="35F47C05" w:rsidR="00C73F36" w:rsidRPr="00C73F36" w:rsidRDefault="00792752" w:rsidP="005F5039">
      <w:pPr>
        <w:numPr>
          <w:ilvl w:val="0"/>
          <w:numId w:val="37"/>
        </w:numPr>
      </w:pPr>
      <w:r>
        <w:t>L’affichage</w:t>
      </w:r>
      <w:r w:rsidR="00C73F36" w:rsidRPr="00C73F36">
        <w:t xml:space="preserve"> les menus dans une brique dédiée à la restauration</w:t>
      </w:r>
    </w:p>
    <w:p w14:paraId="782B830A" w14:textId="30549ED0" w:rsidR="00C73F36" w:rsidRPr="00C73F36" w:rsidRDefault="00792752" w:rsidP="005F5039">
      <w:pPr>
        <w:numPr>
          <w:ilvl w:val="0"/>
          <w:numId w:val="37"/>
        </w:numPr>
      </w:pPr>
      <w:r>
        <w:t>La</w:t>
      </w:r>
      <w:r w:rsidR="00CA6E9F">
        <w:t xml:space="preserve"> mise à jour du menu chaque semaine par le prestataire de restauration </w:t>
      </w:r>
      <w:r w:rsidR="00110CE3">
        <w:t xml:space="preserve">via </w:t>
      </w:r>
      <w:r w:rsidR="00CA6E9F">
        <w:t xml:space="preserve">une interface </w:t>
      </w:r>
      <w:r w:rsidR="000B473D">
        <w:t>de gestion</w:t>
      </w:r>
      <w:r w:rsidR="00E27C17">
        <w:t>, accessible au prestataire, en fonction de ses droits ou ajouté par l’hospitality manager du site.</w:t>
      </w:r>
    </w:p>
    <w:p w14:paraId="7306EDDA" w14:textId="77777777" w:rsidR="00AD4BE8" w:rsidRPr="00C73F36" w:rsidRDefault="00AD4BE8" w:rsidP="00AD4BE8">
      <w:pPr>
        <w:ind w:left="720"/>
      </w:pPr>
    </w:p>
    <w:tbl>
      <w:tblPr>
        <w:tblStyle w:val="Grilledutableau"/>
        <w:tblW w:w="90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D00CCC" w14:paraId="41F471C1" w14:textId="77777777" w:rsidTr="00740322">
        <w:trPr>
          <w:trHeight w:val="1933"/>
        </w:trPr>
        <w:tc>
          <w:tcPr>
            <w:tcW w:w="1564" w:type="dxa"/>
            <w:vAlign w:val="center"/>
          </w:tcPr>
          <w:p w14:paraId="6EA289B4" w14:textId="5E12F034" w:rsidR="00AD4BE8" w:rsidRDefault="00AD4BE8">
            <w:pPr>
              <w:jc w:val="center"/>
              <w:rPr>
                <w:color w:val="C00000"/>
              </w:rPr>
            </w:pPr>
            <w:r w:rsidRPr="004E1FF9">
              <w:rPr>
                <w:color w:val="C00000"/>
              </w:rPr>
              <w:t>Exigence n°</w:t>
            </w:r>
            <w:r>
              <w:rPr>
                <w:color w:val="C00000"/>
              </w:rPr>
              <w:t>3</w:t>
            </w:r>
            <w:r w:rsidR="00463BBF">
              <w:rPr>
                <w:color w:val="C00000"/>
              </w:rPr>
              <w:t>5</w:t>
            </w:r>
          </w:p>
          <w:p w14:paraId="6C89B6A6" w14:textId="2BF7EFA6" w:rsidR="00AD4BE8" w:rsidRPr="00DC28EC" w:rsidRDefault="00B95F13">
            <w:pPr>
              <w:jc w:val="center"/>
              <w:rPr>
                <w:i/>
                <w:iCs/>
              </w:rPr>
            </w:pPr>
            <w:r w:rsidRPr="00B95F13">
              <w:rPr>
                <w:i/>
                <w:iCs/>
                <w:sz w:val="20"/>
                <w:szCs w:val="20"/>
              </w:rPr>
              <w:t>Intégration avec les prestataires de restauration</w:t>
            </w:r>
          </w:p>
        </w:tc>
        <w:tc>
          <w:tcPr>
            <w:tcW w:w="7503" w:type="dxa"/>
            <w:vAlign w:val="center"/>
          </w:tcPr>
          <w:p w14:paraId="7A30ECAC" w14:textId="43DCB398" w:rsidR="00AD4BE8" w:rsidRDefault="00B95F13">
            <w:r w:rsidRPr="00B95F13">
              <w:t xml:space="preserve">La solution devra permettre une intégration fluide via </w:t>
            </w:r>
            <w:r w:rsidR="00D076D9">
              <w:t>Webview simple ou Webview SSO</w:t>
            </w:r>
            <w:r w:rsidRPr="00B95F13">
              <w:t xml:space="preserve"> avec les principaux prestataires de restauration </w:t>
            </w:r>
            <w:r w:rsidR="001D2031" w:rsidRPr="00B95F13">
              <w:t xml:space="preserve">d’entreprise </w:t>
            </w:r>
            <w:r w:rsidR="001D2031">
              <w:t>utilisés</w:t>
            </w:r>
            <w:r w:rsidR="00D076D9">
              <w:t xml:space="preserve"> par Praemia REIM : </w:t>
            </w:r>
            <w:r w:rsidRPr="00B95F13">
              <w:t>Sodexo, API, TimeChef, MRS, Tradirest, Lecointre, Baxter, Foodles</w:t>
            </w:r>
            <w:r w:rsidR="00BD7F10">
              <w:t xml:space="preserve">. </w:t>
            </w:r>
            <w:r w:rsidR="00BD7F10" w:rsidRPr="007517A2">
              <w:t>Le soumissionnaire précisera son niveau d’</w:t>
            </w:r>
            <w:r w:rsidR="001D2031" w:rsidRPr="007517A2">
              <w:t>interfaçage</w:t>
            </w:r>
            <w:r w:rsidR="00BD7F10" w:rsidRPr="007517A2">
              <w:t xml:space="preserve"> </w:t>
            </w:r>
            <w:r w:rsidR="000D5EAA">
              <w:t xml:space="preserve">(aucun, webview, webview SSO, voire API) </w:t>
            </w:r>
            <w:r w:rsidR="00BD7F10" w:rsidRPr="007517A2">
              <w:t>avec ces différents prestataires</w:t>
            </w:r>
            <w:r w:rsidR="009941ED">
              <w:t>.</w:t>
            </w:r>
          </w:p>
        </w:tc>
      </w:tr>
      <w:tr w:rsidR="00D00CCC" w14:paraId="3F5243BA" w14:textId="77777777" w:rsidTr="00740322">
        <w:tc>
          <w:tcPr>
            <w:tcW w:w="1564" w:type="dxa"/>
            <w:vAlign w:val="center"/>
          </w:tcPr>
          <w:p w14:paraId="1CABF875" w14:textId="0A544D18" w:rsidR="00AD4BE8" w:rsidRDefault="00AD4BE8">
            <w:pPr>
              <w:jc w:val="center"/>
              <w:rPr>
                <w:color w:val="C00000"/>
              </w:rPr>
            </w:pPr>
            <w:r w:rsidRPr="004E1FF9">
              <w:rPr>
                <w:color w:val="C00000"/>
              </w:rPr>
              <w:t>Exigence n°</w:t>
            </w:r>
            <w:r>
              <w:rPr>
                <w:color w:val="C00000"/>
              </w:rPr>
              <w:t>3</w:t>
            </w:r>
            <w:r w:rsidR="003023FD">
              <w:rPr>
                <w:color w:val="C00000"/>
              </w:rPr>
              <w:t>6</w:t>
            </w:r>
          </w:p>
          <w:p w14:paraId="0C676B70" w14:textId="5AB81E4A" w:rsidR="00AD4BE8" w:rsidRPr="004E1FF9" w:rsidRDefault="00A0025E">
            <w:pPr>
              <w:jc w:val="center"/>
              <w:rPr>
                <w:color w:val="C00000"/>
              </w:rPr>
            </w:pPr>
            <w:r w:rsidRPr="00A0025E">
              <w:rPr>
                <w:i/>
                <w:iCs/>
                <w:sz w:val="20"/>
                <w:szCs w:val="20"/>
              </w:rPr>
              <w:t>Affichage des menus</w:t>
            </w:r>
          </w:p>
        </w:tc>
        <w:tc>
          <w:tcPr>
            <w:tcW w:w="7503" w:type="dxa"/>
            <w:vAlign w:val="center"/>
          </w:tcPr>
          <w:p w14:paraId="76914D60" w14:textId="144817D4" w:rsidR="00AD4BE8" w:rsidRPr="00EF615E" w:rsidRDefault="00016710">
            <w:r w:rsidRPr="00016710">
              <w:t xml:space="preserve">La solution devra </w:t>
            </w:r>
            <w:r w:rsidR="008231B7">
              <w:t>permettre d’afficher</w:t>
            </w:r>
            <w:r w:rsidRPr="00016710">
              <w:t xml:space="preserve"> les menus sous </w:t>
            </w:r>
            <w:r w:rsidR="008231B7">
              <w:t>forme de fichier</w:t>
            </w:r>
            <w:r w:rsidRPr="00016710">
              <w:t xml:space="preserve"> </w:t>
            </w:r>
            <w:r w:rsidR="008231B7">
              <w:t>sur base des informations transmises ou intégré</w:t>
            </w:r>
            <w:r w:rsidRPr="00016710">
              <w:t xml:space="preserve"> par les prestataires</w:t>
            </w:r>
            <w:r w:rsidR="00C369E2">
              <w:t xml:space="preserve"> sur la plateforme</w:t>
            </w:r>
            <w:r w:rsidRPr="00016710">
              <w:t>.</w:t>
            </w:r>
          </w:p>
        </w:tc>
      </w:tr>
    </w:tbl>
    <w:p w14:paraId="3B3FB709" w14:textId="0F2B0C6D" w:rsidR="00A52BD6" w:rsidRPr="00A52BD6" w:rsidRDefault="00A52BD6" w:rsidP="00A52BD6"/>
    <w:p w14:paraId="0B3357A3" w14:textId="60F933ED" w:rsidR="00CE0AA3" w:rsidRPr="00CE0AA3" w:rsidRDefault="00E6081A" w:rsidP="00CE0AA3">
      <w:pPr>
        <w:pStyle w:val="Titre5"/>
      </w:pPr>
      <w:commentRangeStart w:id="102"/>
      <w:commentRangeStart w:id="103"/>
      <w:r>
        <w:t>Fitness &amp; bien-être</w:t>
      </w:r>
      <w:commentRangeEnd w:id="102"/>
      <w:r w:rsidR="00A27E1A">
        <w:rPr>
          <w:rStyle w:val="Marquedecommentaire"/>
          <w:sz w:val="22"/>
          <w:szCs w:val="22"/>
        </w:rPr>
        <w:commentReference w:id="102"/>
      </w:r>
      <w:commentRangeEnd w:id="103"/>
      <w:r w:rsidR="00B76A43" w:rsidRPr="00CE0AA3">
        <w:rPr>
          <w:rStyle w:val="Marquedecommentaire"/>
          <w:sz w:val="22"/>
          <w:szCs w:val="22"/>
        </w:rPr>
        <w:commentReference w:id="103"/>
      </w:r>
    </w:p>
    <w:p w14:paraId="7FBBD70A" w14:textId="01A88519" w:rsidR="00C32A0C" w:rsidRDefault="009F205D" w:rsidP="00F415C4">
      <w:r w:rsidRPr="009F205D">
        <w:t>Le module Fitness devra permettre aux utilisateurs des sites Praemia REIM d’accéder à l’ensemble des services liés aux activités sportives, qu’elles soient internes (salle de sport du site) ou proposées par des prestataires partenaires.</w:t>
      </w:r>
      <w:r w:rsidRPr="009F205D">
        <w:br/>
        <w:t>L’objectif est de centraliser la gestion des inscriptions, des paiements et des contenus sportifs tout en assurant une intégration fluide avec les opérateurs existants.</w:t>
      </w:r>
    </w:p>
    <w:p w14:paraId="06410458" w14:textId="77777777" w:rsidR="00CE0AA3" w:rsidRDefault="00CE0AA3" w:rsidP="009F205D"/>
    <w:p w14:paraId="3832F876" w14:textId="77777777" w:rsidR="00121DD3" w:rsidDel="00CE0AA3" w:rsidRDefault="00121DD3" w:rsidP="00F415C4"/>
    <w:p w14:paraId="1A0E5FDC" w14:textId="3CD022C4" w:rsidR="003507D1" w:rsidRPr="003507D1" w:rsidRDefault="00124B93" w:rsidP="00CA633B">
      <w:pPr>
        <w:pStyle w:val="Titre6"/>
      </w:pPr>
      <w:r w:rsidRPr="00E30BEC">
        <w:t xml:space="preserve">Prestataires disposant </w:t>
      </w:r>
      <w:r w:rsidRPr="00124B93">
        <w:t>d’un</w:t>
      </w:r>
      <w:r w:rsidR="00F415C4">
        <w:t xml:space="preserve"> portail </w:t>
      </w:r>
      <w:r w:rsidRPr="00124B93">
        <w:t>w</w:t>
      </w:r>
      <w:r w:rsidR="00F415C4">
        <w:t>eb</w:t>
      </w:r>
    </w:p>
    <w:p w14:paraId="3F4F2CA2" w14:textId="77777777" w:rsidR="00124B93" w:rsidRDefault="00124B93" w:rsidP="00124B93">
      <w:r>
        <w:t>Lorsque les prestataires de restauration disposent d’une application web responsive, il est attendu de la solution du soumissionnaire qu’elle puisse encapsuler cette application web en apportant à l’utilisateur l’expérience la plus fluide possible aux utilisateurs, notamment sur l’authentification (webview SSO) sous réserve de faisabilité technique par le prestataire.</w:t>
      </w:r>
    </w:p>
    <w:p w14:paraId="6734871E" w14:textId="77777777" w:rsidR="006D4FFA" w:rsidRDefault="006D4FFA" w:rsidP="006D4FFA"/>
    <w:p w14:paraId="7F4D15AC" w14:textId="0AC872D6" w:rsidR="00E30BEC" w:rsidRPr="00E30BEC" w:rsidRDefault="00E30BEC" w:rsidP="00CA633B">
      <w:pPr>
        <w:pStyle w:val="Titre6"/>
      </w:pPr>
      <w:r w:rsidRPr="00E30BEC">
        <w:t>Prestataires ne disposant pas d’un</w:t>
      </w:r>
      <w:r w:rsidR="00A67FE3">
        <w:t xml:space="preserve"> portail </w:t>
      </w:r>
      <w:r w:rsidRPr="00E30BEC">
        <w:t>web</w:t>
      </w:r>
    </w:p>
    <w:p w14:paraId="4B456A16" w14:textId="77777777" w:rsidR="00E30BEC" w:rsidRPr="00E30BEC" w:rsidRDefault="00E30BEC" w:rsidP="00E30BEC">
      <w:r w:rsidRPr="00E30BEC">
        <w:t>Pour les prestataires de fitness ne disposant pas de leur propre application, la solution du soumissionnaire devra permettre :</w:t>
      </w:r>
    </w:p>
    <w:p w14:paraId="4103988C" w14:textId="07C8E871" w:rsidR="00E30BEC" w:rsidRPr="002872B3" w:rsidRDefault="001D2031" w:rsidP="005F5039">
      <w:pPr>
        <w:numPr>
          <w:ilvl w:val="0"/>
          <w:numId w:val="77"/>
        </w:numPr>
      </w:pPr>
      <w:r w:rsidRPr="002872B3">
        <w:t>L’affichage</w:t>
      </w:r>
      <w:r w:rsidR="00E30BEC" w:rsidRPr="002872B3">
        <w:t xml:space="preserve"> des cours disponibles dans une brique dédiée au sport et au bien-être</w:t>
      </w:r>
    </w:p>
    <w:p w14:paraId="4200026F" w14:textId="63B7A60C" w:rsidR="00E30BEC" w:rsidRPr="002872B3" w:rsidRDefault="001D2031" w:rsidP="005F5039">
      <w:pPr>
        <w:numPr>
          <w:ilvl w:val="0"/>
          <w:numId w:val="77"/>
        </w:numPr>
      </w:pPr>
      <w:r w:rsidRPr="002872B3">
        <w:t>La</w:t>
      </w:r>
      <w:r w:rsidR="00E30BEC" w:rsidRPr="002872B3">
        <w:t xml:space="preserve"> </w:t>
      </w:r>
      <w:r w:rsidR="00E30BEC" w:rsidRPr="00E467C3">
        <w:t>réservation d’un cours ou d’une activité</w:t>
      </w:r>
      <w:r w:rsidR="00E30BEC" w:rsidRPr="002872B3">
        <w:t xml:space="preserve"> directement depuis l’application</w:t>
      </w:r>
    </w:p>
    <w:p w14:paraId="156A326B" w14:textId="5B5645D2" w:rsidR="00E30BEC" w:rsidRPr="002872B3" w:rsidRDefault="001D2031" w:rsidP="005F5039">
      <w:pPr>
        <w:numPr>
          <w:ilvl w:val="0"/>
          <w:numId w:val="77"/>
        </w:numPr>
      </w:pPr>
      <w:r w:rsidRPr="002872B3">
        <w:t>La</w:t>
      </w:r>
      <w:r w:rsidR="00E30BEC" w:rsidRPr="002872B3">
        <w:t xml:space="preserve"> </w:t>
      </w:r>
      <w:r w:rsidR="00E30BEC" w:rsidRPr="00E467C3">
        <w:t>mise à jour automatique des créneaux et disponibilités</w:t>
      </w:r>
      <w:r w:rsidR="00E30BEC" w:rsidRPr="002872B3">
        <w:t xml:space="preserve"> via une interface de gestion accessible au prestataire</w:t>
      </w:r>
    </w:p>
    <w:p w14:paraId="261D0166" w14:textId="73CABAB7" w:rsidR="00E30BEC" w:rsidRPr="002872B3" w:rsidRDefault="001D2031" w:rsidP="005F5039">
      <w:pPr>
        <w:numPr>
          <w:ilvl w:val="0"/>
          <w:numId w:val="77"/>
        </w:numPr>
      </w:pPr>
      <w:r w:rsidRPr="002872B3">
        <w:t>La</w:t>
      </w:r>
      <w:r w:rsidR="00E30BEC" w:rsidRPr="002872B3">
        <w:t xml:space="preserve"> </w:t>
      </w:r>
      <w:r w:rsidR="00E30BEC" w:rsidRPr="00E467C3">
        <w:t>consultation du programme sportif hebdomadaire ou mensuel</w:t>
      </w:r>
      <w:r w:rsidR="00E30BEC" w:rsidRPr="002872B3">
        <w:t>, avec intégration possible dans les agendas</w:t>
      </w:r>
    </w:p>
    <w:p w14:paraId="4D6A64C1" w14:textId="77777777" w:rsidR="00E30BEC" w:rsidRDefault="00E30BEC" w:rsidP="006D4FFA"/>
    <w:p w14:paraId="5432050C" w14:textId="77777777" w:rsidR="00214906" w:rsidRDefault="00214906" w:rsidP="00214906">
      <w:pPr>
        <w:ind w:left="720"/>
      </w:pPr>
    </w:p>
    <w:p w14:paraId="5B617540" w14:textId="77777777" w:rsidR="00214906" w:rsidRDefault="00214906" w:rsidP="00CA633B">
      <w:pPr>
        <w:pStyle w:val="Titre6"/>
      </w:pPr>
      <w:commentRangeStart w:id="104"/>
      <w:commentRangeStart w:id="105"/>
      <w:r w:rsidRPr="00214906">
        <w:lastRenderedPageBreak/>
        <w:t>Gestion des salles polyvalentes et des cours</w:t>
      </w:r>
      <w:commentRangeEnd w:id="104"/>
      <w:r w:rsidR="00AD7689">
        <w:rPr>
          <w:rStyle w:val="Marquedecommentaire"/>
          <w:sz w:val="22"/>
          <w:szCs w:val="22"/>
        </w:rPr>
        <w:commentReference w:id="104"/>
      </w:r>
      <w:commentRangeEnd w:id="105"/>
      <w:r w:rsidR="004C5F67">
        <w:rPr>
          <w:rStyle w:val="Marquedecommentaire"/>
          <w:sz w:val="22"/>
          <w:szCs w:val="22"/>
        </w:rPr>
        <w:commentReference w:id="105"/>
      </w:r>
    </w:p>
    <w:p w14:paraId="10C9F157" w14:textId="133B6F38" w:rsidR="00214906" w:rsidRPr="00214906" w:rsidRDefault="001056FC" w:rsidP="00214906">
      <w:r>
        <w:t>Sur certain site</w:t>
      </w:r>
      <w:r w:rsidR="00156CD7">
        <w:t xml:space="preserve"> en disposant pas d’un</w:t>
      </w:r>
      <w:r w:rsidR="00050F3C">
        <w:t xml:space="preserve"> prestataire de fitness</w:t>
      </w:r>
      <w:r w:rsidR="00336024">
        <w:t xml:space="preserve"> mais de salles mises à disposition des clients locataires, la solution du </w:t>
      </w:r>
      <w:r w:rsidR="00214906">
        <w:t xml:space="preserve">soumissionnaire devra </w:t>
      </w:r>
      <w:r w:rsidR="00336024">
        <w:t xml:space="preserve">permettre </w:t>
      </w:r>
      <w:r w:rsidR="00214906">
        <w:t xml:space="preserve">: </w:t>
      </w:r>
    </w:p>
    <w:p w14:paraId="54C99908" w14:textId="77777777" w:rsidR="00336024" w:rsidRPr="00214906" w:rsidRDefault="00336024" w:rsidP="00214906"/>
    <w:p w14:paraId="6D44337E" w14:textId="513A5554" w:rsidR="004C5F67" w:rsidRDefault="00336024" w:rsidP="005F5039">
      <w:pPr>
        <w:numPr>
          <w:ilvl w:val="0"/>
          <w:numId w:val="38"/>
        </w:numPr>
      </w:pPr>
      <w:r>
        <w:t>La</w:t>
      </w:r>
      <w:r w:rsidR="006A6DA4">
        <w:t xml:space="preserve"> visualisation </w:t>
      </w:r>
      <w:r w:rsidR="004924D1">
        <w:t>d</w:t>
      </w:r>
      <w:r w:rsidR="002A6188">
        <w:t>’un planning</w:t>
      </w:r>
      <w:r w:rsidR="00C020C0">
        <w:t xml:space="preserve"> d’</w:t>
      </w:r>
      <w:r w:rsidR="002A6188">
        <w:t>évènements</w:t>
      </w:r>
      <w:r w:rsidR="00C020C0">
        <w:t xml:space="preserve"> de types</w:t>
      </w:r>
      <w:r w:rsidR="004924D1">
        <w:t xml:space="preserve"> cours</w:t>
      </w:r>
      <w:r w:rsidR="00214906" w:rsidRPr="00214906">
        <w:t xml:space="preserve"> </w:t>
      </w:r>
      <w:r w:rsidR="004924D1">
        <w:t>et la possibilité de réserver</w:t>
      </w:r>
      <w:r w:rsidR="00214906" w:rsidRPr="00214906">
        <w:t xml:space="preserve"> depuis l’application (ex. yoga, </w:t>
      </w:r>
      <w:r w:rsidR="001D2031" w:rsidRPr="00214906">
        <w:t>Pilates</w:t>
      </w:r>
      <w:r w:rsidR="00214906" w:rsidRPr="00214906">
        <w:t>, renforcement musculaire, etc.)</w:t>
      </w:r>
    </w:p>
    <w:p w14:paraId="0457B3D7" w14:textId="2B6AEC9F" w:rsidR="00214906" w:rsidRPr="00214906" w:rsidRDefault="006428C9" w:rsidP="005F5039">
      <w:pPr>
        <w:numPr>
          <w:ilvl w:val="0"/>
          <w:numId w:val="38"/>
        </w:numPr>
      </w:pPr>
      <w:r>
        <w:t>La confirmation</w:t>
      </w:r>
      <w:r w:rsidR="00D14D6D">
        <w:t xml:space="preserve"> </w:t>
      </w:r>
      <w:r w:rsidR="001D2031">
        <w:t>d’une</w:t>
      </w:r>
      <w:r w:rsidR="00214906" w:rsidRPr="00214906">
        <w:t xml:space="preserve"> notification (push, e-mail ou SMS) de confirmation ou d’annulation d’inscriptio</w:t>
      </w:r>
      <w:r w:rsidR="00214906">
        <w:t>n</w:t>
      </w:r>
    </w:p>
    <w:p w14:paraId="04088F05" w14:textId="77777777" w:rsidR="00D14D6D" w:rsidRPr="00214906" w:rsidRDefault="00D14D6D" w:rsidP="005F5039">
      <w:pPr>
        <w:numPr>
          <w:ilvl w:val="0"/>
          <w:numId w:val="38"/>
        </w:numPr>
      </w:pPr>
      <w:r>
        <w:t>La possibilité pour l’utilisateur d’inscrire l’événement dans son calendrier (ex. via un fichier ICS)</w:t>
      </w:r>
    </w:p>
    <w:p w14:paraId="3345F7B1" w14:textId="793D455B" w:rsidR="00D14D6D" w:rsidRPr="00214906" w:rsidRDefault="00D14D6D" w:rsidP="005F5039">
      <w:pPr>
        <w:numPr>
          <w:ilvl w:val="0"/>
          <w:numId w:val="38"/>
        </w:numPr>
      </w:pPr>
      <w:r>
        <w:t>Le</w:t>
      </w:r>
      <w:r w:rsidRPr="00214906">
        <w:t xml:space="preserve"> </w:t>
      </w:r>
      <w:r>
        <w:t>suivi</w:t>
      </w:r>
      <w:r w:rsidRPr="00214906">
        <w:t xml:space="preserve"> </w:t>
      </w:r>
      <w:r>
        <w:t>des réservations</w:t>
      </w:r>
      <w:r w:rsidRPr="00214906">
        <w:t xml:space="preserve">, avec l’historique et le statut </w:t>
      </w:r>
    </w:p>
    <w:p w14:paraId="339B02FE" w14:textId="46974DA0" w:rsidR="00214906" w:rsidRPr="00214906" w:rsidRDefault="009A550E" w:rsidP="005F5039">
      <w:pPr>
        <w:numPr>
          <w:ilvl w:val="0"/>
          <w:numId w:val="38"/>
        </w:numPr>
      </w:pPr>
      <w:r>
        <w:t>Un</w:t>
      </w:r>
      <w:r w:rsidR="00214906" w:rsidRPr="00214906">
        <w:t xml:space="preserve"> système de check-in</w:t>
      </w:r>
      <w:r>
        <w:t xml:space="preserve">, à la main du gestionnaire, </w:t>
      </w:r>
      <w:r w:rsidR="00214906" w:rsidRPr="00214906">
        <w:t xml:space="preserve">pour confirmer la présence des participants et limiter les </w:t>
      </w:r>
      <w:r w:rsidR="002C7C19">
        <w:t>absences</w:t>
      </w:r>
    </w:p>
    <w:p w14:paraId="0B382651" w14:textId="583BE6F6" w:rsidR="00C30606" w:rsidRPr="00214906" w:rsidRDefault="00B34AA4" w:rsidP="00E467C3">
      <w:r>
        <w:t xml:space="preserve"> </w:t>
      </w:r>
    </w:p>
    <w:p w14:paraId="057C39F9" w14:textId="77777777" w:rsidR="005439DD" w:rsidRDefault="005439DD" w:rsidP="005439DD"/>
    <w:tbl>
      <w:tblPr>
        <w:tblStyle w:val="Grilledutableau"/>
        <w:tblW w:w="90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5439DD" w14:paraId="00A356EE" w14:textId="77777777" w:rsidTr="00627A11">
        <w:trPr>
          <w:trHeight w:val="1669"/>
        </w:trPr>
        <w:tc>
          <w:tcPr>
            <w:tcW w:w="1564" w:type="dxa"/>
            <w:vAlign w:val="center"/>
          </w:tcPr>
          <w:p w14:paraId="09C8BC3C" w14:textId="77777777" w:rsidR="005439DD" w:rsidRDefault="005439DD">
            <w:pPr>
              <w:jc w:val="center"/>
              <w:rPr>
                <w:color w:val="C00000"/>
              </w:rPr>
            </w:pPr>
            <w:r w:rsidRPr="004E1FF9">
              <w:rPr>
                <w:color w:val="C00000"/>
              </w:rPr>
              <w:t>Exigence n°</w:t>
            </w:r>
            <w:r>
              <w:rPr>
                <w:color w:val="C00000"/>
              </w:rPr>
              <w:t>xx</w:t>
            </w:r>
          </w:p>
          <w:p w14:paraId="74E9F4CE" w14:textId="77777777" w:rsidR="005439DD" w:rsidRPr="00DC28EC" w:rsidRDefault="005439DD">
            <w:pPr>
              <w:jc w:val="center"/>
              <w:rPr>
                <w:i/>
                <w:iCs/>
              </w:rPr>
            </w:pPr>
            <w:r w:rsidRPr="00B95F13">
              <w:rPr>
                <w:i/>
                <w:iCs/>
                <w:sz w:val="20"/>
                <w:szCs w:val="20"/>
              </w:rPr>
              <w:t xml:space="preserve">Intégration avec les prestataires de </w:t>
            </w:r>
            <w:r>
              <w:rPr>
                <w:i/>
                <w:iCs/>
                <w:sz w:val="20"/>
                <w:szCs w:val="20"/>
              </w:rPr>
              <w:t>fitness</w:t>
            </w:r>
          </w:p>
        </w:tc>
        <w:tc>
          <w:tcPr>
            <w:tcW w:w="7503" w:type="dxa"/>
            <w:vAlign w:val="center"/>
          </w:tcPr>
          <w:p w14:paraId="4E6166B7" w14:textId="77777777" w:rsidR="005439DD" w:rsidRDefault="005439DD">
            <w:r w:rsidRPr="00B95F13">
              <w:t xml:space="preserve">La solution devra permettre une intégration fluide via </w:t>
            </w:r>
            <w:r>
              <w:t>Webview simple ou Webview SSO</w:t>
            </w:r>
            <w:r w:rsidRPr="00B95F13">
              <w:t xml:space="preserve"> avec les principaux prestataires de </w:t>
            </w:r>
            <w:r>
              <w:t>fitness</w:t>
            </w:r>
            <w:r w:rsidRPr="00B95F13">
              <w:t xml:space="preserve"> d’entreprise </w:t>
            </w:r>
            <w:r>
              <w:t>utilisés par Praemia REIM : Corporate Gym, Fitness Corporate, MMSport, Wellness Training, Urban Challenge, Resamania, ou équivalents.</w:t>
            </w:r>
          </w:p>
          <w:p w14:paraId="09AE5945" w14:textId="43A8296B" w:rsidR="003A5801" w:rsidRDefault="005439DD">
            <w:r w:rsidRPr="007517A2">
              <w:t xml:space="preserve">Le soumissionnaire précisera </w:t>
            </w:r>
            <w:r>
              <w:t xml:space="preserve">dans son offre </w:t>
            </w:r>
            <w:r w:rsidRPr="007517A2">
              <w:t xml:space="preserve">son niveau </w:t>
            </w:r>
            <w:r>
              <w:t>d’interfaçage technique (API, Webview, SSO)</w:t>
            </w:r>
            <w:r w:rsidRPr="007517A2">
              <w:t xml:space="preserve"> avec ces prestataires</w:t>
            </w:r>
            <w:r>
              <w:t>.</w:t>
            </w:r>
          </w:p>
        </w:tc>
      </w:tr>
      <w:tr w:rsidR="005439DD" w14:paraId="43895C9A" w14:textId="77777777" w:rsidTr="00627A11">
        <w:tc>
          <w:tcPr>
            <w:tcW w:w="1564" w:type="dxa"/>
            <w:vAlign w:val="center"/>
          </w:tcPr>
          <w:p w14:paraId="154A980B" w14:textId="77777777" w:rsidR="005439DD" w:rsidRDefault="005439DD">
            <w:pPr>
              <w:jc w:val="center"/>
              <w:rPr>
                <w:color w:val="C00000"/>
              </w:rPr>
            </w:pPr>
            <w:r w:rsidRPr="004E1FF9">
              <w:rPr>
                <w:color w:val="C00000"/>
              </w:rPr>
              <w:t>Exigence n°</w:t>
            </w:r>
            <w:r>
              <w:rPr>
                <w:color w:val="C00000"/>
              </w:rPr>
              <w:t>36</w:t>
            </w:r>
          </w:p>
          <w:p w14:paraId="69B79E95" w14:textId="77777777" w:rsidR="005439DD" w:rsidRPr="004E1FF9" w:rsidRDefault="005439DD">
            <w:pPr>
              <w:jc w:val="center"/>
              <w:rPr>
                <w:color w:val="C00000"/>
              </w:rPr>
            </w:pPr>
            <w:r w:rsidRPr="00145A0B">
              <w:rPr>
                <w:i/>
                <w:iCs/>
                <w:sz w:val="20"/>
                <w:szCs w:val="20"/>
              </w:rPr>
              <w:t>Affichage et gestion des programmes sportifs</w:t>
            </w:r>
          </w:p>
        </w:tc>
        <w:tc>
          <w:tcPr>
            <w:tcW w:w="7503" w:type="dxa"/>
            <w:vAlign w:val="center"/>
          </w:tcPr>
          <w:p w14:paraId="277EB8EE" w14:textId="4BA813DF" w:rsidR="005439DD" w:rsidRPr="00EF615E" w:rsidRDefault="005439DD">
            <w:r w:rsidRPr="00016710">
              <w:t xml:space="preserve">La solution devra </w:t>
            </w:r>
            <w:r>
              <w:t>permettre</w:t>
            </w:r>
            <w:r w:rsidR="007A10DA">
              <w:t xml:space="preserve"> en natif</w:t>
            </w:r>
            <w:r>
              <w:t xml:space="preserve"> d’afficher</w:t>
            </w:r>
            <w:r w:rsidRPr="00016710">
              <w:t xml:space="preserve"> </w:t>
            </w:r>
            <w:r w:rsidR="00406880">
              <w:t>un planning de</w:t>
            </w:r>
            <w:r w:rsidR="00406880" w:rsidRPr="00016710">
              <w:t xml:space="preserve"> </w:t>
            </w:r>
            <w:r>
              <w:t>cours, activités et programmes sportifs à jour</w:t>
            </w:r>
            <w:r w:rsidR="00406880">
              <w:t xml:space="preserve"> et de </w:t>
            </w:r>
            <w:r w:rsidR="00442075">
              <w:t xml:space="preserve">suivre et </w:t>
            </w:r>
            <w:r w:rsidR="00406880">
              <w:t>gérer les réservations</w:t>
            </w:r>
            <w:r w:rsidR="00442075">
              <w:t xml:space="preserve"> pour les utilisateurs</w:t>
            </w:r>
            <w:r w:rsidR="003A5801">
              <w:t>, ainsi qu’un export d</w:t>
            </w:r>
            <w:r w:rsidR="00442075">
              <w:t>es</w:t>
            </w:r>
            <w:r w:rsidR="007032C6">
              <w:t xml:space="preserve"> réservations</w:t>
            </w:r>
            <w:r w:rsidR="00442075">
              <w:t xml:space="preserve"> </w:t>
            </w:r>
            <w:r w:rsidR="003A5801">
              <w:t>vers</w:t>
            </w:r>
            <w:r w:rsidR="00442075">
              <w:t xml:space="preserve"> le calendrier</w:t>
            </w:r>
            <w:r w:rsidR="003A5801">
              <w:t xml:space="preserve"> de l’utilisateur.</w:t>
            </w:r>
          </w:p>
        </w:tc>
      </w:tr>
    </w:tbl>
    <w:p w14:paraId="373DE4B8" w14:textId="77777777" w:rsidR="00214906" w:rsidRPr="002C7A5A" w:rsidRDefault="00214906" w:rsidP="00214906"/>
    <w:p w14:paraId="58122324" w14:textId="1F66F970" w:rsidR="000E18B3" w:rsidRPr="000E18B3" w:rsidRDefault="000E18B3" w:rsidP="000E18B3"/>
    <w:p w14:paraId="430485B3" w14:textId="4271F1DF" w:rsidR="000E18B3" w:rsidRDefault="000E18B3" w:rsidP="000D5F15">
      <w:pPr>
        <w:pStyle w:val="Titre5"/>
      </w:pPr>
      <w:commentRangeStart w:id="106"/>
      <w:commentRangeStart w:id="107"/>
      <w:r>
        <w:t>Conciergerie</w:t>
      </w:r>
      <w:commentRangeEnd w:id="106"/>
      <w:r w:rsidR="00267119" w:rsidRPr="00484673">
        <w:rPr>
          <w:rStyle w:val="Marquedecommentaire"/>
          <w:sz w:val="22"/>
          <w:szCs w:val="22"/>
        </w:rPr>
        <w:commentReference w:id="106"/>
      </w:r>
      <w:commentRangeEnd w:id="107"/>
      <w:r w:rsidR="007D5591">
        <w:rPr>
          <w:rStyle w:val="Marquedecommentaire"/>
          <w:sz w:val="22"/>
          <w:szCs w:val="22"/>
        </w:rPr>
        <w:commentReference w:id="107"/>
      </w:r>
    </w:p>
    <w:p w14:paraId="7AA7FC46" w14:textId="1875DC56" w:rsidR="0075793D" w:rsidRDefault="0075793D" w:rsidP="0075793D">
      <w:r>
        <w:t>Le module de conciergerie devra offrir une expérience fluide, personnalisée et centralisée, permettant aux occupants et locataires d’accéder facilement à un ensemble de services du quotidien proposés sur chaque site Praemia REIM (pressing, retouche, cordonnerie, livraison, aide administrative, etc.).</w:t>
      </w:r>
      <w:r w:rsidR="00FD36FB">
        <w:t xml:space="preserve"> </w:t>
      </w:r>
      <w:r>
        <w:t xml:space="preserve">La solution devra également faciliter l’intégration technique et opérationnelle avec les prestataires de conciergerie, qu’ils disposent ou non de leur propre </w:t>
      </w:r>
      <w:r w:rsidR="00FD36FB">
        <w:t>portail web</w:t>
      </w:r>
      <w:r>
        <w:t>.</w:t>
      </w:r>
    </w:p>
    <w:p w14:paraId="21B2BA50" w14:textId="77777777" w:rsidR="007D3543" w:rsidRDefault="007D3543" w:rsidP="007D3543"/>
    <w:p w14:paraId="6B198B36" w14:textId="77777777" w:rsidR="00412991" w:rsidRPr="00412991" w:rsidRDefault="00412991" w:rsidP="00CA633B">
      <w:pPr>
        <w:pStyle w:val="Titre6"/>
      </w:pPr>
      <w:r w:rsidRPr="00412991">
        <w:t>Prestataires disposant d’une application web</w:t>
      </w:r>
    </w:p>
    <w:p w14:paraId="4DFE88BC" w14:textId="77777777" w:rsidR="00412991" w:rsidRPr="00412991" w:rsidRDefault="00412991" w:rsidP="00412991">
      <w:r w:rsidRPr="00412991">
        <w:t xml:space="preserve">Lorsque les prestataires de conciergerie disposent d’une </w:t>
      </w:r>
      <w:r w:rsidRPr="007D5591">
        <w:t>application web responsive</w:t>
      </w:r>
      <w:r w:rsidRPr="00412991">
        <w:t xml:space="preserve">, la solution devra permettre leur </w:t>
      </w:r>
      <w:r w:rsidRPr="007D5591">
        <w:t>intégration via Webview ou Webview SSO</w:t>
      </w:r>
      <w:r w:rsidRPr="00412991">
        <w:t xml:space="preserve">, afin d’offrir une </w:t>
      </w:r>
      <w:r w:rsidRPr="007D5591">
        <w:t>expérience homogène et sans rupture</w:t>
      </w:r>
      <w:r w:rsidRPr="00412991">
        <w:t xml:space="preserve"> pour l’utilisateur final.</w:t>
      </w:r>
      <w:r w:rsidRPr="00412991">
        <w:br/>
        <w:t xml:space="preserve">Cette intégration devra permettre la </w:t>
      </w:r>
      <w:r w:rsidRPr="007D5591">
        <w:t>connexion automatique</w:t>
      </w:r>
      <w:r w:rsidRPr="00412991">
        <w:t xml:space="preserve">, la </w:t>
      </w:r>
      <w:r w:rsidRPr="007D5591">
        <w:t>consultation des offres disponibles</w:t>
      </w:r>
      <w:r w:rsidRPr="00412991">
        <w:t xml:space="preserve">, le </w:t>
      </w:r>
      <w:r w:rsidRPr="007D5591">
        <w:t>suivi des commandes</w:t>
      </w:r>
      <w:r w:rsidRPr="00412991">
        <w:t xml:space="preserve"> et la </w:t>
      </w:r>
      <w:r w:rsidRPr="007D5591">
        <w:t>remontée des informations transactionnelles</w:t>
      </w:r>
      <w:r w:rsidRPr="00412991">
        <w:t xml:space="preserve"> (statut, date de retrait ou de livraison).</w:t>
      </w:r>
    </w:p>
    <w:p w14:paraId="27F08C95" w14:textId="77777777" w:rsidR="004731ED" w:rsidRPr="00412991" w:rsidRDefault="004731ED" w:rsidP="00412991"/>
    <w:p w14:paraId="38D0605A" w14:textId="77777777" w:rsidR="00412991" w:rsidRPr="00412991" w:rsidRDefault="00412991" w:rsidP="00CA633B">
      <w:pPr>
        <w:pStyle w:val="Titre6"/>
      </w:pPr>
      <w:r w:rsidRPr="00412991">
        <w:t>Prestataires ne disposant pas d’une application web</w:t>
      </w:r>
    </w:p>
    <w:p w14:paraId="36EF1D3F" w14:textId="70C633B3" w:rsidR="00412991" w:rsidRDefault="00412991" w:rsidP="00E467C3">
      <w:r w:rsidRPr="00412991">
        <w:t>Pour les prestataires de conciergerie ne disposant pas d’un outil digital, la solution du soumissionnaire devra pe</w:t>
      </w:r>
      <w:r w:rsidR="007437EE">
        <w:t>rmettre la consultation de l’offre de service</w:t>
      </w:r>
      <w:r w:rsidR="00A56B09">
        <w:t xml:space="preserve"> proposée par le prestataire sous forme de fichier PDF.</w:t>
      </w:r>
    </w:p>
    <w:p w14:paraId="39C492AC" w14:textId="77777777" w:rsidR="00B0628E" w:rsidRPr="00412991" w:rsidRDefault="00B0628E" w:rsidP="00E467C3">
      <w:pPr>
        <w:ind w:left="720"/>
      </w:pPr>
    </w:p>
    <w:p w14:paraId="7770F6F0" w14:textId="77777777" w:rsidR="00BF1C53" w:rsidRDefault="00BF1C53" w:rsidP="007D3543"/>
    <w:tbl>
      <w:tblPr>
        <w:tblStyle w:val="Grilledutableau"/>
        <w:tblW w:w="906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6952"/>
      </w:tblGrid>
      <w:tr w:rsidR="00237042" w14:paraId="40C7E884" w14:textId="77777777" w:rsidTr="003A0E7B">
        <w:trPr>
          <w:trHeight w:val="1272"/>
        </w:trPr>
        <w:tc>
          <w:tcPr>
            <w:tcW w:w="2115" w:type="dxa"/>
            <w:vAlign w:val="center"/>
          </w:tcPr>
          <w:p w14:paraId="22B4782D" w14:textId="77777777" w:rsidR="00237042" w:rsidRDefault="00237042" w:rsidP="003A0E7B">
            <w:pPr>
              <w:jc w:val="center"/>
              <w:rPr>
                <w:color w:val="C00000"/>
              </w:rPr>
            </w:pPr>
            <w:r w:rsidRPr="004E1FF9">
              <w:rPr>
                <w:color w:val="C00000"/>
              </w:rPr>
              <w:lastRenderedPageBreak/>
              <w:t>Exigence n°</w:t>
            </w:r>
            <w:r>
              <w:rPr>
                <w:color w:val="C00000"/>
              </w:rPr>
              <w:t>xx</w:t>
            </w:r>
          </w:p>
          <w:p w14:paraId="007312D2" w14:textId="3E61145C" w:rsidR="00237042" w:rsidRPr="00DC28EC" w:rsidRDefault="00D64DF7" w:rsidP="003A0E7B">
            <w:pPr>
              <w:jc w:val="center"/>
              <w:rPr>
                <w:i/>
                <w:iCs/>
              </w:rPr>
            </w:pPr>
            <w:r w:rsidRPr="00D64DF7">
              <w:rPr>
                <w:i/>
                <w:iCs/>
                <w:sz w:val="20"/>
                <w:szCs w:val="20"/>
              </w:rPr>
              <w:t>Intégration avec les prestataires de conciergerie</w:t>
            </w:r>
          </w:p>
        </w:tc>
        <w:tc>
          <w:tcPr>
            <w:tcW w:w="6952" w:type="dxa"/>
            <w:vAlign w:val="center"/>
          </w:tcPr>
          <w:p w14:paraId="3F1A8D7B" w14:textId="6B3A5BD8" w:rsidR="00F210E5" w:rsidRDefault="00F210E5" w:rsidP="00847C42">
            <w:r>
              <w:t xml:space="preserve">La solution devra permettre une intégration fluide via Webview ou Webview SSO avec les </w:t>
            </w:r>
            <w:commentRangeStart w:id="108"/>
            <w:commentRangeStart w:id="109"/>
            <w:r>
              <w:t>principaux prestataires de conciergerie du marché.</w:t>
            </w:r>
            <w:commentRangeEnd w:id="108"/>
            <w:r w:rsidR="002110B9">
              <w:rPr>
                <w:rStyle w:val="Marquedecommentaire"/>
                <w:sz w:val="22"/>
                <w:szCs w:val="22"/>
              </w:rPr>
              <w:commentReference w:id="108"/>
            </w:r>
            <w:commentRangeEnd w:id="109"/>
            <w:r w:rsidR="00467625">
              <w:rPr>
                <w:rStyle w:val="Marquedecommentaire"/>
                <w:sz w:val="22"/>
                <w:szCs w:val="22"/>
              </w:rPr>
              <w:commentReference w:id="109"/>
            </w:r>
          </w:p>
          <w:p w14:paraId="42D6AD6C" w14:textId="77777777" w:rsidR="00237042" w:rsidRDefault="00A713E7" w:rsidP="00847C42">
            <w:r w:rsidRPr="007517A2">
              <w:t xml:space="preserve">Le soumissionnaire précisera </w:t>
            </w:r>
            <w:r>
              <w:t xml:space="preserve">dans son offre </w:t>
            </w:r>
            <w:r w:rsidRPr="007517A2">
              <w:t xml:space="preserve">son niveau </w:t>
            </w:r>
            <w:r>
              <w:t>d’interfaçage technique (API, Webview, SSO)</w:t>
            </w:r>
            <w:r w:rsidRPr="007517A2">
              <w:t xml:space="preserve"> avec ces prestataires</w:t>
            </w:r>
            <w:r>
              <w:t>.</w:t>
            </w:r>
          </w:p>
        </w:tc>
      </w:tr>
    </w:tbl>
    <w:p w14:paraId="5E9CDB81" w14:textId="77777777" w:rsidR="00A468CA" w:rsidRDefault="00A468CA" w:rsidP="007D3543"/>
    <w:p w14:paraId="229579A8" w14:textId="296E9AFB" w:rsidR="00157AFE" w:rsidRDefault="0004285A" w:rsidP="007F40D4">
      <w:pPr>
        <w:pStyle w:val="Titre5"/>
      </w:pPr>
      <w:r>
        <w:t>Cartographie</w:t>
      </w:r>
      <w:r w:rsidR="00DE22D2">
        <w:t xml:space="preserve"> (P3 – Optionnel)</w:t>
      </w:r>
    </w:p>
    <w:p w14:paraId="7D801707" w14:textId="3A4140D4" w:rsidR="004226A8" w:rsidRPr="004226A8" w:rsidRDefault="004226A8" w:rsidP="004226A8">
      <w:r w:rsidRPr="004226A8">
        <w:t xml:space="preserve">La solution </w:t>
      </w:r>
      <w:r w:rsidR="00DD7F8B">
        <w:t>pourra</w:t>
      </w:r>
      <w:r w:rsidR="00DD7F8B" w:rsidRPr="004226A8">
        <w:t xml:space="preserve"> </w:t>
      </w:r>
      <w:r w:rsidRPr="004226A8">
        <w:t>proposer une cartographie interactive du site, permettant :</w:t>
      </w:r>
    </w:p>
    <w:p w14:paraId="36005FBB" w14:textId="0168AC3F" w:rsidR="004226A8" w:rsidRPr="004226A8" w:rsidRDefault="001D2031" w:rsidP="005F5039">
      <w:pPr>
        <w:numPr>
          <w:ilvl w:val="0"/>
          <w:numId w:val="69"/>
        </w:numPr>
      </w:pPr>
      <w:r w:rsidRPr="004226A8">
        <w:t>La</w:t>
      </w:r>
      <w:r w:rsidR="004226A8" w:rsidRPr="004226A8">
        <w:t xml:space="preserve"> localisation des espaces, équipements, zones techniques et services disponibles</w:t>
      </w:r>
    </w:p>
    <w:p w14:paraId="476549E5" w14:textId="713026E3" w:rsidR="004226A8" w:rsidRDefault="001D2031" w:rsidP="005F5039">
      <w:pPr>
        <w:numPr>
          <w:ilvl w:val="0"/>
          <w:numId w:val="69"/>
        </w:numPr>
      </w:pPr>
      <w:r w:rsidRPr="004226A8">
        <w:t>La</w:t>
      </w:r>
      <w:r w:rsidR="004226A8" w:rsidRPr="004226A8">
        <w:t xml:space="preserve"> navigation fluide sur plan 2D, avec possibilité de zoom, filtres (type d’espace, disponibilité, service) et recherche par mot-clé</w:t>
      </w:r>
    </w:p>
    <w:p w14:paraId="443C8328" w14:textId="77777777" w:rsidR="00BC312D" w:rsidRPr="004226A8" w:rsidRDefault="00BC312D" w:rsidP="00BC312D">
      <w:pPr>
        <w:ind w:left="720"/>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A468CA" w14:paraId="48EEC197" w14:textId="77777777" w:rsidTr="00627A11">
        <w:tc>
          <w:tcPr>
            <w:tcW w:w="1564" w:type="dxa"/>
            <w:vAlign w:val="center"/>
          </w:tcPr>
          <w:p w14:paraId="29345268" w14:textId="59BD55F3" w:rsidR="00A468CA" w:rsidRDefault="00A468CA" w:rsidP="00A260A7">
            <w:pPr>
              <w:jc w:val="center"/>
              <w:rPr>
                <w:color w:val="C00000"/>
              </w:rPr>
            </w:pPr>
            <w:r w:rsidRPr="004E1FF9">
              <w:rPr>
                <w:color w:val="C00000"/>
              </w:rPr>
              <w:t>Exigence n°</w:t>
            </w:r>
            <w:r>
              <w:rPr>
                <w:color w:val="C00000"/>
              </w:rPr>
              <w:t>xx</w:t>
            </w:r>
          </w:p>
          <w:p w14:paraId="57AFDB98" w14:textId="7460E6B8" w:rsidR="009327F7" w:rsidRDefault="009327F7" w:rsidP="00FF0234">
            <w:pPr>
              <w:jc w:val="center"/>
              <w:rPr>
                <w:color w:val="C00000"/>
              </w:rPr>
            </w:pPr>
            <w:r>
              <w:rPr>
                <w:color w:val="C00000"/>
              </w:rPr>
              <w:t>(</w:t>
            </w:r>
            <w:r w:rsidR="00740322">
              <w:rPr>
                <w:color w:val="C00000"/>
              </w:rPr>
              <w:t>Optionnel</w:t>
            </w:r>
            <w:r>
              <w:rPr>
                <w:color w:val="C00000"/>
              </w:rPr>
              <w:t>)</w:t>
            </w:r>
          </w:p>
          <w:p w14:paraId="574A1CEC" w14:textId="44801BA7" w:rsidR="00A468CA" w:rsidRPr="00DC28EC" w:rsidRDefault="00BC312D" w:rsidP="00A260A7">
            <w:pPr>
              <w:jc w:val="center"/>
              <w:rPr>
                <w:i/>
                <w:iCs/>
              </w:rPr>
            </w:pPr>
            <w:r w:rsidRPr="00BC312D">
              <w:rPr>
                <w:i/>
                <w:iCs/>
                <w:sz w:val="20"/>
                <w:szCs w:val="20"/>
              </w:rPr>
              <w:t xml:space="preserve">Cartographie </w:t>
            </w:r>
            <w:r w:rsidR="00DA0C74">
              <w:rPr>
                <w:i/>
                <w:iCs/>
                <w:sz w:val="20"/>
                <w:szCs w:val="20"/>
              </w:rPr>
              <w:t>intérieure</w:t>
            </w:r>
          </w:p>
        </w:tc>
        <w:tc>
          <w:tcPr>
            <w:tcW w:w="7503" w:type="dxa"/>
            <w:vAlign w:val="center"/>
          </w:tcPr>
          <w:p w14:paraId="51446BF7" w14:textId="01B1A46C" w:rsidR="00A468CA" w:rsidRDefault="00BC312D" w:rsidP="00A260A7">
            <w:r w:rsidRPr="00BC312D">
              <w:t>La solution devra intégrer une cartographie 2D, permettant la localisation, la recherche et la visualisation contextuelle des espaces et équipements techniques du site.</w:t>
            </w:r>
            <w:r w:rsidR="009327F7">
              <w:t xml:space="preserve"> Cette cartographie devra </w:t>
            </w:r>
            <w:r w:rsidR="00350759">
              <w:t xml:space="preserve">être interactive afin de </w:t>
            </w:r>
            <w:r w:rsidR="00DA0C74">
              <w:t>permettre des actions contextuelles telles que déclarer un incident ou réserver une salle.</w:t>
            </w:r>
          </w:p>
        </w:tc>
      </w:tr>
    </w:tbl>
    <w:p w14:paraId="1E64B213" w14:textId="77777777" w:rsidR="007F40D4" w:rsidRDefault="007F40D4" w:rsidP="007F40D4"/>
    <w:p w14:paraId="04C285CF" w14:textId="19D8E336" w:rsidR="007F40D4" w:rsidRPr="007F40D4" w:rsidRDefault="007F40D4" w:rsidP="00E467C3">
      <w:pPr>
        <w:pStyle w:val="Titre5"/>
      </w:pPr>
      <w:r>
        <w:t>Bornes de recharge</w:t>
      </w:r>
      <w:r w:rsidR="00070C0D">
        <w:t xml:space="preserve"> (P3 – Optionnel)</w:t>
      </w:r>
    </w:p>
    <w:p w14:paraId="57FF4791" w14:textId="77777777" w:rsidR="00225D88" w:rsidRPr="00225D88" w:rsidRDefault="00225D88" w:rsidP="00225D88">
      <w:r w:rsidRPr="00225D88">
        <w:t>La solution devra permettre :</w:t>
      </w:r>
    </w:p>
    <w:p w14:paraId="77696847" w14:textId="39881929" w:rsidR="00225D88" w:rsidRPr="00225D88" w:rsidRDefault="001D2031" w:rsidP="005F5039">
      <w:pPr>
        <w:numPr>
          <w:ilvl w:val="0"/>
          <w:numId w:val="70"/>
        </w:numPr>
      </w:pPr>
      <w:r w:rsidRPr="00225D88">
        <w:t>L’intégration</w:t>
      </w:r>
      <w:r w:rsidR="00225D88" w:rsidRPr="00225D88">
        <w:t xml:space="preserve"> avec les systèmes de gestion des bornes de recharge des parkings (via API ou </w:t>
      </w:r>
      <w:r w:rsidR="006852A7">
        <w:t>webview</w:t>
      </w:r>
      <w:r w:rsidR="00225D88" w:rsidRPr="00225D88">
        <w:t>)</w:t>
      </w:r>
    </w:p>
    <w:p w14:paraId="698AC0C5" w14:textId="35005E01" w:rsidR="00225D88" w:rsidRDefault="00B40C0D" w:rsidP="005F5039">
      <w:pPr>
        <w:numPr>
          <w:ilvl w:val="0"/>
          <w:numId w:val="70"/>
        </w:numPr>
      </w:pPr>
      <w:r>
        <w:t xml:space="preserve">Suivant le mode d’intégration, </w:t>
      </w:r>
      <w:r w:rsidR="00225D88" w:rsidRPr="00225D88">
        <w:t>la visualisation en temps réel de la disponibilité des bornes, leur localisation et leur statut (occupée, libre, en maintenance)</w:t>
      </w:r>
      <w:r w:rsidR="006E71D3">
        <w:t xml:space="preserve">, </w:t>
      </w:r>
      <w:r w:rsidR="00225D88" w:rsidRPr="00225D88">
        <w:t>la réservation d’un créneau depuis l’application ou la plateforme</w:t>
      </w:r>
      <w:r w:rsidR="006E71D3">
        <w:t xml:space="preserve"> et </w:t>
      </w:r>
      <w:r w:rsidR="00225D88" w:rsidRPr="00225D88">
        <w:t>le suivi des consommations individuelles (kWh, durée, coût)</w:t>
      </w:r>
      <w:r w:rsidR="00D31656">
        <w:t>.</w:t>
      </w:r>
    </w:p>
    <w:p w14:paraId="3912DCBE" w14:textId="77777777" w:rsidR="004018D8" w:rsidRPr="00225D88" w:rsidRDefault="004018D8" w:rsidP="004018D8">
      <w:pPr>
        <w:ind w:left="720"/>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4018D8" w14:paraId="18EB9BC1" w14:textId="77777777" w:rsidTr="00E467C3">
        <w:tc>
          <w:tcPr>
            <w:tcW w:w="1564" w:type="dxa"/>
            <w:vAlign w:val="center"/>
          </w:tcPr>
          <w:p w14:paraId="5350BCD6" w14:textId="77777777" w:rsidR="004018D8" w:rsidRDefault="004018D8" w:rsidP="00A260A7">
            <w:pPr>
              <w:jc w:val="center"/>
              <w:rPr>
                <w:color w:val="C00000"/>
              </w:rPr>
            </w:pPr>
            <w:r w:rsidRPr="004E1FF9">
              <w:rPr>
                <w:color w:val="C00000"/>
              </w:rPr>
              <w:t>Exigence n°</w:t>
            </w:r>
            <w:r>
              <w:rPr>
                <w:color w:val="C00000"/>
              </w:rPr>
              <w:t>xx</w:t>
            </w:r>
          </w:p>
          <w:p w14:paraId="5B6937A8" w14:textId="24F5ABBD" w:rsidR="004018D8" w:rsidRPr="00DC28EC" w:rsidRDefault="003E333F" w:rsidP="00A260A7">
            <w:pPr>
              <w:jc w:val="center"/>
              <w:rPr>
                <w:i/>
                <w:iCs/>
              </w:rPr>
            </w:pPr>
            <w:r w:rsidRPr="003E333F">
              <w:rPr>
                <w:i/>
                <w:iCs/>
                <w:sz w:val="20"/>
                <w:szCs w:val="20"/>
              </w:rPr>
              <w:t>Intégration bornes de recharge</w:t>
            </w:r>
          </w:p>
        </w:tc>
        <w:tc>
          <w:tcPr>
            <w:tcW w:w="7503" w:type="dxa"/>
            <w:vAlign w:val="center"/>
          </w:tcPr>
          <w:p w14:paraId="6E8900AB" w14:textId="53F97C84" w:rsidR="004018D8" w:rsidRDefault="003E333F" w:rsidP="00A260A7">
            <w:r w:rsidRPr="003E333F">
              <w:t>La solution devra permettre l’intégration des données de bornes de recharge (statuts, réservations, consommations) et leur pilotage depuis l’application, incluant la réservation et le suivi de l’usage par utilisateur.</w:t>
            </w:r>
            <w:r w:rsidR="0000355F">
              <w:t xml:space="preserve"> Le soumissionnaire précisera les opérateurs de bornes de recharge</w:t>
            </w:r>
            <w:r w:rsidR="00190DF7">
              <w:t xml:space="preserve"> avec lesquels il a déjà des connecteurs et indiquera le niveau d’intégration dont il dispose.</w:t>
            </w:r>
          </w:p>
        </w:tc>
      </w:tr>
    </w:tbl>
    <w:p w14:paraId="157BEAD3" w14:textId="77777777" w:rsidR="00DA5C46" w:rsidRDefault="00DA5C46" w:rsidP="00045E5A"/>
    <w:p w14:paraId="6B119819" w14:textId="5288AE84" w:rsidR="00DA5C46" w:rsidRDefault="005F1859" w:rsidP="005F1859">
      <w:pPr>
        <w:pStyle w:val="Titre5"/>
      </w:pPr>
      <w:r>
        <w:t xml:space="preserve">Télécommande de confort </w:t>
      </w:r>
      <w:r w:rsidR="003D6220">
        <w:t xml:space="preserve">– </w:t>
      </w:r>
      <w:r>
        <w:t>intégration GTB</w:t>
      </w:r>
      <w:r w:rsidR="003D6220">
        <w:t xml:space="preserve"> (P3 – Optionnel</w:t>
      </w:r>
      <w:r>
        <w:t>)</w:t>
      </w:r>
    </w:p>
    <w:p w14:paraId="36CBB596" w14:textId="77777777" w:rsidR="005F1859" w:rsidRPr="005F1859" w:rsidRDefault="005F1859" w:rsidP="005F1859"/>
    <w:p w14:paraId="76BAFF05" w14:textId="693BC414" w:rsidR="00BE5EF0" w:rsidRPr="005F1859" w:rsidRDefault="003D6220" w:rsidP="005F1859">
      <w:r>
        <w:t xml:space="preserve">Suivant les </w:t>
      </w:r>
      <w:r w:rsidR="00E75DF6">
        <w:t>marques et modèles des systèmes de GTB mis en œuvre sur les sites et leur capacité à s’intégrer avec l’application,</w:t>
      </w:r>
      <w:r>
        <w:t xml:space="preserve"> la solution </w:t>
      </w:r>
      <w:r w:rsidR="00E75DF6">
        <w:t>pourra</w:t>
      </w:r>
      <w:r>
        <w:t xml:space="preserve"> permettre</w:t>
      </w:r>
      <w:r w:rsidR="00E75DF6">
        <w:t>, pour l’utilisateur final, sur les zones communes</w:t>
      </w:r>
      <w:r w:rsidR="00873BD0">
        <w:t xml:space="preserve"> ou privatives (dans le cas du siège Praemia) le pilotage de son confort, à savoir : </w:t>
      </w:r>
    </w:p>
    <w:p w14:paraId="4A177C02" w14:textId="77777777" w:rsidR="00066BC7" w:rsidRDefault="00066BC7" w:rsidP="005F1859"/>
    <w:p w14:paraId="1D977C1F" w14:textId="40E1CE9C" w:rsidR="00873BD0" w:rsidRDefault="00873BD0" w:rsidP="005F5039">
      <w:pPr>
        <w:pStyle w:val="Paragraphedeliste"/>
        <w:numPr>
          <w:ilvl w:val="0"/>
          <w:numId w:val="83"/>
        </w:numPr>
      </w:pPr>
      <w:r>
        <w:t>Température</w:t>
      </w:r>
      <w:r w:rsidR="00066BC7">
        <w:t>, dans la limite</w:t>
      </w:r>
      <w:r w:rsidR="00971EF4">
        <w:t xml:space="preserve"> des contraintes de consignes de la GTB</w:t>
      </w:r>
    </w:p>
    <w:p w14:paraId="6AFE63B7" w14:textId="308F1C94" w:rsidR="00873BD0" w:rsidRDefault="00873BD0" w:rsidP="005F5039">
      <w:pPr>
        <w:pStyle w:val="Paragraphedeliste"/>
        <w:numPr>
          <w:ilvl w:val="0"/>
          <w:numId w:val="83"/>
        </w:numPr>
      </w:pPr>
      <w:r>
        <w:t>Stores</w:t>
      </w:r>
    </w:p>
    <w:p w14:paraId="535F1A53" w14:textId="747905AC" w:rsidR="00873BD0" w:rsidRPr="005F1859" w:rsidRDefault="00873BD0" w:rsidP="005F5039">
      <w:pPr>
        <w:pStyle w:val="Paragraphedeliste"/>
        <w:numPr>
          <w:ilvl w:val="0"/>
          <w:numId w:val="83"/>
        </w:numPr>
      </w:pPr>
      <w:r>
        <w:t>Eclairage</w:t>
      </w:r>
    </w:p>
    <w:p w14:paraId="5A0A094D" w14:textId="77777777" w:rsidR="005F1859" w:rsidRDefault="005F1859" w:rsidP="006F0E32"/>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066BC7" w14:paraId="782DC55B" w14:textId="77777777" w:rsidTr="00627A11">
        <w:tc>
          <w:tcPr>
            <w:tcW w:w="1564" w:type="dxa"/>
            <w:vAlign w:val="center"/>
          </w:tcPr>
          <w:p w14:paraId="74F9CED9" w14:textId="77777777" w:rsidR="00066BC7" w:rsidRDefault="00066BC7">
            <w:pPr>
              <w:jc w:val="center"/>
              <w:rPr>
                <w:color w:val="C00000"/>
              </w:rPr>
            </w:pPr>
            <w:r w:rsidRPr="004E1FF9">
              <w:rPr>
                <w:color w:val="C00000"/>
              </w:rPr>
              <w:t>Exigence n°</w:t>
            </w:r>
            <w:r>
              <w:rPr>
                <w:color w:val="C00000"/>
              </w:rPr>
              <w:t>xx</w:t>
            </w:r>
          </w:p>
          <w:p w14:paraId="2E813FFD" w14:textId="609BEBA5" w:rsidR="00066BC7" w:rsidRDefault="00066BC7">
            <w:pPr>
              <w:jc w:val="center"/>
              <w:rPr>
                <w:color w:val="C00000"/>
              </w:rPr>
            </w:pPr>
            <w:r>
              <w:rPr>
                <w:color w:val="C00000"/>
              </w:rPr>
              <w:t>(</w:t>
            </w:r>
            <w:r w:rsidR="00740322">
              <w:rPr>
                <w:color w:val="C00000"/>
              </w:rPr>
              <w:t>Optionnel</w:t>
            </w:r>
            <w:r>
              <w:rPr>
                <w:color w:val="C00000"/>
              </w:rPr>
              <w:t>)</w:t>
            </w:r>
          </w:p>
          <w:p w14:paraId="2F8088C7" w14:textId="58F6C992" w:rsidR="00066BC7" w:rsidRPr="00DC28EC" w:rsidRDefault="005F5FC2">
            <w:pPr>
              <w:jc w:val="center"/>
              <w:rPr>
                <w:i/>
                <w:iCs/>
              </w:rPr>
            </w:pPr>
            <w:r>
              <w:rPr>
                <w:i/>
                <w:iCs/>
                <w:sz w:val="20"/>
                <w:szCs w:val="20"/>
              </w:rPr>
              <w:t>Télécommande de confort</w:t>
            </w:r>
          </w:p>
        </w:tc>
        <w:tc>
          <w:tcPr>
            <w:tcW w:w="7503" w:type="dxa"/>
            <w:vAlign w:val="center"/>
          </w:tcPr>
          <w:p w14:paraId="710C1926" w14:textId="09ABE31D" w:rsidR="00066BC7" w:rsidRDefault="00066BC7">
            <w:r w:rsidRPr="00BC312D">
              <w:t xml:space="preserve">La solution devra </w:t>
            </w:r>
            <w:r>
              <w:t>permettre de piloter le confort</w:t>
            </w:r>
            <w:r w:rsidR="00EB6A85">
              <w:t xml:space="preserve"> à </w:t>
            </w:r>
            <w:r w:rsidR="00191FA3">
              <w:t>proximité</w:t>
            </w:r>
            <w:r w:rsidR="00EB6A85">
              <w:t xml:space="preserve"> de la localisation de l’</w:t>
            </w:r>
            <w:r w:rsidR="00191FA3">
              <w:t>utilisateur (température, stores, éclairage)</w:t>
            </w:r>
            <w:r w:rsidR="00C010AD">
              <w:t xml:space="preserve"> en interfaçage avec les systèmes de GTB de l’immeuble, sous réserve de la possibilité de s’interfacer. </w:t>
            </w:r>
            <w:r w:rsidR="00C010AD">
              <w:br/>
              <w:t xml:space="preserve">Le soumissionnaire présentera </w:t>
            </w:r>
            <w:r w:rsidR="00FE0295">
              <w:t xml:space="preserve">ses connecteurs existants avec les solutions </w:t>
            </w:r>
            <w:r w:rsidR="00640E84">
              <w:t xml:space="preserve">de GTB du marché ainsi que le mode de fonctionnement (ex. connexion manuelle </w:t>
            </w:r>
            <w:r w:rsidR="001D2031">
              <w:t>Bluetooth</w:t>
            </w:r>
            <w:r w:rsidR="00640E84">
              <w:t xml:space="preserve"> au </w:t>
            </w:r>
            <w:r w:rsidR="003C1C73">
              <w:t>multi capteurs</w:t>
            </w:r>
            <w:r w:rsidR="00640E84">
              <w:t>, intégration API, autre)</w:t>
            </w:r>
          </w:p>
        </w:tc>
      </w:tr>
    </w:tbl>
    <w:p w14:paraId="7A379F24" w14:textId="77777777" w:rsidR="006F0E32" w:rsidRDefault="006F0E32" w:rsidP="006F0E32"/>
    <w:p w14:paraId="48593BFA" w14:textId="77777777" w:rsidR="00066BC7" w:rsidRDefault="00066BC7" w:rsidP="006F0E32"/>
    <w:p w14:paraId="1E11CEBF" w14:textId="77777777" w:rsidR="00066BC7" w:rsidRDefault="00066BC7" w:rsidP="006F0E32"/>
    <w:p w14:paraId="24C81CE7" w14:textId="3547735B" w:rsidR="00AF6705" w:rsidRDefault="00AF6705" w:rsidP="00AF6705">
      <w:pPr>
        <w:pStyle w:val="Titre3"/>
      </w:pPr>
      <w:bookmarkStart w:id="110" w:name="_Toc212800629"/>
      <w:r>
        <w:lastRenderedPageBreak/>
        <w:t>Lot 1</w:t>
      </w:r>
      <w:r w:rsidR="00277A46">
        <w:t>.2</w:t>
      </w:r>
      <w:r>
        <w:t xml:space="preserve"> : Attendus fonctionnels et techniques de </w:t>
      </w:r>
      <w:r w:rsidR="00277A46">
        <w:t xml:space="preserve">la plateforme </w:t>
      </w:r>
      <w:r w:rsidR="003C3B4A">
        <w:t xml:space="preserve">client </w:t>
      </w:r>
      <w:r w:rsidR="00277A46">
        <w:t>locataire</w:t>
      </w:r>
      <w:bookmarkEnd w:id="110"/>
    </w:p>
    <w:p w14:paraId="77F6AD55" w14:textId="77777777" w:rsidR="00BC5F05" w:rsidRDefault="00BC5F05" w:rsidP="00BC5F05"/>
    <w:p w14:paraId="20DA1A80" w14:textId="2BAFFE94" w:rsidR="003C3B4A" w:rsidRPr="00494C77" w:rsidRDefault="002C4682" w:rsidP="003C3B4A">
      <w:r>
        <w:t xml:space="preserve">Pour rappel, </w:t>
      </w:r>
      <w:r w:rsidR="003C3B4A">
        <w:t xml:space="preserve">la plateforme client locataire </w:t>
      </w:r>
      <w:r w:rsidR="003C3B4A" w:rsidRPr="00494C77">
        <w:t>devra offrir un environnement unifié et ergonomique intégrant quatre fonctionnalités majeures :</w:t>
      </w:r>
    </w:p>
    <w:p w14:paraId="6A3764AF" w14:textId="77777777" w:rsidR="003C3B4A" w:rsidRPr="00494C77" w:rsidRDefault="003C3B4A" w:rsidP="003C3B4A"/>
    <w:p w14:paraId="6A1E72A6" w14:textId="77777777" w:rsidR="003C3B4A" w:rsidRPr="00494C77" w:rsidRDefault="003C3B4A" w:rsidP="003C3B4A">
      <w:pPr>
        <w:numPr>
          <w:ilvl w:val="0"/>
          <w:numId w:val="5"/>
        </w:numPr>
      </w:pPr>
      <w:r w:rsidRPr="002C4682">
        <w:rPr>
          <w:b/>
          <w:bCs/>
        </w:rPr>
        <w:t xml:space="preserve">Échanges de documents : </w:t>
      </w:r>
      <w:r w:rsidRPr="00494C77">
        <w:t xml:space="preserve">Centraliser et partager les documents clés entre Praemia REIM et les locataires (factures, justificatifs, contrats, attestations d’assurance, comptes rendus, correspondances, etc.) dans un espace </w:t>
      </w:r>
      <w:r>
        <w:t>prévu à cet effet et en lien avec la GED Praemia</w:t>
      </w:r>
      <w:r w:rsidRPr="00494C77">
        <w:t>.</w:t>
      </w:r>
    </w:p>
    <w:p w14:paraId="2D214BC8" w14:textId="77777777" w:rsidR="003C3B4A" w:rsidRPr="00F73DA5" w:rsidRDefault="003C3B4A" w:rsidP="003C3B4A">
      <w:pPr>
        <w:ind w:left="720"/>
      </w:pPr>
    </w:p>
    <w:p w14:paraId="71650CB2" w14:textId="77777777" w:rsidR="003C3B4A" w:rsidRPr="00494C77" w:rsidRDefault="003C3B4A" w:rsidP="003C3B4A">
      <w:pPr>
        <w:numPr>
          <w:ilvl w:val="0"/>
          <w:numId w:val="5"/>
        </w:numPr>
      </w:pPr>
      <w:r w:rsidRPr="002C4682">
        <w:rPr>
          <w:b/>
          <w:bCs/>
        </w:rPr>
        <w:t xml:space="preserve">Ticketing locataire : </w:t>
      </w:r>
      <w:r w:rsidRPr="00494C77">
        <w:t>Offrir un point d’entrée unique pour toutes les demandes, incidents ou réclamations des locataires, assurant leur suivi complet (création, traitement, clôture) et leur traçabilité.</w:t>
      </w:r>
    </w:p>
    <w:p w14:paraId="4CA50F16" w14:textId="77777777" w:rsidR="003C3B4A" w:rsidRPr="00494C77" w:rsidRDefault="003C3B4A" w:rsidP="003C3B4A"/>
    <w:p w14:paraId="734093BC" w14:textId="77777777" w:rsidR="003C3B4A" w:rsidRDefault="003C3B4A" w:rsidP="003C3B4A">
      <w:pPr>
        <w:numPr>
          <w:ilvl w:val="0"/>
          <w:numId w:val="5"/>
        </w:numPr>
      </w:pPr>
      <w:r w:rsidRPr="002C4682">
        <w:rPr>
          <w:b/>
          <w:bCs/>
        </w:rPr>
        <w:t xml:space="preserve">Communication : </w:t>
      </w:r>
      <w:r w:rsidRPr="00494C77">
        <w:t>Simplifier la diffusion d’informations, d’échanges et d’annonces aux locataires via un fil d’actualité, des notifications, des messages ciblés et, à terme, un chatbot ou un module de messagerie instantanée.</w:t>
      </w:r>
    </w:p>
    <w:p w14:paraId="1FBA03E9" w14:textId="0F707DD9" w:rsidR="00BC5F05" w:rsidRPr="00BC5F05" w:rsidRDefault="002C4682" w:rsidP="00E467C3">
      <w:r>
        <w:t xml:space="preserve"> </w:t>
      </w:r>
    </w:p>
    <w:p w14:paraId="6F397B75" w14:textId="77777777" w:rsidR="00277A46" w:rsidRPr="00277A46" w:rsidRDefault="00277A46" w:rsidP="00277A46"/>
    <w:p w14:paraId="01E74B0C" w14:textId="47EC78FA" w:rsidR="00AB4E42" w:rsidRDefault="00CA3528" w:rsidP="00A84A69">
      <w:pPr>
        <w:pStyle w:val="Titre4"/>
      </w:pPr>
      <w:commentRangeStart w:id="111"/>
      <w:commentRangeStart w:id="112"/>
      <w:commentRangeStart w:id="113"/>
      <w:commentRangeStart w:id="114"/>
      <w:r>
        <w:t>Echanges de documents</w:t>
      </w:r>
      <w:commentRangeEnd w:id="111"/>
      <w:r w:rsidR="002958DF">
        <w:rPr>
          <w:rStyle w:val="Marquedecommentaire"/>
          <w:sz w:val="24"/>
          <w:szCs w:val="24"/>
        </w:rPr>
        <w:commentReference w:id="111"/>
      </w:r>
      <w:commentRangeEnd w:id="112"/>
      <w:r w:rsidR="00FE0947">
        <w:rPr>
          <w:rStyle w:val="Marquedecommentaire"/>
          <w:sz w:val="24"/>
          <w:szCs w:val="24"/>
        </w:rPr>
        <w:commentReference w:id="112"/>
      </w:r>
      <w:commentRangeEnd w:id="113"/>
      <w:r w:rsidR="00C663CC">
        <w:rPr>
          <w:rStyle w:val="Marquedecommentaire"/>
          <w:sz w:val="24"/>
          <w:szCs w:val="24"/>
        </w:rPr>
        <w:commentReference w:id="113"/>
      </w:r>
      <w:commentRangeEnd w:id="114"/>
      <w:r w:rsidR="009C6AC4">
        <w:rPr>
          <w:rStyle w:val="Marquedecommentaire"/>
          <w:sz w:val="24"/>
          <w:szCs w:val="24"/>
        </w:rPr>
        <w:commentReference w:id="114"/>
      </w:r>
    </w:p>
    <w:p w14:paraId="0F4DA705" w14:textId="77777777" w:rsidR="008F7EF3" w:rsidRPr="00344217" w:rsidRDefault="008F7EF3" w:rsidP="00344217"/>
    <w:p w14:paraId="17ABB9EF" w14:textId="323BD594" w:rsidR="002258D0" w:rsidRPr="002258D0" w:rsidRDefault="002258D0" w:rsidP="002258D0">
      <w:r w:rsidRPr="002258D0">
        <w:t xml:space="preserve">Le module </w:t>
      </w:r>
      <w:r w:rsidR="00FA47E7">
        <w:t>d’é</w:t>
      </w:r>
      <w:r w:rsidRPr="002258D0">
        <w:t xml:space="preserve">changes de documents devra permettre la centralisation, la diffusion et le partage sécurisé de documents entre Praemia REIM et </w:t>
      </w:r>
      <w:r w:rsidR="008207BC">
        <w:t>ses clients</w:t>
      </w:r>
      <w:r w:rsidRPr="002258D0">
        <w:t xml:space="preserve"> locataires. Il a pour objectif de remplacer les échanges informels tels que les envois par e-mail ou les transferts directs par une plateforme fiable, structurée et collaborative, garantissant la disponibilité, la traçabilité et la cohérence des informations partagées.</w:t>
      </w:r>
    </w:p>
    <w:p w14:paraId="7352E007" w14:textId="77777777" w:rsidR="00CC3EA6" w:rsidRPr="002258D0" w:rsidRDefault="00CC3EA6" w:rsidP="002258D0"/>
    <w:p w14:paraId="652E7242" w14:textId="6E76B023" w:rsidR="00CC3EA6" w:rsidRDefault="002258D0" w:rsidP="002258D0">
      <w:r w:rsidRPr="002258D0">
        <w:t xml:space="preserve">Praemia REIM est en cours de déploiement d’une plateforme de gestion électronique de documents (GED) basée sur </w:t>
      </w:r>
      <w:r w:rsidR="000B45AF">
        <w:t>Docuware</w:t>
      </w:r>
      <w:r w:rsidRPr="002258D0">
        <w:t xml:space="preserve">, destinée à assurer une gestion pérenne, organisée et conforme de l’ensemble des documents de référence. </w:t>
      </w:r>
    </w:p>
    <w:p w14:paraId="723FC03A" w14:textId="77777777" w:rsidR="00CC3EA6" w:rsidRDefault="00CC3EA6" w:rsidP="002258D0"/>
    <w:p w14:paraId="3208BFBF" w14:textId="566ED733" w:rsidR="002258D0" w:rsidRPr="002258D0" w:rsidRDefault="002258D0" w:rsidP="002258D0">
      <w:r w:rsidRPr="002258D0">
        <w:t xml:space="preserve">La solution du prestataire devra pouvoir s’intégrer à cette GED, de manière à assurer la continuité des processus et à éviter toute redondance ou perte d’information. Cette intégration visera notamment à permettre la synchronisation automatique des documents échangés </w:t>
      </w:r>
      <w:r w:rsidR="008D2580">
        <w:t xml:space="preserve">sur la plateforme </w:t>
      </w:r>
      <w:r w:rsidRPr="002258D0">
        <w:t>avec la GED, selon un plan de classement déjà défini par Praemia REIM et structuré par actifs et par locataires.</w:t>
      </w:r>
    </w:p>
    <w:p w14:paraId="4BD24DBA" w14:textId="77777777" w:rsidR="00344217" w:rsidRPr="004548D2" w:rsidRDefault="00344217" w:rsidP="004548D2"/>
    <w:p w14:paraId="2136B1A6" w14:textId="77777777" w:rsidR="00AB4E42" w:rsidRDefault="00AB4E42" w:rsidP="00A84A69">
      <w:pPr>
        <w:pStyle w:val="Titre5"/>
      </w:pPr>
      <w:r>
        <w:t>Attendus fonctionnels</w:t>
      </w:r>
    </w:p>
    <w:p w14:paraId="5135D0A9" w14:textId="451A4F3D" w:rsidR="00F32771" w:rsidRDefault="00D65CF8" w:rsidP="00231494">
      <w:pPr>
        <w:pStyle w:val="Titre6"/>
      </w:pPr>
      <w:r>
        <w:t>Mise à disposition de documents aux locataires</w:t>
      </w:r>
    </w:p>
    <w:p w14:paraId="0EDD224B" w14:textId="77777777" w:rsidR="00F3449C" w:rsidRDefault="00F3449C" w:rsidP="00DE67AB"/>
    <w:p w14:paraId="7BB33A9B" w14:textId="3E966BA8" w:rsidR="00FC75E3" w:rsidRDefault="00F3449C" w:rsidP="00980F34">
      <w:r>
        <w:t xml:space="preserve">La solution du soumissionnaire devra </w:t>
      </w:r>
      <w:r w:rsidR="0086240D">
        <w:t>offrir</w:t>
      </w:r>
      <w:r w:rsidR="00FC75E3">
        <w:t xml:space="preserve"> un espace documentaire structuré par </w:t>
      </w:r>
      <w:r w:rsidR="00FA47E7">
        <w:t xml:space="preserve">locataire et par </w:t>
      </w:r>
      <w:r w:rsidR="00FC75E3">
        <w:t>immeuble</w:t>
      </w:r>
      <w:r w:rsidR="00980F34">
        <w:t xml:space="preserve"> permettant </w:t>
      </w:r>
      <w:r w:rsidR="00E008F5">
        <w:t>la mise</w:t>
      </w:r>
      <w:r w:rsidR="00980F34">
        <w:t xml:space="preserve"> à disposition </w:t>
      </w:r>
      <w:r w:rsidR="00E008F5">
        <w:t>aux</w:t>
      </w:r>
      <w:r w:rsidR="00980F34">
        <w:t xml:space="preserve"> locataires les documents suivants </w:t>
      </w:r>
      <w:r w:rsidR="00E008F5">
        <w:t xml:space="preserve">(non exhaustifs) depuis la GED Docuware </w:t>
      </w:r>
      <w:r w:rsidR="00980F34">
        <w:t xml:space="preserve">: </w:t>
      </w:r>
    </w:p>
    <w:p w14:paraId="5B1CFC29" w14:textId="77777777" w:rsidR="00980F34" w:rsidRDefault="00980F34" w:rsidP="00980F34"/>
    <w:p w14:paraId="00C7277C" w14:textId="311C13B2" w:rsidR="00DB1CF3" w:rsidRDefault="00DB1CF3" w:rsidP="005F5039">
      <w:pPr>
        <w:pStyle w:val="Paragraphedeliste"/>
        <w:numPr>
          <w:ilvl w:val="0"/>
          <w:numId w:val="85"/>
        </w:numPr>
      </w:pPr>
      <w:r w:rsidRPr="00E467C3">
        <w:rPr>
          <w:b/>
          <w:bCs/>
        </w:rPr>
        <w:t>Diagnostics techniques</w:t>
      </w:r>
      <w:r>
        <w:t xml:space="preserve"> : DPE, certifications énergétiques, audit énergétiques, audits techniques annuels de gros équipements​ </w:t>
      </w:r>
    </w:p>
    <w:p w14:paraId="54994CE8" w14:textId="3C9D38E8" w:rsidR="00DB1CF3" w:rsidRDefault="00DB1CF3" w:rsidP="005F5039">
      <w:pPr>
        <w:pStyle w:val="Paragraphedeliste"/>
        <w:numPr>
          <w:ilvl w:val="0"/>
          <w:numId w:val="85"/>
        </w:numPr>
      </w:pPr>
      <w:r w:rsidRPr="00E467C3">
        <w:rPr>
          <w:b/>
          <w:bCs/>
        </w:rPr>
        <w:t>Documents réglementaires</w:t>
      </w:r>
      <w:r>
        <w:t xml:space="preserve"> : DTA, BACS, contrôles réglementaires, reporting HSE et CR de comité vert</w:t>
      </w:r>
    </w:p>
    <w:p w14:paraId="5D2A67D3" w14:textId="1A1E0847" w:rsidR="00DB1CF3" w:rsidRDefault="00DB1CF3" w:rsidP="005F5039">
      <w:pPr>
        <w:pStyle w:val="Paragraphedeliste"/>
        <w:numPr>
          <w:ilvl w:val="0"/>
          <w:numId w:val="85"/>
        </w:numPr>
      </w:pPr>
      <w:r w:rsidRPr="00E467C3">
        <w:rPr>
          <w:b/>
          <w:bCs/>
        </w:rPr>
        <w:t>Documents financiers</w:t>
      </w:r>
      <w:r>
        <w:t> : Factures, quittancement, justificatifs</w:t>
      </w:r>
      <w:r w:rsidR="00E008F5">
        <w:t>, Redditions de charges annuelles</w:t>
      </w:r>
    </w:p>
    <w:p w14:paraId="3EDDF639" w14:textId="0A3113B7" w:rsidR="00DB1CF3" w:rsidRDefault="00DB1CF3" w:rsidP="005F5039">
      <w:pPr>
        <w:pStyle w:val="Paragraphedeliste"/>
        <w:numPr>
          <w:ilvl w:val="0"/>
          <w:numId w:val="85"/>
        </w:numPr>
      </w:pPr>
      <w:r w:rsidRPr="00E467C3">
        <w:rPr>
          <w:b/>
          <w:bCs/>
        </w:rPr>
        <w:t xml:space="preserve">Carnet technico sanitaire </w:t>
      </w:r>
      <w:r>
        <w:t>: carnet de vie de l'immeuble, QAI, eau</w:t>
      </w:r>
    </w:p>
    <w:p w14:paraId="1D23FBC4" w14:textId="5EA16B11" w:rsidR="00980F34" w:rsidRDefault="00F219CF" w:rsidP="005F5039">
      <w:pPr>
        <w:pStyle w:val="Paragraphedeliste"/>
        <w:numPr>
          <w:ilvl w:val="0"/>
          <w:numId w:val="85"/>
        </w:numPr>
      </w:pPr>
      <w:r w:rsidRPr="00E467C3">
        <w:rPr>
          <w:b/>
          <w:bCs/>
        </w:rPr>
        <w:t>Autre</w:t>
      </w:r>
      <w:r w:rsidR="00E008F5">
        <w:rPr>
          <w:b/>
          <w:bCs/>
        </w:rPr>
        <w:t>s</w:t>
      </w:r>
      <w:r>
        <w:t xml:space="preserve"> : </w:t>
      </w:r>
      <w:r w:rsidR="00DB1CF3">
        <w:t>Règlement intérieur</w:t>
      </w:r>
      <w:r w:rsidR="00E008F5">
        <w:t>, courriers contractuels</w:t>
      </w:r>
    </w:p>
    <w:p w14:paraId="4D12F179" w14:textId="77777777" w:rsidR="00980F34" w:rsidRDefault="00980F34" w:rsidP="00980F34"/>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67671A" w14:paraId="699EE54B" w14:textId="77777777" w:rsidTr="00E467C3">
        <w:trPr>
          <w:trHeight w:val="1158"/>
        </w:trPr>
        <w:tc>
          <w:tcPr>
            <w:tcW w:w="1564" w:type="dxa"/>
            <w:vAlign w:val="center"/>
          </w:tcPr>
          <w:p w14:paraId="531670C7" w14:textId="77777777" w:rsidR="0067671A" w:rsidRDefault="0067671A">
            <w:pPr>
              <w:jc w:val="center"/>
              <w:rPr>
                <w:color w:val="C00000"/>
              </w:rPr>
            </w:pPr>
            <w:r w:rsidRPr="004E1FF9">
              <w:rPr>
                <w:color w:val="C00000"/>
              </w:rPr>
              <w:t>Exigence n°</w:t>
            </w:r>
            <w:r>
              <w:rPr>
                <w:color w:val="C00000"/>
              </w:rPr>
              <w:t>xx</w:t>
            </w:r>
          </w:p>
          <w:p w14:paraId="2FC98F19" w14:textId="3FEC9323" w:rsidR="0067671A" w:rsidRPr="00DC28EC" w:rsidRDefault="001E46FD">
            <w:pPr>
              <w:jc w:val="center"/>
              <w:rPr>
                <w:i/>
                <w:iCs/>
              </w:rPr>
            </w:pPr>
            <w:r>
              <w:rPr>
                <w:i/>
                <w:iCs/>
                <w:sz w:val="20"/>
                <w:szCs w:val="20"/>
              </w:rPr>
              <w:t>Gestion documentaire</w:t>
            </w:r>
          </w:p>
        </w:tc>
        <w:tc>
          <w:tcPr>
            <w:tcW w:w="7503" w:type="dxa"/>
            <w:vAlign w:val="center"/>
          </w:tcPr>
          <w:p w14:paraId="62837EA8" w14:textId="45EFB134" w:rsidR="0067671A" w:rsidRDefault="0067671A">
            <w:r w:rsidRPr="00BC312D">
              <w:t xml:space="preserve">La solution devra </w:t>
            </w:r>
            <w:r>
              <w:t xml:space="preserve">permettre </w:t>
            </w:r>
            <w:r w:rsidR="00802D92">
              <w:t xml:space="preserve">aux </w:t>
            </w:r>
            <w:r w:rsidR="00E816CB">
              <w:t xml:space="preserve">clients </w:t>
            </w:r>
            <w:r w:rsidR="00802D92">
              <w:t>locataires de consulter et télécharger différents documents selon une arborescence claire</w:t>
            </w:r>
            <w:r w:rsidR="008E3DC6">
              <w:t xml:space="preserve"> </w:t>
            </w:r>
            <w:r w:rsidR="0052705F">
              <w:t>et structurée</w:t>
            </w:r>
            <w:r w:rsidR="008E3DC6">
              <w:t xml:space="preserve"> (dossier et sous dossiers)</w:t>
            </w:r>
            <w:r w:rsidR="00E816CB">
              <w:t xml:space="preserve"> par actif e</w:t>
            </w:r>
            <w:r w:rsidR="00FA47E7">
              <w:t>t pour l’ensemble des actifs</w:t>
            </w:r>
            <w:r w:rsidR="009E366A">
              <w:t xml:space="preserve"> depuis un module </w:t>
            </w:r>
            <w:r w:rsidR="00161929">
              <w:t>dédié</w:t>
            </w:r>
            <w:r w:rsidR="009E366A">
              <w:t xml:space="preserve"> du portail locataire</w:t>
            </w:r>
            <w:r w:rsidR="00161929">
              <w:t>.</w:t>
            </w:r>
          </w:p>
        </w:tc>
      </w:tr>
      <w:tr w:rsidR="006D6E3A" w14:paraId="35954D29" w14:textId="77777777" w:rsidTr="00E467C3">
        <w:trPr>
          <w:trHeight w:val="1158"/>
        </w:trPr>
        <w:tc>
          <w:tcPr>
            <w:tcW w:w="1564" w:type="dxa"/>
            <w:vAlign w:val="center"/>
          </w:tcPr>
          <w:p w14:paraId="405787BB" w14:textId="77777777" w:rsidR="006D6E3A" w:rsidRDefault="006D6E3A" w:rsidP="006D6E3A">
            <w:pPr>
              <w:jc w:val="center"/>
              <w:rPr>
                <w:color w:val="C00000"/>
              </w:rPr>
            </w:pPr>
            <w:r w:rsidRPr="004E1FF9">
              <w:rPr>
                <w:color w:val="C00000"/>
              </w:rPr>
              <w:t>Exigence n°</w:t>
            </w:r>
            <w:r>
              <w:rPr>
                <w:color w:val="C00000"/>
              </w:rPr>
              <w:t>xx</w:t>
            </w:r>
          </w:p>
          <w:p w14:paraId="5280F15D" w14:textId="52B17A44" w:rsidR="006D6E3A" w:rsidRPr="004E1FF9" w:rsidRDefault="006D6E3A" w:rsidP="006D6E3A">
            <w:pPr>
              <w:jc w:val="center"/>
              <w:rPr>
                <w:color w:val="C00000"/>
              </w:rPr>
            </w:pPr>
            <w:r>
              <w:rPr>
                <w:i/>
                <w:iCs/>
                <w:sz w:val="20"/>
                <w:szCs w:val="20"/>
              </w:rPr>
              <w:t>Gestion de droits</w:t>
            </w:r>
          </w:p>
        </w:tc>
        <w:tc>
          <w:tcPr>
            <w:tcW w:w="7503" w:type="dxa"/>
            <w:vAlign w:val="center"/>
          </w:tcPr>
          <w:p w14:paraId="37B854AD" w14:textId="6C3B693F" w:rsidR="006D6E3A" w:rsidRPr="00BC312D" w:rsidRDefault="006D6E3A">
            <w:r>
              <w:t>La solution devra permettre d</w:t>
            </w:r>
            <w:r w:rsidR="00BA141F">
              <w:t>e définir les droits de consultation des documents par profil</w:t>
            </w:r>
            <w:r w:rsidR="00C543E2">
              <w:t xml:space="preserve"> et/o</w:t>
            </w:r>
          </w:p>
        </w:tc>
      </w:tr>
    </w:tbl>
    <w:p w14:paraId="45FFEBD8" w14:textId="77777777" w:rsidR="00004F76" w:rsidRDefault="00004F76" w:rsidP="00BE76E3">
      <w:pPr>
        <w:widowControl/>
        <w:autoSpaceDE/>
        <w:autoSpaceDN/>
        <w:spacing w:after="160" w:line="259" w:lineRule="auto"/>
        <w:rPr>
          <w:rFonts w:asciiTheme="majorHAnsi" w:eastAsiaTheme="majorEastAsia" w:hAnsiTheme="majorHAnsi" w:cstheme="majorBidi"/>
          <w:color w:val="1F3763" w:themeColor="accent1" w:themeShade="7F"/>
        </w:rPr>
      </w:pPr>
    </w:p>
    <w:p w14:paraId="1ABE32CD" w14:textId="5652EAA0" w:rsidR="00004F76" w:rsidRDefault="00004F76" w:rsidP="00BE76E3">
      <w:pPr>
        <w:widowControl/>
        <w:autoSpaceDE/>
        <w:autoSpaceDN/>
        <w:spacing w:after="160" w:line="259" w:lineRule="auto"/>
        <w:rPr>
          <w:rFonts w:asciiTheme="majorHAnsi" w:eastAsiaTheme="majorEastAsia" w:hAnsiTheme="majorHAnsi" w:cstheme="majorBidi"/>
          <w:color w:val="1F3763" w:themeColor="accent1" w:themeShade="7F"/>
        </w:rPr>
      </w:pPr>
      <w:r w:rsidRPr="00004F76">
        <w:rPr>
          <w:rFonts w:asciiTheme="majorHAnsi" w:eastAsiaTheme="majorEastAsia" w:hAnsiTheme="majorHAnsi" w:cstheme="majorBidi"/>
          <w:color w:val="1F3763" w:themeColor="accent1" w:themeShade="7F"/>
        </w:rPr>
        <w:t>Transmission de documents par le locataire</w:t>
      </w:r>
    </w:p>
    <w:p w14:paraId="53EBB573" w14:textId="4FB61959" w:rsidR="00837685" w:rsidRDefault="00837685" w:rsidP="00BE76E3">
      <w:pPr>
        <w:widowControl/>
        <w:autoSpaceDE/>
        <w:autoSpaceDN/>
        <w:spacing w:after="160" w:line="259" w:lineRule="auto"/>
      </w:pPr>
      <w:r w:rsidRPr="00837685">
        <w:t xml:space="preserve">La solution devra </w:t>
      </w:r>
      <w:r w:rsidR="00C60120">
        <w:t xml:space="preserve">permettre aux </w:t>
      </w:r>
      <w:r w:rsidRPr="00837685">
        <w:t>locataire</w:t>
      </w:r>
      <w:r w:rsidR="00C60120">
        <w:t>s</w:t>
      </w:r>
      <w:r w:rsidRPr="00837685">
        <w:t xml:space="preserve"> de déposer des documents selon des catégories prédéfinies (ex. attestation d’assurance, rapport de contrôle réglementaire, justificatif d’entretien</w:t>
      </w:r>
      <w:r w:rsidR="00662531">
        <w:t xml:space="preserve"> technique et de mise en conformité).</w:t>
      </w:r>
      <w:r w:rsidR="00C60120">
        <w:t xml:space="preserve"> Ces catégories seront </w:t>
      </w:r>
      <w:r w:rsidR="000B45AF">
        <w:t>définies</w:t>
      </w:r>
      <w:r w:rsidR="00C60120">
        <w:t xml:space="preserve"> par Praemia REIM et son Property Manager, en fonction des Immeubles</w:t>
      </w:r>
      <w:r w:rsidR="009801B7">
        <w:t xml:space="preserve"> (ex. </w:t>
      </w:r>
      <w:r w:rsidR="000B45AF">
        <w:t>monolocataires</w:t>
      </w:r>
      <w:r w:rsidR="009801B7">
        <w:t xml:space="preserve"> ou multi-locataires)</w:t>
      </w:r>
      <w:r w:rsidR="00C60120">
        <w:t>.</w:t>
      </w:r>
    </w:p>
    <w:p w14:paraId="10525A1E" w14:textId="54199209" w:rsidR="00BE76E3" w:rsidRPr="00E467C3" w:rsidRDefault="00BE76E3" w:rsidP="00BE76E3">
      <w:pPr>
        <w:widowControl/>
        <w:autoSpaceDE/>
        <w:autoSpaceDN/>
        <w:spacing w:after="160" w:line="259" w:lineRule="auto"/>
      </w:pPr>
      <w:r w:rsidRPr="00E467C3">
        <w:t>Dans la mesure du possible, la plateforme devra être en mesure d’assurer une vérification automatique de la cohérence et de la validité des documents déposés, ainsi qu’une notification automatique au Property Manager lors de la mise à disposition d’un nouveau document, préalablement à son intégration dans la GED DocuWare.</w:t>
      </w:r>
    </w:p>
    <w:p w14:paraId="0D865159" w14:textId="338E3D6C" w:rsidR="00904D40" w:rsidRDefault="00BE76E3" w:rsidP="00C123D6">
      <w:r w:rsidRPr="00E467C3">
        <w:t>Si cette automatisation n’est pas disponible, le dépôt des documents devra être réalisé via le module de gestion de demandes (ticketing), permettant d’assurer la traçabilité complète des dépôts, des échanges et des commentaires associés. Le document devra ensuite suivre un workflow de validation piloté par le Property Manager, conduisant à son stockage final dans la GED DocuWare.</w:t>
      </w:r>
    </w:p>
    <w:p w14:paraId="512B3EC5" w14:textId="77777777" w:rsidR="00004F76" w:rsidRDefault="00004F76" w:rsidP="00D41E7A">
      <w:pPr>
        <w:pStyle w:val="Paragraphedeliste"/>
      </w:pPr>
    </w:p>
    <w:p w14:paraId="4A39EEA6" w14:textId="77777777" w:rsidR="00004F76" w:rsidRDefault="00004F76" w:rsidP="00D41E7A">
      <w:pPr>
        <w:pStyle w:val="Paragraphedeliste"/>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004F76" w14:paraId="1E16318C" w14:textId="77777777" w:rsidTr="00E467C3">
        <w:trPr>
          <w:trHeight w:val="1158"/>
        </w:trPr>
        <w:tc>
          <w:tcPr>
            <w:tcW w:w="1564" w:type="dxa"/>
            <w:vAlign w:val="center"/>
          </w:tcPr>
          <w:p w14:paraId="0A7D79AC" w14:textId="77777777" w:rsidR="00004F76" w:rsidRDefault="00004F76">
            <w:pPr>
              <w:jc w:val="center"/>
              <w:rPr>
                <w:color w:val="C00000"/>
              </w:rPr>
            </w:pPr>
            <w:r w:rsidRPr="004E1FF9">
              <w:rPr>
                <w:color w:val="C00000"/>
              </w:rPr>
              <w:t>Exigence n°</w:t>
            </w:r>
            <w:r>
              <w:rPr>
                <w:color w:val="C00000"/>
              </w:rPr>
              <w:t>xx</w:t>
            </w:r>
          </w:p>
          <w:p w14:paraId="0AB17BA0" w14:textId="6DF0C22D" w:rsidR="00004F76" w:rsidRPr="00DC28EC" w:rsidRDefault="00407746">
            <w:pPr>
              <w:jc w:val="center"/>
              <w:rPr>
                <w:i/>
                <w:iCs/>
              </w:rPr>
            </w:pPr>
            <w:r>
              <w:rPr>
                <w:i/>
                <w:iCs/>
                <w:sz w:val="20"/>
                <w:szCs w:val="20"/>
              </w:rPr>
              <w:t>Dépôt de</w:t>
            </w:r>
            <w:r w:rsidR="00004F76">
              <w:rPr>
                <w:i/>
                <w:iCs/>
                <w:sz w:val="20"/>
                <w:szCs w:val="20"/>
              </w:rPr>
              <w:t xml:space="preserve"> documen</w:t>
            </w:r>
            <w:r>
              <w:rPr>
                <w:i/>
                <w:iCs/>
                <w:sz w:val="20"/>
                <w:szCs w:val="20"/>
              </w:rPr>
              <w:t>ts</w:t>
            </w:r>
          </w:p>
        </w:tc>
        <w:tc>
          <w:tcPr>
            <w:tcW w:w="7503" w:type="dxa"/>
            <w:vAlign w:val="center"/>
          </w:tcPr>
          <w:p w14:paraId="55E06F2F" w14:textId="48FF0088" w:rsidR="00004F76" w:rsidRDefault="00004F76">
            <w:r w:rsidRPr="00BC312D">
              <w:t xml:space="preserve">La solution devra </w:t>
            </w:r>
            <w:r>
              <w:t xml:space="preserve">permettre aux clients locataires de déposer </w:t>
            </w:r>
            <w:r w:rsidR="003C3570">
              <w:t>les</w:t>
            </w:r>
            <w:r w:rsidR="00407746">
              <w:t xml:space="preserve"> documents </w:t>
            </w:r>
            <w:r w:rsidR="003C3570">
              <w:t>obligatoires</w:t>
            </w:r>
            <w:r w:rsidR="00407746">
              <w:t xml:space="preserve"> </w:t>
            </w:r>
            <w:r w:rsidR="00EC4F75">
              <w:t xml:space="preserve">selon des catégories prédéfinies </w:t>
            </w:r>
            <w:r w:rsidR="00724203">
              <w:t>sur la plateforme</w:t>
            </w:r>
            <w:r w:rsidR="00943335">
              <w:t>.</w:t>
            </w:r>
          </w:p>
        </w:tc>
      </w:tr>
      <w:tr w:rsidR="00407746" w:rsidRPr="00852A09" w14:paraId="7E6E7B45" w14:textId="77777777" w:rsidTr="00E467C3">
        <w:trPr>
          <w:trHeight w:val="1401"/>
        </w:trPr>
        <w:tc>
          <w:tcPr>
            <w:tcW w:w="1564" w:type="dxa"/>
            <w:vAlign w:val="center"/>
          </w:tcPr>
          <w:p w14:paraId="0024622E" w14:textId="77777777" w:rsidR="00407746" w:rsidRPr="00852A09" w:rsidRDefault="00407746" w:rsidP="00407746">
            <w:pPr>
              <w:jc w:val="center"/>
              <w:rPr>
                <w:color w:val="C00000"/>
              </w:rPr>
            </w:pPr>
            <w:r w:rsidRPr="00852A09">
              <w:rPr>
                <w:color w:val="C00000"/>
              </w:rPr>
              <w:t>Exigence n°xx</w:t>
            </w:r>
          </w:p>
          <w:p w14:paraId="7B4831DE" w14:textId="1050DAE5" w:rsidR="00407746" w:rsidRPr="00852A09" w:rsidRDefault="00C430F2" w:rsidP="00407746">
            <w:pPr>
              <w:jc w:val="center"/>
              <w:rPr>
                <w:color w:val="C00000"/>
              </w:rPr>
            </w:pPr>
            <w:r w:rsidRPr="00852A09">
              <w:rPr>
                <w:i/>
                <w:iCs/>
                <w:sz w:val="20"/>
                <w:szCs w:val="20"/>
              </w:rPr>
              <w:t>Validation de cohérence</w:t>
            </w:r>
          </w:p>
        </w:tc>
        <w:tc>
          <w:tcPr>
            <w:tcW w:w="7503" w:type="dxa"/>
            <w:vAlign w:val="center"/>
          </w:tcPr>
          <w:p w14:paraId="1BAE07D0" w14:textId="5FAEA475" w:rsidR="00407746" w:rsidRPr="00852A09" w:rsidRDefault="00852A09" w:rsidP="00407746">
            <w:r w:rsidRPr="00852A09">
              <w:t xml:space="preserve">Le soumissionnaire devra </w:t>
            </w:r>
            <w:r w:rsidRPr="00E467C3">
              <w:t>confirmer la faisabilité de mettre en œuvre une vérification automatique de la cohérence et de la validité</w:t>
            </w:r>
            <w:r w:rsidRPr="00852A09">
              <w:t xml:space="preserve"> des documents déposés, en fonction de leur </w:t>
            </w:r>
            <w:r w:rsidRPr="00E467C3">
              <w:t>typologie</w:t>
            </w:r>
            <w:r w:rsidRPr="00852A09">
              <w:t xml:space="preserve">. Les </w:t>
            </w:r>
            <w:r w:rsidRPr="00E467C3">
              <w:t>catégories et règles associées</w:t>
            </w:r>
            <w:r w:rsidRPr="00852A09">
              <w:t xml:space="preserve"> à ces typologies seront </w:t>
            </w:r>
            <w:r w:rsidRPr="00E467C3">
              <w:t>définies par Praemia REIM et son Property Manager</w:t>
            </w:r>
            <w:r w:rsidRPr="00852A09">
              <w:t>.</w:t>
            </w:r>
          </w:p>
        </w:tc>
      </w:tr>
      <w:tr w:rsidR="00EE398B" w:rsidRPr="00852A09" w14:paraId="437CD93D" w14:textId="77777777" w:rsidTr="00E467C3">
        <w:trPr>
          <w:trHeight w:val="1158"/>
        </w:trPr>
        <w:tc>
          <w:tcPr>
            <w:tcW w:w="1564" w:type="dxa"/>
            <w:vAlign w:val="center"/>
          </w:tcPr>
          <w:p w14:paraId="028A4353" w14:textId="77777777" w:rsidR="00EE398B" w:rsidRPr="00852A09" w:rsidRDefault="00EE398B" w:rsidP="00EE398B">
            <w:pPr>
              <w:jc w:val="center"/>
              <w:rPr>
                <w:color w:val="C00000"/>
              </w:rPr>
            </w:pPr>
            <w:r w:rsidRPr="00852A09">
              <w:rPr>
                <w:color w:val="C00000"/>
              </w:rPr>
              <w:t>Exigence n°xx</w:t>
            </w:r>
          </w:p>
          <w:p w14:paraId="2D634B18" w14:textId="110C3285" w:rsidR="00EE398B" w:rsidRPr="00852A09" w:rsidRDefault="000F79D9" w:rsidP="00EE398B">
            <w:pPr>
              <w:jc w:val="center"/>
              <w:rPr>
                <w:color w:val="C00000"/>
              </w:rPr>
            </w:pPr>
            <w:r>
              <w:rPr>
                <w:i/>
                <w:iCs/>
                <w:sz w:val="20"/>
                <w:szCs w:val="20"/>
              </w:rPr>
              <w:t>Workflow de validation de dép</w:t>
            </w:r>
            <w:r w:rsidR="009E28A1">
              <w:rPr>
                <w:i/>
                <w:iCs/>
                <w:sz w:val="20"/>
                <w:szCs w:val="20"/>
              </w:rPr>
              <w:t>ôt</w:t>
            </w:r>
          </w:p>
        </w:tc>
        <w:tc>
          <w:tcPr>
            <w:tcW w:w="7503" w:type="dxa"/>
            <w:vAlign w:val="center"/>
          </w:tcPr>
          <w:p w14:paraId="554497B5" w14:textId="4C5E7D4F" w:rsidR="00EE398B" w:rsidRPr="00852A09" w:rsidRDefault="00CB5597" w:rsidP="00EE398B">
            <w:r>
              <w:t>E</w:t>
            </w:r>
            <w:r w:rsidR="00F14DC0" w:rsidRPr="00F14DC0">
              <w:t>n l’absence d’automatisation</w:t>
            </w:r>
            <w:r>
              <w:t>, l</w:t>
            </w:r>
            <w:r w:rsidR="00F14DC0" w:rsidRPr="00F14DC0">
              <w:t xml:space="preserve">e soumissionnaire </w:t>
            </w:r>
            <w:r>
              <w:t>confirmera</w:t>
            </w:r>
            <w:r w:rsidR="00F14DC0" w:rsidRPr="00F14DC0">
              <w:t xml:space="preserve"> la possibilité d</w:t>
            </w:r>
            <w:r>
              <w:t xml:space="preserve">e mettre en place un workflow </w:t>
            </w:r>
            <w:r w:rsidR="009F157D">
              <w:t xml:space="preserve">de validation dans </w:t>
            </w:r>
            <w:r w:rsidR="00F14DC0" w:rsidRPr="00F14DC0">
              <w:t>le module de gestion de demandes</w:t>
            </w:r>
            <w:r w:rsidR="009F157D">
              <w:t xml:space="preserve"> et le</w:t>
            </w:r>
            <w:r w:rsidR="00F14DC0" w:rsidRPr="00F14DC0">
              <w:t xml:space="preserve"> dépôt </w:t>
            </w:r>
            <w:r w:rsidR="009F157D">
              <w:t>des</w:t>
            </w:r>
            <w:r w:rsidR="00F14DC0" w:rsidRPr="00F14DC0">
              <w:t xml:space="preserve"> documents</w:t>
            </w:r>
            <w:r w:rsidR="009F157D">
              <w:t xml:space="preserve"> sur la GED Docuware</w:t>
            </w:r>
            <w:r w:rsidR="00DE5C42">
              <w:t>.</w:t>
            </w:r>
          </w:p>
        </w:tc>
      </w:tr>
      <w:tr w:rsidR="00DE5C42" w:rsidRPr="00852A09" w14:paraId="05E2A5E6" w14:textId="77777777" w:rsidTr="00E467C3">
        <w:trPr>
          <w:trHeight w:val="1158"/>
        </w:trPr>
        <w:tc>
          <w:tcPr>
            <w:tcW w:w="1564" w:type="dxa"/>
            <w:vAlign w:val="center"/>
          </w:tcPr>
          <w:p w14:paraId="558E9640" w14:textId="77777777" w:rsidR="00503B4D" w:rsidRPr="00852A09" w:rsidRDefault="00503B4D" w:rsidP="00503B4D">
            <w:pPr>
              <w:jc w:val="center"/>
              <w:rPr>
                <w:color w:val="C00000"/>
              </w:rPr>
            </w:pPr>
            <w:r w:rsidRPr="00852A09">
              <w:rPr>
                <w:color w:val="C00000"/>
              </w:rPr>
              <w:t>Exigence n°xx</w:t>
            </w:r>
          </w:p>
          <w:p w14:paraId="23670A10" w14:textId="6738A056" w:rsidR="00DE5C42" w:rsidRPr="00852A09" w:rsidRDefault="00503B4D" w:rsidP="00503B4D">
            <w:pPr>
              <w:jc w:val="center"/>
              <w:rPr>
                <w:color w:val="C00000"/>
              </w:rPr>
            </w:pPr>
            <w:r>
              <w:rPr>
                <w:i/>
                <w:iCs/>
                <w:sz w:val="20"/>
                <w:szCs w:val="20"/>
              </w:rPr>
              <w:t>Rappels</w:t>
            </w:r>
            <w:r w:rsidR="00393AC9">
              <w:rPr>
                <w:i/>
                <w:iCs/>
                <w:sz w:val="20"/>
                <w:szCs w:val="20"/>
              </w:rPr>
              <w:t xml:space="preserve"> </w:t>
            </w:r>
            <w:r w:rsidR="0035227E">
              <w:rPr>
                <w:i/>
                <w:iCs/>
                <w:sz w:val="20"/>
                <w:szCs w:val="20"/>
              </w:rPr>
              <w:t>automatiques</w:t>
            </w:r>
          </w:p>
        </w:tc>
        <w:tc>
          <w:tcPr>
            <w:tcW w:w="7503" w:type="dxa"/>
            <w:vAlign w:val="center"/>
          </w:tcPr>
          <w:p w14:paraId="42F9D810" w14:textId="7E31241F" w:rsidR="00DE5C42" w:rsidRDefault="00C53578" w:rsidP="00EE398B">
            <w:r w:rsidRPr="00C53578">
              <w:t>La solution du soumissionnaire devra permettre la programmation de rappels automatiques à une fréquence configurable (généralement annuelle) par Praemia REIM ou son Property Manager, afin de solliciter les locataires pour la transmission des documents obligatoires.</w:t>
            </w:r>
          </w:p>
        </w:tc>
      </w:tr>
    </w:tbl>
    <w:p w14:paraId="5BE7D293" w14:textId="77777777" w:rsidR="00004F76" w:rsidRDefault="00004F76" w:rsidP="00E467C3"/>
    <w:p w14:paraId="6705B63D" w14:textId="34936430" w:rsidR="00AB4E42" w:rsidRDefault="00AB4E42" w:rsidP="00231494">
      <w:pPr>
        <w:pStyle w:val="Titre5"/>
      </w:pPr>
      <w:commentRangeStart w:id="115"/>
      <w:commentRangeStart w:id="116"/>
      <w:r>
        <w:t>Attendus techniques</w:t>
      </w:r>
      <w:commentRangeEnd w:id="115"/>
      <w:r w:rsidR="000836A5">
        <w:rPr>
          <w:rStyle w:val="Marquedecommentaire"/>
          <w:sz w:val="22"/>
          <w:szCs w:val="22"/>
        </w:rPr>
        <w:commentReference w:id="115"/>
      </w:r>
      <w:commentRangeEnd w:id="116"/>
      <w:r w:rsidR="007A1059">
        <w:rPr>
          <w:rStyle w:val="Marquedecommentaire"/>
          <w:sz w:val="22"/>
          <w:szCs w:val="22"/>
        </w:rPr>
        <w:commentReference w:id="116"/>
      </w:r>
    </w:p>
    <w:p w14:paraId="1AB337A2" w14:textId="77777777" w:rsidR="002F4F83" w:rsidRDefault="002F4F83" w:rsidP="002F4F83"/>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2F4F83" w:rsidRPr="00852A09" w14:paraId="2E142A9D" w14:textId="77777777" w:rsidTr="00E467C3">
        <w:trPr>
          <w:trHeight w:val="1158"/>
        </w:trPr>
        <w:tc>
          <w:tcPr>
            <w:tcW w:w="1564" w:type="dxa"/>
            <w:vAlign w:val="center"/>
          </w:tcPr>
          <w:p w14:paraId="1C9873D3" w14:textId="77777777" w:rsidR="002F4F83" w:rsidRPr="00852A09" w:rsidRDefault="002F4F83">
            <w:pPr>
              <w:jc w:val="center"/>
              <w:rPr>
                <w:color w:val="C00000"/>
              </w:rPr>
            </w:pPr>
            <w:r w:rsidRPr="00852A09">
              <w:rPr>
                <w:color w:val="C00000"/>
              </w:rPr>
              <w:lastRenderedPageBreak/>
              <w:t>Exigence n°xx</w:t>
            </w:r>
          </w:p>
          <w:p w14:paraId="1FA01682" w14:textId="2360B4E2" w:rsidR="002F4F83" w:rsidRPr="00852A09" w:rsidRDefault="00204EBB">
            <w:pPr>
              <w:jc w:val="center"/>
              <w:rPr>
                <w:color w:val="C00000"/>
              </w:rPr>
            </w:pPr>
            <w:r>
              <w:rPr>
                <w:i/>
                <w:iCs/>
                <w:sz w:val="20"/>
                <w:szCs w:val="20"/>
              </w:rPr>
              <w:t>Intégration Docuware</w:t>
            </w:r>
          </w:p>
        </w:tc>
        <w:tc>
          <w:tcPr>
            <w:tcW w:w="7503" w:type="dxa"/>
            <w:vAlign w:val="center"/>
          </w:tcPr>
          <w:p w14:paraId="5B8C3D2F" w14:textId="2E6C6C62" w:rsidR="002F4F83" w:rsidRDefault="001D0AB7">
            <w:r w:rsidRPr="001D0AB7">
              <w:t>La solution devra s’intégrer avec la GED DocuWare utilisée par Praemia REIM, en s’appuyant sur les API DocuWare. Cette intégration devra permettre la récupération et la dépose des documents selon un plan de classement défini et paramétrable (ex. actif, client locataire, typologie de document).</w:t>
            </w:r>
          </w:p>
        </w:tc>
      </w:tr>
      <w:tr w:rsidR="001D0AB7" w:rsidRPr="00852A09" w14:paraId="15D89770" w14:textId="77777777" w:rsidTr="00E467C3">
        <w:trPr>
          <w:trHeight w:val="1158"/>
        </w:trPr>
        <w:tc>
          <w:tcPr>
            <w:tcW w:w="1564" w:type="dxa"/>
            <w:vAlign w:val="center"/>
          </w:tcPr>
          <w:p w14:paraId="5263B066" w14:textId="77777777" w:rsidR="001D0AB7" w:rsidRPr="00852A09" w:rsidRDefault="001D0AB7" w:rsidP="001D0AB7">
            <w:pPr>
              <w:jc w:val="center"/>
              <w:rPr>
                <w:color w:val="C00000"/>
              </w:rPr>
            </w:pPr>
            <w:r w:rsidRPr="00852A09">
              <w:rPr>
                <w:color w:val="C00000"/>
              </w:rPr>
              <w:t>Exigence n°xx</w:t>
            </w:r>
          </w:p>
          <w:p w14:paraId="7764FC82" w14:textId="0A5F05B6" w:rsidR="001D0AB7" w:rsidRPr="00852A09" w:rsidRDefault="00204EBB" w:rsidP="001D0AB7">
            <w:pPr>
              <w:jc w:val="center"/>
              <w:rPr>
                <w:color w:val="C00000"/>
              </w:rPr>
            </w:pPr>
            <w:r>
              <w:rPr>
                <w:i/>
                <w:iCs/>
                <w:sz w:val="20"/>
                <w:szCs w:val="20"/>
              </w:rPr>
              <w:t>Synchronisation des documents</w:t>
            </w:r>
          </w:p>
        </w:tc>
        <w:tc>
          <w:tcPr>
            <w:tcW w:w="7503" w:type="dxa"/>
            <w:vAlign w:val="center"/>
          </w:tcPr>
          <w:p w14:paraId="7837F5AB" w14:textId="44F1A03D" w:rsidR="001D0AB7" w:rsidRPr="00C53578" w:rsidRDefault="001D0AB7" w:rsidP="001D0AB7">
            <w:r w:rsidRPr="001D0AB7">
              <w:t xml:space="preserve">Le soumissionnaire devra garantir une synchronisation automatique et régulière des fichiers ou des </w:t>
            </w:r>
            <w:r w:rsidR="007633CA">
              <w:t>liens</w:t>
            </w:r>
            <w:r w:rsidRPr="001D0AB7">
              <w:t xml:space="preserve"> vers ces fichiers déposés, modifiés ou supprimés sur la plateforme, selon une fréquence définie avec Praemia REIM</w:t>
            </w:r>
          </w:p>
        </w:tc>
      </w:tr>
      <w:tr w:rsidR="00204EBB" w:rsidRPr="00852A09" w14:paraId="2B61E51D" w14:textId="77777777" w:rsidTr="00E467C3">
        <w:trPr>
          <w:trHeight w:val="1158"/>
        </w:trPr>
        <w:tc>
          <w:tcPr>
            <w:tcW w:w="1564" w:type="dxa"/>
            <w:vAlign w:val="center"/>
          </w:tcPr>
          <w:p w14:paraId="22ACA360" w14:textId="77777777" w:rsidR="00204EBB" w:rsidRPr="00852A09" w:rsidRDefault="00204EBB" w:rsidP="00204EBB">
            <w:pPr>
              <w:jc w:val="center"/>
              <w:rPr>
                <w:color w:val="C00000"/>
              </w:rPr>
            </w:pPr>
            <w:r w:rsidRPr="00852A09">
              <w:rPr>
                <w:color w:val="C00000"/>
              </w:rPr>
              <w:t>Exigence n°xx</w:t>
            </w:r>
          </w:p>
          <w:p w14:paraId="672E63D1" w14:textId="0AB8A144" w:rsidR="00204EBB" w:rsidRPr="00852A09" w:rsidRDefault="00204EBB" w:rsidP="00204EBB">
            <w:pPr>
              <w:jc w:val="center"/>
              <w:rPr>
                <w:color w:val="C00000"/>
              </w:rPr>
            </w:pPr>
            <w:r>
              <w:rPr>
                <w:i/>
                <w:iCs/>
                <w:sz w:val="20"/>
                <w:szCs w:val="20"/>
              </w:rPr>
              <w:t>Téléversement des documents</w:t>
            </w:r>
          </w:p>
        </w:tc>
        <w:tc>
          <w:tcPr>
            <w:tcW w:w="7503" w:type="dxa"/>
            <w:vAlign w:val="center"/>
          </w:tcPr>
          <w:p w14:paraId="79B838A4" w14:textId="5C955D7D" w:rsidR="00204EBB" w:rsidRPr="001D0AB7" w:rsidRDefault="00204EBB" w:rsidP="00204EBB">
            <w:r w:rsidRPr="0056495E">
              <w:t>La solution devra prendre en charge le téléversement de fichiers volumineux sans dégradation notable des performances ni limitation bloquante de taille</w:t>
            </w:r>
          </w:p>
        </w:tc>
      </w:tr>
    </w:tbl>
    <w:p w14:paraId="77EF6BF2" w14:textId="25DC05F9" w:rsidR="00C10F84" w:rsidRDefault="00C10F84" w:rsidP="00521AB8"/>
    <w:p w14:paraId="5F715E34" w14:textId="1A4C7A0E" w:rsidR="00C10F84" w:rsidRDefault="00F62AC3" w:rsidP="00F6259A">
      <w:pPr>
        <w:pStyle w:val="Titre4"/>
      </w:pPr>
      <w:r>
        <w:t>Gestion des demandes locataires (ticketing locataire)</w:t>
      </w:r>
    </w:p>
    <w:p w14:paraId="67ED0476" w14:textId="281805CC" w:rsidR="00E80A97" w:rsidRPr="00E80A97" w:rsidRDefault="00E80A97" w:rsidP="00E80A97">
      <w:pPr>
        <w:pStyle w:val="Titre5"/>
      </w:pPr>
      <w:r>
        <w:t>Attendus fonctionnels</w:t>
      </w:r>
    </w:p>
    <w:p w14:paraId="521C2558" w14:textId="77777777" w:rsidR="009E5088" w:rsidRDefault="009E5088" w:rsidP="009E5088"/>
    <w:p w14:paraId="34018B46" w14:textId="77777777" w:rsidR="009E5088" w:rsidDel="00DB4879" w:rsidRDefault="009E5088" w:rsidP="009E5088">
      <w:r w:rsidRPr="008B2C29">
        <w:t xml:space="preserve">Le module Ticketing locataire devra permettre aux </w:t>
      </w:r>
      <w:r>
        <w:t>profils gestionnaires</w:t>
      </w:r>
      <w:r w:rsidRPr="008B2C29">
        <w:t xml:space="preserve"> locataires de déclare</w:t>
      </w:r>
      <w:r>
        <w:t xml:space="preserve">r et </w:t>
      </w:r>
      <w:r w:rsidRPr="008B2C29">
        <w:t xml:space="preserve">suivre </w:t>
      </w:r>
      <w:r>
        <w:t xml:space="preserve">des demandes auprès de </w:t>
      </w:r>
      <w:r w:rsidRPr="008B2C29">
        <w:t xml:space="preserve">Praemia REIM </w:t>
      </w:r>
      <w:r>
        <w:t xml:space="preserve">et son property manager </w:t>
      </w:r>
      <w:r w:rsidRPr="008B2C29">
        <w:t xml:space="preserve">sur </w:t>
      </w:r>
      <w:r>
        <w:t>des motifs variés et configurables (ex.</w:t>
      </w:r>
      <w:r w:rsidRPr="008B2C29">
        <w:t xml:space="preserve"> demandes techniques, administratives ou de services</w:t>
      </w:r>
      <w:r>
        <w:t>)</w:t>
      </w:r>
      <w:r w:rsidRPr="008B2C29">
        <w:t xml:space="preserve"> dans un environnement</w:t>
      </w:r>
      <w:r w:rsidRPr="008B2C29" w:rsidDel="0026352A">
        <w:t xml:space="preserve"> </w:t>
      </w:r>
      <w:r>
        <w:t xml:space="preserve">permettant le suivi et la traçabilité des échanges. </w:t>
      </w:r>
    </w:p>
    <w:p w14:paraId="29DA3A76" w14:textId="77777777" w:rsidR="009E5088" w:rsidRPr="009E5088" w:rsidRDefault="009E5088" w:rsidP="009E5088"/>
    <w:p w14:paraId="1B37DCF1" w14:textId="3A7F622F" w:rsidR="00C10F84" w:rsidRDefault="00BB559A" w:rsidP="00E80A97">
      <w:pPr>
        <w:pStyle w:val="Titre6"/>
      </w:pPr>
      <w:r>
        <w:t xml:space="preserve">Création et </w:t>
      </w:r>
      <w:r w:rsidR="003302C6">
        <w:t xml:space="preserve">suivi </w:t>
      </w:r>
      <w:r>
        <w:t>des tickets</w:t>
      </w:r>
    </w:p>
    <w:p w14:paraId="5B39C2B0" w14:textId="5661DE2C" w:rsidR="009211B0" w:rsidRPr="009211B0" w:rsidRDefault="009211B0" w:rsidP="009211B0">
      <w:r w:rsidRPr="009211B0">
        <w:t>Le soumissionnaire devra garantir que la solution :</w:t>
      </w:r>
    </w:p>
    <w:p w14:paraId="51EECF59" w14:textId="1A347A73" w:rsidR="009211B0" w:rsidRPr="009211B0" w:rsidRDefault="00403DC8" w:rsidP="005F5039">
      <w:pPr>
        <w:numPr>
          <w:ilvl w:val="0"/>
          <w:numId w:val="39"/>
        </w:numPr>
      </w:pPr>
      <w:r w:rsidRPr="009211B0">
        <w:t>Permette</w:t>
      </w:r>
      <w:r w:rsidR="009211B0" w:rsidRPr="009211B0">
        <w:t xml:space="preserve"> aux</w:t>
      </w:r>
      <w:r w:rsidR="00DB4879">
        <w:t xml:space="preserve"> profils gestionnaires</w:t>
      </w:r>
      <w:r w:rsidR="009211B0" w:rsidRPr="009211B0">
        <w:t xml:space="preserve"> locataires de créer un ticket </w:t>
      </w:r>
      <w:r w:rsidR="007652A8">
        <w:t>de demande ou d’incidents</w:t>
      </w:r>
      <w:r w:rsidR="009211B0" w:rsidRPr="009211B0">
        <w:t xml:space="preserve"> depuis la plateforme, avec la possibilité de renseigner</w:t>
      </w:r>
    </w:p>
    <w:p w14:paraId="51957B5F" w14:textId="4624642E" w:rsidR="009211B0" w:rsidRPr="009211B0" w:rsidRDefault="000B45AF" w:rsidP="005F5039">
      <w:pPr>
        <w:numPr>
          <w:ilvl w:val="1"/>
          <w:numId w:val="39"/>
        </w:numPr>
      </w:pPr>
      <w:commentRangeStart w:id="117"/>
      <w:r w:rsidRPr="009211B0">
        <w:t>La</w:t>
      </w:r>
      <w:r w:rsidR="009211B0" w:rsidRPr="009211B0">
        <w:t xml:space="preserve"> </w:t>
      </w:r>
      <w:commentRangeEnd w:id="117"/>
      <w:r w:rsidR="00E90BA9" w:rsidRPr="009211B0">
        <w:rPr>
          <w:rStyle w:val="Marquedecommentaire"/>
          <w:sz w:val="22"/>
          <w:szCs w:val="22"/>
        </w:rPr>
        <w:commentReference w:id="117"/>
      </w:r>
      <w:r w:rsidR="009211B0" w:rsidRPr="009211B0">
        <w:t xml:space="preserve">catégorie </w:t>
      </w:r>
      <w:r w:rsidR="000B52B8">
        <w:t xml:space="preserve">/ sous catégories </w:t>
      </w:r>
      <w:r w:rsidR="009211B0" w:rsidRPr="009211B0">
        <w:t>de demande (technique, administrative, contractuelle, RSE, etc.)</w:t>
      </w:r>
      <w:r w:rsidR="00E620D6">
        <w:t xml:space="preserve"> en lien avec la GMAO pour </w:t>
      </w:r>
      <w:r w:rsidR="0050636E">
        <w:t>les demandes techniques</w:t>
      </w:r>
    </w:p>
    <w:p w14:paraId="1A51A492" w14:textId="694D9AE5" w:rsidR="009A4183" w:rsidRDefault="000B45AF" w:rsidP="005F5039">
      <w:pPr>
        <w:numPr>
          <w:ilvl w:val="1"/>
          <w:numId w:val="39"/>
        </w:numPr>
      </w:pPr>
      <w:r>
        <w:t>Une</w:t>
      </w:r>
      <w:r w:rsidR="009A4183">
        <w:t xml:space="preserve"> description de la demande</w:t>
      </w:r>
    </w:p>
    <w:p w14:paraId="6EAAD6E2" w14:textId="5F73D10D" w:rsidR="009211B0" w:rsidRPr="009211B0" w:rsidRDefault="000B45AF" w:rsidP="005F5039">
      <w:pPr>
        <w:numPr>
          <w:ilvl w:val="1"/>
          <w:numId w:val="39"/>
        </w:numPr>
      </w:pPr>
      <w:r>
        <w:t>Une</w:t>
      </w:r>
      <w:r w:rsidR="009A4183">
        <w:t xml:space="preserve"> localisation </w:t>
      </w:r>
      <w:r w:rsidR="00C770FA">
        <w:t xml:space="preserve">et le niveau d’urgence </w:t>
      </w:r>
      <w:r w:rsidR="009A4183">
        <w:t>dans le cas d’une demande d’incident localisés sur les parties communes</w:t>
      </w:r>
    </w:p>
    <w:p w14:paraId="2B02811B" w14:textId="0822ABA8" w:rsidR="009211B0" w:rsidRPr="009211B0" w:rsidRDefault="000B45AF" w:rsidP="005F5039">
      <w:pPr>
        <w:numPr>
          <w:ilvl w:val="1"/>
          <w:numId w:val="39"/>
        </w:numPr>
      </w:pPr>
      <w:r w:rsidRPr="009211B0">
        <w:t>Et</w:t>
      </w:r>
      <w:r w:rsidR="009211B0" w:rsidRPr="009211B0">
        <w:t xml:space="preserve"> </w:t>
      </w:r>
      <w:r w:rsidR="00403DC8">
        <w:t>d’ajouter si besoin d</w:t>
      </w:r>
      <w:r w:rsidR="009211B0" w:rsidRPr="009211B0">
        <w:t>es pièces jointes (photos, documents, vidéos) nécessaires à son traitement</w:t>
      </w:r>
    </w:p>
    <w:p w14:paraId="04D1B188" w14:textId="4389166D" w:rsidR="003302C6" w:rsidRPr="009211B0" w:rsidRDefault="003302C6" w:rsidP="005F5039">
      <w:pPr>
        <w:numPr>
          <w:ilvl w:val="0"/>
          <w:numId w:val="39"/>
        </w:numPr>
      </w:pPr>
      <w:r w:rsidRPr="004541D6">
        <w:t>Intègre un espace de dialogue entre le locataire et l</w:t>
      </w:r>
      <w:r>
        <w:t xml:space="preserve">es property / facility manager </w:t>
      </w:r>
      <w:r w:rsidRPr="004541D6">
        <w:t>pour chaque ticket, permettant l’ajout de commentaires ou de pièces jointes</w:t>
      </w:r>
    </w:p>
    <w:p w14:paraId="066B7F86" w14:textId="6FEB0F59" w:rsidR="009211B0" w:rsidRPr="009211B0" w:rsidRDefault="00DA4608" w:rsidP="005F5039">
      <w:pPr>
        <w:numPr>
          <w:ilvl w:val="0"/>
          <w:numId w:val="39"/>
        </w:numPr>
      </w:pPr>
      <w:r w:rsidRPr="009211B0">
        <w:t>Conserve</w:t>
      </w:r>
      <w:r w:rsidR="009211B0" w:rsidRPr="009211B0">
        <w:t xml:space="preserve"> un historique complet des échanges et statuts, consultable par les deux parties</w:t>
      </w:r>
    </w:p>
    <w:p w14:paraId="563BADC8" w14:textId="328F19E3" w:rsidR="00201F23" w:rsidRPr="009211B0" w:rsidRDefault="00201F23" w:rsidP="005F5039">
      <w:pPr>
        <w:numPr>
          <w:ilvl w:val="0"/>
          <w:numId w:val="39"/>
        </w:numPr>
      </w:pPr>
      <w:r w:rsidRPr="004541D6">
        <w:t xml:space="preserve">Permette la réouverture d’un ticket clos en cas de non-satisfaction </w:t>
      </w:r>
    </w:p>
    <w:p w14:paraId="44ACB060" w14:textId="77777777" w:rsidR="00BB559A" w:rsidRDefault="00BB559A" w:rsidP="00BB559A"/>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3E4557" w:rsidRPr="00852A09" w14:paraId="3204050E" w14:textId="77777777" w:rsidTr="00E467C3">
        <w:trPr>
          <w:trHeight w:val="1158"/>
        </w:trPr>
        <w:tc>
          <w:tcPr>
            <w:tcW w:w="1564" w:type="dxa"/>
            <w:vAlign w:val="center"/>
          </w:tcPr>
          <w:p w14:paraId="7E11ABB4" w14:textId="77777777" w:rsidR="003E4557" w:rsidRPr="00852A09" w:rsidRDefault="003E4557">
            <w:pPr>
              <w:jc w:val="center"/>
              <w:rPr>
                <w:color w:val="C00000"/>
              </w:rPr>
            </w:pPr>
            <w:r w:rsidRPr="00852A09">
              <w:rPr>
                <w:color w:val="C00000"/>
              </w:rPr>
              <w:t>Exigence n°xx</w:t>
            </w:r>
          </w:p>
          <w:p w14:paraId="06F5245C" w14:textId="45C9E558" w:rsidR="003E4557" w:rsidRPr="00852A09" w:rsidRDefault="001C149F">
            <w:pPr>
              <w:jc w:val="center"/>
              <w:rPr>
                <w:color w:val="C00000"/>
              </w:rPr>
            </w:pPr>
            <w:r>
              <w:rPr>
                <w:i/>
                <w:iCs/>
                <w:sz w:val="20"/>
                <w:szCs w:val="20"/>
              </w:rPr>
              <w:t>Création de tickets</w:t>
            </w:r>
          </w:p>
        </w:tc>
        <w:tc>
          <w:tcPr>
            <w:tcW w:w="7503" w:type="dxa"/>
            <w:vAlign w:val="center"/>
          </w:tcPr>
          <w:p w14:paraId="05809C97" w14:textId="122C4948" w:rsidR="003E4557" w:rsidRPr="001D0AB7" w:rsidRDefault="003E4557">
            <w:r w:rsidRPr="003E4557">
              <w:t>Le soumissionnaire devra fournir une solution permettant aux gestionnaires locataires de créer un ticket</w:t>
            </w:r>
            <w:r w:rsidR="001C149F">
              <w:t xml:space="preserve"> de demandes et d’incidents</w:t>
            </w:r>
            <w:r w:rsidRPr="003E4557">
              <w:t xml:space="preserve"> depuis la plateforme, avec la saisie de la catégorie </w:t>
            </w:r>
            <w:r w:rsidR="000B52B8">
              <w:t>et sous-catégories</w:t>
            </w:r>
            <w:r w:rsidRPr="003E4557">
              <w:t xml:space="preserve"> de demande, </w:t>
            </w:r>
            <w:r w:rsidR="00C770FA">
              <w:t xml:space="preserve">une </w:t>
            </w:r>
            <w:r w:rsidR="00B1062A">
              <w:t>description</w:t>
            </w:r>
            <w:r w:rsidRPr="003E4557">
              <w:t xml:space="preserve">, </w:t>
            </w:r>
            <w:r w:rsidR="002B6A89">
              <w:t xml:space="preserve">une localisation éventuelle </w:t>
            </w:r>
            <w:r w:rsidRPr="003E4557">
              <w:t>et la possibilité d’ajouter des pièces jointes (photos, documents, vidéos) utiles à son traitement.</w:t>
            </w:r>
          </w:p>
        </w:tc>
      </w:tr>
      <w:tr w:rsidR="001C149F" w:rsidRPr="00852A09" w14:paraId="109BE5C7" w14:textId="77777777" w:rsidTr="00E467C3">
        <w:trPr>
          <w:trHeight w:val="1158"/>
        </w:trPr>
        <w:tc>
          <w:tcPr>
            <w:tcW w:w="1564" w:type="dxa"/>
            <w:vAlign w:val="center"/>
          </w:tcPr>
          <w:p w14:paraId="7A4CBE9B" w14:textId="77777777" w:rsidR="001C149F" w:rsidRPr="00852A09" w:rsidRDefault="001C149F" w:rsidP="001C149F">
            <w:pPr>
              <w:jc w:val="center"/>
              <w:rPr>
                <w:color w:val="C00000"/>
              </w:rPr>
            </w:pPr>
            <w:r w:rsidRPr="00852A09">
              <w:rPr>
                <w:color w:val="C00000"/>
              </w:rPr>
              <w:t>Exigence n°xx</w:t>
            </w:r>
          </w:p>
          <w:p w14:paraId="59A56AB8" w14:textId="6D393D70" w:rsidR="001C149F" w:rsidRPr="00852A09" w:rsidRDefault="001C149F" w:rsidP="001C149F">
            <w:pPr>
              <w:jc w:val="center"/>
              <w:rPr>
                <w:color w:val="C00000"/>
              </w:rPr>
            </w:pPr>
            <w:r>
              <w:rPr>
                <w:i/>
                <w:iCs/>
                <w:sz w:val="20"/>
                <w:szCs w:val="20"/>
              </w:rPr>
              <w:t>Notifications</w:t>
            </w:r>
          </w:p>
        </w:tc>
        <w:tc>
          <w:tcPr>
            <w:tcW w:w="7503" w:type="dxa"/>
            <w:vAlign w:val="center"/>
          </w:tcPr>
          <w:p w14:paraId="39FBEC10" w14:textId="5A6682C8" w:rsidR="001C149F" w:rsidRPr="003E4557" w:rsidRDefault="001C149F">
            <w:r w:rsidRPr="001C149F">
              <w:t xml:space="preserve">La solution devra intégrer un </w:t>
            </w:r>
            <w:r w:rsidRPr="00E467C3">
              <w:t>espace de dialogue dédié</w:t>
            </w:r>
            <w:r w:rsidRPr="001C149F">
              <w:t xml:space="preserve"> à chaque ticket, assurant l’échange de commentaires et de pièces jointes entre le locataire et le Property/Facility Manage</w:t>
            </w:r>
            <w:r w:rsidR="003E660A">
              <w:t>r</w:t>
            </w:r>
          </w:p>
        </w:tc>
      </w:tr>
    </w:tbl>
    <w:p w14:paraId="77B2C6FA" w14:textId="77777777" w:rsidR="003E4557" w:rsidRDefault="003E4557" w:rsidP="00BB559A"/>
    <w:p w14:paraId="39E75BBE" w14:textId="2AC3D327" w:rsidR="004541D6" w:rsidRPr="004541D6" w:rsidRDefault="004541D6" w:rsidP="00D15847"/>
    <w:p w14:paraId="54F85877" w14:textId="07C1F5AC" w:rsidR="00D15847" w:rsidRDefault="00D15847" w:rsidP="00E467C3">
      <w:pPr>
        <w:pStyle w:val="Titre6"/>
      </w:pPr>
      <w:r>
        <w:lastRenderedPageBreak/>
        <w:t>Suivi et reporting</w:t>
      </w:r>
    </w:p>
    <w:p w14:paraId="1C609024" w14:textId="16F59EE9" w:rsidR="00D15847" w:rsidRDefault="00D15847" w:rsidP="00D15847">
      <w:r>
        <w:t xml:space="preserve">La solution devra permettre : </w:t>
      </w:r>
    </w:p>
    <w:p w14:paraId="733F8612" w14:textId="77777777" w:rsidR="00952BD0" w:rsidRDefault="00952BD0" w:rsidP="005F5039">
      <w:pPr>
        <w:pStyle w:val="Paragraphedeliste"/>
        <w:numPr>
          <w:ilvl w:val="0"/>
          <w:numId w:val="86"/>
        </w:numPr>
        <w:tabs>
          <w:tab w:val="clear" w:pos="1068"/>
        </w:tabs>
        <w:ind w:left="720"/>
      </w:pPr>
      <w:r>
        <w:t>L’envoi automatique de notifications, à la fois dans le portail et par e-mail, à chaque évolution du ticket (prise en charge, en cours, résolu, clos), incluant les commentaires de traitement et de résolution associés.</w:t>
      </w:r>
    </w:p>
    <w:p w14:paraId="142B4DEE" w14:textId="7EB7FBB0" w:rsidR="00952BD0" w:rsidRDefault="00952BD0" w:rsidP="005F5039">
      <w:pPr>
        <w:pStyle w:val="Paragraphedeliste"/>
        <w:numPr>
          <w:ilvl w:val="0"/>
          <w:numId w:val="86"/>
        </w:numPr>
        <w:tabs>
          <w:tab w:val="clear" w:pos="1068"/>
          <w:tab w:val="num" w:pos="720"/>
        </w:tabs>
        <w:ind w:left="720"/>
      </w:pPr>
      <w:r>
        <w:t>La consultation par les locataires d’un tableau de bord de suivi, présentant l’ensemble de leurs tickets de demandes et d’incidents, avec leurs statuts actualisés (ouvert, en cours, clos) et ceux de leurs collaborateurs.</w:t>
      </w:r>
    </w:p>
    <w:p w14:paraId="370B14C3" w14:textId="1B57D8F7" w:rsidR="003302C6" w:rsidRPr="004541D6" w:rsidRDefault="00952BD0" w:rsidP="005F5039">
      <w:pPr>
        <w:pStyle w:val="Paragraphedeliste"/>
        <w:numPr>
          <w:ilvl w:val="0"/>
          <w:numId w:val="86"/>
        </w:numPr>
        <w:tabs>
          <w:tab w:val="clear" w:pos="1068"/>
          <w:tab w:val="num" w:pos="720"/>
        </w:tabs>
        <w:ind w:left="720"/>
      </w:pPr>
      <w:r>
        <w:t>La mise à disposition, pour les administrateurs Praemia REIM, d’une vue consolidée regroupant l’ensemble des tickets par immeuble, locataire, typologie, priorité et intégrant les temps de traitement correspondants.</w:t>
      </w:r>
    </w:p>
    <w:p w14:paraId="06B4E791" w14:textId="77777777" w:rsidR="00D15847" w:rsidRDefault="00D15847" w:rsidP="00D15847"/>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5F275B" w:rsidRPr="00852A09" w14:paraId="7AC971CE" w14:textId="77777777" w:rsidTr="00E467C3">
        <w:trPr>
          <w:trHeight w:val="1158"/>
        </w:trPr>
        <w:tc>
          <w:tcPr>
            <w:tcW w:w="1564" w:type="dxa"/>
            <w:vAlign w:val="center"/>
          </w:tcPr>
          <w:p w14:paraId="3B76C938" w14:textId="77777777" w:rsidR="005F275B" w:rsidRPr="00852A09" w:rsidRDefault="005F275B">
            <w:pPr>
              <w:jc w:val="center"/>
              <w:rPr>
                <w:color w:val="C00000"/>
              </w:rPr>
            </w:pPr>
            <w:r w:rsidRPr="00852A09">
              <w:rPr>
                <w:color w:val="C00000"/>
              </w:rPr>
              <w:t>Exigence n°xx</w:t>
            </w:r>
          </w:p>
          <w:p w14:paraId="57124488" w14:textId="435765AE" w:rsidR="005F275B" w:rsidRPr="00852A09" w:rsidRDefault="00EF5447">
            <w:pPr>
              <w:jc w:val="center"/>
              <w:rPr>
                <w:color w:val="C00000"/>
              </w:rPr>
            </w:pPr>
            <w:r>
              <w:rPr>
                <w:i/>
                <w:iCs/>
                <w:sz w:val="20"/>
                <w:szCs w:val="20"/>
              </w:rPr>
              <w:t>Notifications</w:t>
            </w:r>
          </w:p>
        </w:tc>
        <w:tc>
          <w:tcPr>
            <w:tcW w:w="7503" w:type="dxa"/>
            <w:vAlign w:val="center"/>
          </w:tcPr>
          <w:p w14:paraId="72DBF16A" w14:textId="0F7C35C5" w:rsidR="005F275B" w:rsidRPr="001D0AB7" w:rsidRDefault="00EF5447">
            <w:r w:rsidRPr="00EF5447">
              <w:t>Le soumissionnaire devra prévoir un système de notification automatique (portail et e-mail) informant le demandeur de toute évolution du ticket, incluant les statuts successifs et les commentaires de traitement.</w:t>
            </w:r>
          </w:p>
        </w:tc>
      </w:tr>
      <w:tr w:rsidR="00EF5447" w:rsidRPr="00852A09" w14:paraId="2D2B0489" w14:textId="77777777" w:rsidTr="00E467C3">
        <w:trPr>
          <w:trHeight w:val="1158"/>
        </w:trPr>
        <w:tc>
          <w:tcPr>
            <w:tcW w:w="1564" w:type="dxa"/>
            <w:vAlign w:val="center"/>
          </w:tcPr>
          <w:p w14:paraId="2D240B4E" w14:textId="77777777" w:rsidR="00EF5447" w:rsidRPr="00852A09" w:rsidRDefault="00EF5447" w:rsidP="00EF5447">
            <w:pPr>
              <w:jc w:val="center"/>
              <w:rPr>
                <w:color w:val="C00000"/>
              </w:rPr>
            </w:pPr>
            <w:r w:rsidRPr="00852A09">
              <w:rPr>
                <w:color w:val="C00000"/>
              </w:rPr>
              <w:t>Exigence n°xx</w:t>
            </w:r>
          </w:p>
          <w:p w14:paraId="02D8EA97" w14:textId="41DF6771" w:rsidR="00EF5447" w:rsidRPr="00852A09" w:rsidRDefault="00EF5447" w:rsidP="00EF5447">
            <w:pPr>
              <w:jc w:val="center"/>
              <w:rPr>
                <w:color w:val="C00000"/>
              </w:rPr>
            </w:pPr>
            <w:r>
              <w:rPr>
                <w:i/>
                <w:iCs/>
                <w:sz w:val="20"/>
                <w:szCs w:val="20"/>
              </w:rPr>
              <w:t>Tableaux de bords</w:t>
            </w:r>
          </w:p>
        </w:tc>
        <w:tc>
          <w:tcPr>
            <w:tcW w:w="7503" w:type="dxa"/>
            <w:vAlign w:val="center"/>
          </w:tcPr>
          <w:p w14:paraId="56AC5AFA" w14:textId="6F00E60A" w:rsidR="00EF5447" w:rsidRPr="00EF5447" w:rsidRDefault="00EF5447" w:rsidP="00EF5447">
            <w:r w:rsidRPr="00EF5447">
              <w:t>La solution devra offrir des tableaux de bord de suivi permettant aux locataires de consulter l’état de leurs demandes et incidents, et aux administrateurs Praemia REIM de disposer d’une vue consolidée par immeuble, locataire, typologie, priorité et temps de traitement.</w:t>
            </w:r>
          </w:p>
        </w:tc>
      </w:tr>
    </w:tbl>
    <w:p w14:paraId="6F2A6ABF" w14:textId="77777777" w:rsidR="00D131AC" w:rsidRDefault="00D131AC" w:rsidP="00E467C3"/>
    <w:p w14:paraId="40C03B1E" w14:textId="77777777" w:rsidR="00030A24" w:rsidRDefault="00030A24" w:rsidP="00030A24"/>
    <w:p w14:paraId="47696201" w14:textId="55096381" w:rsidR="00AD611E" w:rsidRDefault="00E72A8F" w:rsidP="00EE6CE6">
      <w:pPr>
        <w:pStyle w:val="Titre6"/>
      </w:pPr>
      <w:r>
        <w:t>Gestion du ticketing</w:t>
      </w:r>
    </w:p>
    <w:p w14:paraId="7176FB04" w14:textId="77777777" w:rsidR="002D2DE1" w:rsidRDefault="002D2DE1" w:rsidP="002D2DE1"/>
    <w:p w14:paraId="401111D9" w14:textId="0634A8B2" w:rsidR="002D2DE1" w:rsidRPr="002D2DE1" w:rsidRDefault="002D2DE1" w:rsidP="002D2DE1">
      <w:r>
        <w:t xml:space="preserve">La solution devra offrir une interface administrateur à la main des administrateurs Praemia </w:t>
      </w:r>
      <w:r w:rsidR="00CA32D2">
        <w:t xml:space="preserve">REIM ou property manager </w:t>
      </w:r>
      <w:r>
        <w:t>afin de</w:t>
      </w:r>
    </w:p>
    <w:p w14:paraId="30E1A24C" w14:textId="77777777" w:rsidR="00AD611E" w:rsidRDefault="00AD611E" w:rsidP="00AD611E">
      <w:pPr>
        <w:rPr>
          <w:b/>
          <w:bCs/>
        </w:rPr>
      </w:pPr>
    </w:p>
    <w:p w14:paraId="5B1C0098" w14:textId="77777777" w:rsidR="00AD611E" w:rsidRPr="00EF559E" w:rsidRDefault="00AD611E" w:rsidP="005F5039">
      <w:pPr>
        <w:pStyle w:val="Paragraphedeliste"/>
        <w:numPr>
          <w:ilvl w:val="0"/>
          <w:numId w:val="79"/>
        </w:numPr>
        <w:rPr>
          <w:b/>
        </w:rPr>
      </w:pPr>
      <w:r w:rsidRPr="00EF559E">
        <w:rPr>
          <w:b/>
        </w:rPr>
        <w:t>Personnaliser les catégories d’incidents et de demandes</w:t>
      </w:r>
    </w:p>
    <w:p w14:paraId="5C4FAFE4" w14:textId="16C673DD" w:rsidR="00AD611E" w:rsidRPr="00CE2654" w:rsidRDefault="00AD611E" w:rsidP="005F5039">
      <w:pPr>
        <w:numPr>
          <w:ilvl w:val="0"/>
          <w:numId w:val="80"/>
        </w:numPr>
      </w:pPr>
      <w:r w:rsidRPr="00CE2654">
        <w:t xml:space="preserve">Permette la création et la personnalisation des catégories </w:t>
      </w:r>
      <w:r w:rsidR="002B44BC">
        <w:t xml:space="preserve">et sous-catégories </w:t>
      </w:r>
      <w:r w:rsidRPr="00CE2654">
        <w:t xml:space="preserve">de </w:t>
      </w:r>
      <w:r w:rsidR="002B44BC">
        <w:t>demandes et d’incidents</w:t>
      </w:r>
      <w:r w:rsidRPr="00CE2654">
        <w:t xml:space="preserve"> (ex. climatisation, éclairage, nettoyage, sécurité, </w:t>
      </w:r>
      <w:commentRangeStart w:id="118"/>
      <w:commentRangeStart w:id="119"/>
      <w:r w:rsidRPr="00CE2654">
        <w:t>etc</w:t>
      </w:r>
      <w:commentRangeEnd w:id="118"/>
      <w:r w:rsidR="006D0CA0" w:rsidRPr="00CE2654">
        <w:rPr>
          <w:rStyle w:val="Marquedecommentaire"/>
          <w:sz w:val="22"/>
          <w:szCs w:val="22"/>
        </w:rPr>
        <w:commentReference w:id="118"/>
      </w:r>
      <w:commentRangeEnd w:id="119"/>
      <w:r w:rsidR="00E31F25" w:rsidRPr="00CE2654">
        <w:rPr>
          <w:rStyle w:val="Marquedecommentaire"/>
          <w:sz w:val="22"/>
          <w:szCs w:val="22"/>
        </w:rPr>
        <w:commentReference w:id="119"/>
      </w:r>
      <w:r w:rsidRPr="00CE2654">
        <w:t>.)</w:t>
      </w:r>
    </w:p>
    <w:p w14:paraId="781BB483" w14:textId="657C2713" w:rsidR="00AD611E" w:rsidRPr="00CE2654" w:rsidRDefault="00AD611E" w:rsidP="005F5039">
      <w:pPr>
        <w:numPr>
          <w:ilvl w:val="0"/>
          <w:numId w:val="80"/>
        </w:numPr>
      </w:pPr>
      <w:r w:rsidRPr="00CE2654">
        <w:t xml:space="preserve">Autorise une nomenclature </w:t>
      </w:r>
      <w:r w:rsidR="0050636E">
        <w:t>harmonisé</w:t>
      </w:r>
      <w:r w:rsidR="00E31F25">
        <w:t xml:space="preserve">e entre </w:t>
      </w:r>
      <w:r w:rsidR="000B45AF">
        <w:t>les</w:t>
      </w:r>
      <w:r w:rsidR="000B45AF" w:rsidRPr="00CE2654">
        <w:t xml:space="preserve"> immeubles</w:t>
      </w:r>
      <w:r w:rsidRPr="00CE2654">
        <w:t xml:space="preserve"> selon les besoins de Praemia REIM</w:t>
      </w:r>
      <w:r w:rsidR="002B44BC">
        <w:t xml:space="preserve"> et son Property Manager</w:t>
      </w:r>
    </w:p>
    <w:p w14:paraId="59E8FB00" w14:textId="77777777" w:rsidR="00AD611E" w:rsidRPr="00CE2654" w:rsidRDefault="00AD611E" w:rsidP="00AD611E"/>
    <w:p w14:paraId="59F2211D" w14:textId="4A5C62EC" w:rsidR="00AD611E" w:rsidRPr="00566D20" w:rsidRDefault="00995C56" w:rsidP="005F5039">
      <w:pPr>
        <w:pStyle w:val="Paragraphedeliste"/>
        <w:numPr>
          <w:ilvl w:val="0"/>
          <w:numId w:val="68"/>
        </w:numPr>
        <w:rPr>
          <w:b/>
          <w:bCs/>
        </w:rPr>
      </w:pPr>
      <w:r>
        <w:rPr>
          <w:b/>
          <w:bCs/>
        </w:rPr>
        <w:t xml:space="preserve">Assurer le routage et le </w:t>
      </w:r>
      <w:r w:rsidR="00AD611E" w:rsidRPr="00566D20">
        <w:rPr>
          <w:b/>
          <w:bCs/>
        </w:rPr>
        <w:t>traite</w:t>
      </w:r>
      <w:r>
        <w:rPr>
          <w:b/>
          <w:bCs/>
        </w:rPr>
        <w:t>ment</w:t>
      </w:r>
      <w:r w:rsidR="00AD611E" w:rsidRPr="00566D20">
        <w:rPr>
          <w:b/>
          <w:bCs/>
        </w:rPr>
        <w:t xml:space="preserve"> </w:t>
      </w:r>
      <w:r>
        <w:rPr>
          <w:b/>
          <w:bCs/>
        </w:rPr>
        <w:t>d</w:t>
      </w:r>
      <w:r w:rsidR="00AD611E" w:rsidRPr="00566D20">
        <w:rPr>
          <w:b/>
          <w:bCs/>
        </w:rPr>
        <w:t xml:space="preserve">es </w:t>
      </w:r>
      <w:commentRangeStart w:id="120"/>
      <w:r w:rsidR="00AD611E" w:rsidRPr="00566D20">
        <w:rPr>
          <w:b/>
          <w:bCs/>
        </w:rPr>
        <w:t>tickets</w:t>
      </w:r>
      <w:commentRangeEnd w:id="120"/>
      <w:r w:rsidR="00B142A7" w:rsidRPr="00566D20">
        <w:rPr>
          <w:rStyle w:val="Marquedecommentaire"/>
          <w:b/>
          <w:sz w:val="22"/>
          <w:szCs w:val="22"/>
        </w:rPr>
        <w:commentReference w:id="120"/>
      </w:r>
    </w:p>
    <w:p w14:paraId="38ED47E0" w14:textId="278058D4" w:rsidR="00AD611E" w:rsidRPr="00CE2654" w:rsidRDefault="00AD611E" w:rsidP="005F5039">
      <w:pPr>
        <w:numPr>
          <w:ilvl w:val="0"/>
          <w:numId w:val="81"/>
        </w:numPr>
      </w:pPr>
      <w:r w:rsidRPr="00CE2654">
        <w:t xml:space="preserve">Permette </w:t>
      </w:r>
      <w:r>
        <w:t xml:space="preserve">de répartir automatiquement les tickets auprès des différents </w:t>
      </w:r>
      <w:r w:rsidRPr="00CE2654">
        <w:t>intervenants ou prestataires</w:t>
      </w:r>
      <w:r>
        <w:t xml:space="preserve"> en fonction des catégories</w:t>
      </w:r>
      <w:r w:rsidR="00A2641A">
        <w:t xml:space="preserve"> et des sous-catégories</w:t>
      </w:r>
      <w:r w:rsidR="00774EB8">
        <w:t xml:space="preserve"> </w:t>
      </w:r>
    </w:p>
    <w:p w14:paraId="01EB3D43" w14:textId="279DEEBE" w:rsidR="00AD611E" w:rsidRPr="00CE2654" w:rsidRDefault="00AD611E" w:rsidP="005F5039">
      <w:pPr>
        <w:numPr>
          <w:ilvl w:val="0"/>
          <w:numId w:val="81"/>
        </w:numPr>
      </w:pPr>
      <w:r w:rsidRPr="00CE2654">
        <w:t xml:space="preserve">Assure une notification automatique </w:t>
      </w:r>
      <w:r w:rsidR="001B74FD">
        <w:t xml:space="preserve">du gestionnaire </w:t>
      </w:r>
      <w:r w:rsidRPr="00CE2654">
        <w:t>assignée lors de la création ou de la modification du ticket</w:t>
      </w:r>
      <w:r w:rsidR="00A2641A">
        <w:t xml:space="preserve"> par mail et dans l’interface </w:t>
      </w:r>
      <w:r w:rsidR="009C5CA0">
        <w:t>gestionnaire / prestataire du portail.</w:t>
      </w:r>
    </w:p>
    <w:p w14:paraId="3899E17F" w14:textId="5F1AD790" w:rsidR="00AD611E" w:rsidRPr="00CE2654" w:rsidRDefault="00FB417B" w:rsidP="005F5039">
      <w:pPr>
        <w:numPr>
          <w:ilvl w:val="0"/>
          <w:numId w:val="81"/>
        </w:numPr>
      </w:pPr>
      <w:r>
        <w:t xml:space="preserve">Permette la mise en place d’un </w:t>
      </w:r>
      <w:r w:rsidR="00DF5C70">
        <w:t>workflow</w:t>
      </w:r>
      <w:r w:rsidR="007B4897">
        <w:t xml:space="preserve"> pour le dispatch des tickets, et la transmission à</w:t>
      </w:r>
      <w:r w:rsidR="00AD611E">
        <w:t xml:space="preserve"> la solution </w:t>
      </w:r>
      <w:r w:rsidR="00AD611E" w:rsidRPr="0051193E">
        <w:t>Veolys</w:t>
      </w:r>
      <w:r w:rsidR="00AD611E">
        <w:t xml:space="preserve"> ou </w:t>
      </w:r>
      <w:r w:rsidR="007B720A">
        <w:t>toute</w:t>
      </w:r>
      <w:r w:rsidR="00AD611E">
        <w:t xml:space="preserve"> autre solution </w:t>
      </w:r>
      <w:r w:rsidR="007B720A">
        <w:t>utilisé</w:t>
      </w:r>
      <w:r w:rsidR="007B4897">
        <w:t>e</w:t>
      </w:r>
      <w:r w:rsidR="007B720A">
        <w:t xml:space="preserve"> par les </w:t>
      </w:r>
      <w:r w:rsidR="007B4897">
        <w:t>exploitants</w:t>
      </w:r>
      <w:r w:rsidR="00AD611E">
        <w:t xml:space="preserve"> pour les </w:t>
      </w:r>
      <w:r w:rsidR="009C5CA0">
        <w:t xml:space="preserve">tickets relatifs aux prestations </w:t>
      </w:r>
      <w:r w:rsidR="00AD611E">
        <w:t>concerné</w:t>
      </w:r>
      <w:r w:rsidR="009C5CA0">
        <w:t>e</w:t>
      </w:r>
      <w:r w:rsidR="00AD611E">
        <w:t>s</w:t>
      </w:r>
    </w:p>
    <w:p w14:paraId="026C9AC9" w14:textId="10D7CE13" w:rsidR="00AD611E" w:rsidRPr="00CE2654" w:rsidRDefault="00AD611E" w:rsidP="005F5039">
      <w:pPr>
        <w:numPr>
          <w:ilvl w:val="0"/>
          <w:numId w:val="81"/>
        </w:numPr>
      </w:pPr>
      <w:r w:rsidRPr="00CE2654">
        <w:t>Conserve</w:t>
      </w:r>
      <w:r w:rsidR="009C5CA0">
        <w:t>r</w:t>
      </w:r>
      <w:r w:rsidRPr="00CE2654">
        <w:t xml:space="preserve"> un historique complet des actions et échanges liés à chaque demande</w:t>
      </w:r>
    </w:p>
    <w:p w14:paraId="1B7ACCBD" w14:textId="77777777" w:rsidR="00AD611E" w:rsidRPr="00CE2654" w:rsidRDefault="00AD611E" w:rsidP="00AD611E"/>
    <w:p w14:paraId="510D3F96" w14:textId="77777777" w:rsidR="00AD611E" w:rsidRPr="00CE2654" w:rsidRDefault="00AD611E" w:rsidP="00AD611E">
      <w:pPr>
        <w:ind w:left="720"/>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AD611E" w14:paraId="54181089" w14:textId="77777777" w:rsidTr="00E467C3">
        <w:trPr>
          <w:trHeight w:val="1098"/>
        </w:trPr>
        <w:tc>
          <w:tcPr>
            <w:tcW w:w="1564" w:type="dxa"/>
            <w:vAlign w:val="center"/>
          </w:tcPr>
          <w:p w14:paraId="044D2E92" w14:textId="77777777" w:rsidR="00AD611E" w:rsidRDefault="00AD611E">
            <w:pPr>
              <w:jc w:val="center"/>
              <w:rPr>
                <w:color w:val="C00000"/>
              </w:rPr>
            </w:pPr>
            <w:r w:rsidRPr="004E1FF9">
              <w:rPr>
                <w:color w:val="C00000"/>
              </w:rPr>
              <w:t>Exigence n°</w:t>
            </w:r>
            <w:r>
              <w:rPr>
                <w:color w:val="C00000"/>
              </w:rPr>
              <w:t>30</w:t>
            </w:r>
          </w:p>
          <w:p w14:paraId="200038AF" w14:textId="306C6A4F" w:rsidR="00AD611E" w:rsidRPr="004E1FF9" w:rsidRDefault="00DF5C70">
            <w:pPr>
              <w:jc w:val="center"/>
              <w:rPr>
                <w:color w:val="C00000"/>
              </w:rPr>
            </w:pPr>
            <w:r>
              <w:rPr>
                <w:i/>
                <w:iCs/>
                <w:sz w:val="20"/>
                <w:szCs w:val="20"/>
              </w:rPr>
              <w:t>Personnalisation</w:t>
            </w:r>
            <w:r w:rsidR="00AD611E">
              <w:rPr>
                <w:i/>
                <w:iCs/>
                <w:sz w:val="20"/>
                <w:szCs w:val="20"/>
              </w:rPr>
              <w:t xml:space="preserve"> des catégories</w:t>
            </w:r>
          </w:p>
        </w:tc>
        <w:tc>
          <w:tcPr>
            <w:tcW w:w="7503" w:type="dxa"/>
            <w:vAlign w:val="center"/>
          </w:tcPr>
          <w:p w14:paraId="438B5A68" w14:textId="6338CB70" w:rsidR="00AD611E" w:rsidRPr="008C73B1" w:rsidRDefault="00AD611E">
            <w:r>
              <w:t xml:space="preserve">La solution devra permettre </w:t>
            </w:r>
            <w:r w:rsidRPr="008C73B1">
              <w:t xml:space="preserve">la personnalisation des catégories de </w:t>
            </w:r>
            <w:r>
              <w:t xml:space="preserve">de demandes et d’incidents (ajout, modifications, suppression) avec des catégories </w:t>
            </w:r>
            <w:r w:rsidR="00E77046">
              <w:t>et sous-catégories</w:t>
            </w:r>
            <w:r w:rsidR="00F232A6">
              <w:t xml:space="preserve"> </w:t>
            </w:r>
            <w:r w:rsidR="00E04511">
              <w:t>harmonisées entre les sites</w:t>
            </w:r>
            <w:r>
              <w:t>.</w:t>
            </w:r>
          </w:p>
        </w:tc>
      </w:tr>
      <w:tr w:rsidR="00AD611E" w14:paraId="01AEEA61" w14:textId="77777777" w:rsidTr="00E467C3">
        <w:trPr>
          <w:trHeight w:val="1412"/>
        </w:trPr>
        <w:tc>
          <w:tcPr>
            <w:tcW w:w="1564" w:type="dxa"/>
            <w:vAlign w:val="center"/>
          </w:tcPr>
          <w:p w14:paraId="3A3F3FEC" w14:textId="77777777" w:rsidR="00AD611E" w:rsidRDefault="00AD611E">
            <w:pPr>
              <w:jc w:val="center"/>
              <w:rPr>
                <w:color w:val="C00000"/>
              </w:rPr>
            </w:pPr>
            <w:r w:rsidRPr="004E1FF9">
              <w:rPr>
                <w:color w:val="C00000"/>
              </w:rPr>
              <w:lastRenderedPageBreak/>
              <w:t>Exigence n°</w:t>
            </w:r>
            <w:r>
              <w:rPr>
                <w:color w:val="C00000"/>
              </w:rPr>
              <w:t>31</w:t>
            </w:r>
          </w:p>
          <w:p w14:paraId="278406A5" w14:textId="77777777" w:rsidR="00AD611E" w:rsidRPr="004E1FF9" w:rsidRDefault="00AD611E">
            <w:pPr>
              <w:jc w:val="center"/>
              <w:rPr>
                <w:color w:val="C00000"/>
              </w:rPr>
            </w:pPr>
            <w:r>
              <w:rPr>
                <w:i/>
                <w:iCs/>
                <w:sz w:val="20"/>
                <w:szCs w:val="20"/>
              </w:rPr>
              <w:t>Affectation et Routage</w:t>
            </w:r>
          </w:p>
        </w:tc>
        <w:tc>
          <w:tcPr>
            <w:tcW w:w="7503" w:type="dxa"/>
            <w:vAlign w:val="center"/>
          </w:tcPr>
          <w:p w14:paraId="0EFFAD7A" w14:textId="0A29241D" w:rsidR="00AD611E" w:rsidRDefault="00AD611E">
            <w:r>
              <w:t>La solution devra permettre de définir des règles de routage associé</w:t>
            </w:r>
            <w:r w:rsidR="00E77046">
              <w:t>es</w:t>
            </w:r>
            <w:r>
              <w:t xml:space="preserve"> aux catégories / sous-catégories pour les tickets et demandes afin de </w:t>
            </w:r>
            <w:r w:rsidRPr="00967000">
              <w:t>permettre l’assignation</w:t>
            </w:r>
            <w:r>
              <w:t xml:space="preserve"> et la transmission</w:t>
            </w:r>
            <w:r w:rsidRPr="00967000">
              <w:t xml:space="preserve"> des tickets à différents intervenants</w:t>
            </w:r>
            <w:r>
              <w:t>, gestionnaires</w:t>
            </w:r>
            <w:r w:rsidRPr="00967000">
              <w:t xml:space="preserve"> ou prestataires</w:t>
            </w:r>
            <w:r>
              <w:t xml:space="preserve"> dans l’application, par mail ou bien via des systèmes connectés tels que des GMAO</w:t>
            </w:r>
          </w:p>
        </w:tc>
      </w:tr>
      <w:tr w:rsidR="00AD611E" w14:paraId="6F92DFCF" w14:textId="77777777" w:rsidTr="00E467C3">
        <w:tc>
          <w:tcPr>
            <w:tcW w:w="1564" w:type="dxa"/>
            <w:vAlign w:val="center"/>
          </w:tcPr>
          <w:p w14:paraId="2E624289" w14:textId="77777777" w:rsidR="00AD611E" w:rsidRDefault="00AD611E">
            <w:pPr>
              <w:jc w:val="center"/>
              <w:rPr>
                <w:color w:val="C00000"/>
              </w:rPr>
            </w:pPr>
            <w:r w:rsidRPr="004E1FF9">
              <w:rPr>
                <w:color w:val="C00000"/>
              </w:rPr>
              <w:t>Exigence n°</w:t>
            </w:r>
            <w:r>
              <w:rPr>
                <w:color w:val="C00000"/>
              </w:rPr>
              <w:t>31</w:t>
            </w:r>
          </w:p>
          <w:p w14:paraId="0A9F5D90" w14:textId="77777777" w:rsidR="00AD611E" w:rsidRPr="004E1FF9" w:rsidRDefault="00AD611E">
            <w:pPr>
              <w:jc w:val="center"/>
              <w:rPr>
                <w:color w:val="C00000"/>
              </w:rPr>
            </w:pPr>
            <w:r w:rsidRPr="00FC6A17">
              <w:rPr>
                <w:i/>
                <w:iCs/>
                <w:sz w:val="20"/>
                <w:szCs w:val="20"/>
              </w:rPr>
              <w:t>Tableau de bord et reporting des tickets</w:t>
            </w:r>
          </w:p>
        </w:tc>
        <w:tc>
          <w:tcPr>
            <w:tcW w:w="7503" w:type="dxa"/>
            <w:vAlign w:val="center"/>
          </w:tcPr>
          <w:p w14:paraId="1ED514FD" w14:textId="77777777" w:rsidR="00AD611E" w:rsidRPr="00EF615E" w:rsidRDefault="00AD611E">
            <w:r w:rsidRPr="002112C6">
              <w:t xml:space="preserve">Un tableau de bord distinct devra être proposé pour les </w:t>
            </w:r>
            <w:r>
              <w:t xml:space="preserve">gestionnaires </w:t>
            </w:r>
            <w:r w:rsidRPr="002112C6">
              <w:t>locataires (suivi de leurs tickets) et pour les gestionnaires</w:t>
            </w:r>
            <w:r>
              <w:t xml:space="preserve"> Praemia</w:t>
            </w:r>
            <w:r w:rsidRPr="002112C6">
              <w:t xml:space="preserve"> (pilotage global), avec indicateurs de volumes, délais de traitement et statuts</w:t>
            </w:r>
          </w:p>
        </w:tc>
      </w:tr>
    </w:tbl>
    <w:p w14:paraId="70A1075A" w14:textId="77777777" w:rsidR="00AD611E" w:rsidRDefault="00AD611E" w:rsidP="00AD611E"/>
    <w:p w14:paraId="6CA3EAF9" w14:textId="77777777" w:rsidR="00AD611E" w:rsidRPr="00CE2654" w:rsidRDefault="00AD611E" w:rsidP="00AD611E">
      <w:pPr>
        <w:ind w:left="720"/>
      </w:pPr>
    </w:p>
    <w:p w14:paraId="677A4638" w14:textId="77777777" w:rsidR="00AD611E" w:rsidRPr="00CE2654" w:rsidRDefault="00AD611E" w:rsidP="00AD611E"/>
    <w:p w14:paraId="58E4C49C" w14:textId="77777777" w:rsidR="00AD611E" w:rsidRDefault="00AD611E" w:rsidP="00AD611E">
      <w:pPr>
        <w:pStyle w:val="Titre5"/>
      </w:pPr>
      <w:r>
        <w:t>Attendus techniques</w:t>
      </w:r>
    </w:p>
    <w:p w14:paraId="50CCE098" w14:textId="77777777" w:rsidR="00284C91" w:rsidRDefault="00284C91" w:rsidP="00284C91"/>
    <w:p w14:paraId="1182B16B" w14:textId="77777777" w:rsidR="00F373C5" w:rsidRDefault="006B0D1C" w:rsidP="00284C91">
      <w:r w:rsidRPr="006B0D1C">
        <w:t xml:space="preserve">Les </w:t>
      </w:r>
      <w:r w:rsidRPr="00E467C3">
        <w:t>tickets de nature technique</w:t>
      </w:r>
      <w:r w:rsidRPr="006B0D1C">
        <w:t xml:space="preserve"> devront être automatiquement </w:t>
      </w:r>
      <w:r w:rsidRPr="00E467C3">
        <w:t>transmis à la solution de GMAO utilisée par Praemia REIM</w:t>
      </w:r>
      <w:r w:rsidRPr="006B0D1C">
        <w:t xml:space="preserve">, à savoir </w:t>
      </w:r>
      <w:r w:rsidRPr="00E467C3">
        <w:t>Veolys</w:t>
      </w:r>
      <w:r w:rsidRPr="006B0D1C">
        <w:t xml:space="preserve">, ou, le cas échéant, à la </w:t>
      </w:r>
      <w:r w:rsidRPr="00E467C3">
        <w:t xml:space="preserve">nouvelle solution </w:t>
      </w:r>
      <w:r w:rsidRPr="006B0D1C">
        <w:t xml:space="preserve">qui sera mise en œuvre dans le cadre du </w:t>
      </w:r>
      <w:r w:rsidRPr="00E467C3">
        <w:t>lot 2 de la présente consultation</w:t>
      </w:r>
      <w:r w:rsidRPr="006B0D1C">
        <w:t xml:space="preserve">. </w:t>
      </w:r>
    </w:p>
    <w:p w14:paraId="4093C44D" w14:textId="77777777" w:rsidR="00F373C5" w:rsidRDefault="00F373C5" w:rsidP="00284C91"/>
    <w:p w14:paraId="27CDE2A3" w14:textId="31D7BCDF" w:rsidR="004F080F" w:rsidRPr="006B0D1C" w:rsidRDefault="006B0D1C" w:rsidP="00C56C9A">
      <w:r w:rsidRPr="006B0D1C">
        <w:t xml:space="preserve">Cette intégration devra permettre le </w:t>
      </w:r>
      <w:r w:rsidRPr="00E467C3">
        <w:t>transfert des informations essentielles</w:t>
      </w:r>
      <w:r w:rsidRPr="006B0D1C">
        <w:t xml:space="preserve"> du ticket (catégorie, description, priorité, pièces jointes, statut) et garantir la </w:t>
      </w:r>
      <w:r w:rsidRPr="00E467C3">
        <w:t>traçabilité complète des échanges</w:t>
      </w:r>
      <w:r w:rsidRPr="006B0D1C">
        <w:t xml:space="preserve"> entre la plateforme et la GMAO</w:t>
      </w:r>
      <w:r w:rsidR="009A4257">
        <w:t xml:space="preserve">. Elle </w:t>
      </w:r>
      <w:r w:rsidR="004F080F">
        <w:t>comportera un mécanisme de correspondance des statuts, qui devra être mis en place afin d’assurer la cohérence entre les deux systèmes tout en préservant l</w:t>
      </w:r>
      <w:r w:rsidR="00E6567F">
        <w:t>a clarté des informations restitués</w:t>
      </w:r>
      <w:r w:rsidR="008D5CCB">
        <w:t xml:space="preserve"> aux locataires</w:t>
      </w:r>
      <w:r w:rsidR="004025E7">
        <w:t xml:space="preserve"> dans l</w:t>
      </w:r>
      <w:r w:rsidR="004F080F">
        <w:t xml:space="preserve">a </w:t>
      </w:r>
      <w:r w:rsidR="004025E7">
        <w:t>plateforme.</w:t>
      </w:r>
    </w:p>
    <w:p w14:paraId="5B576E96" w14:textId="77777777" w:rsidR="00AD611E" w:rsidRDefault="00AD611E" w:rsidP="00AD611E"/>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AD611E" w14:paraId="4AE5BB30" w14:textId="77777777" w:rsidTr="00E467C3">
        <w:trPr>
          <w:trHeight w:val="1701"/>
        </w:trPr>
        <w:tc>
          <w:tcPr>
            <w:tcW w:w="1564" w:type="dxa"/>
            <w:vAlign w:val="center"/>
          </w:tcPr>
          <w:p w14:paraId="443A4922" w14:textId="77777777" w:rsidR="00AD611E" w:rsidRDefault="00AD611E">
            <w:pPr>
              <w:jc w:val="center"/>
              <w:rPr>
                <w:color w:val="C00000"/>
              </w:rPr>
            </w:pPr>
            <w:r w:rsidRPr="004E1FF9">
              <w:rPr>
                <w:color w:val="C00000"/>
              </w:rPr>
              <w:t>Exigence n°</w:t>
            </w:r>
            <w:r>
              <w:rPr>
                <w:color w:val="C00000"/>
              </w:rPr>
              <w:t>xx</w:t>
            </w:r>
          </w:p>
          <w:p w14:paraId="0B1472A0" w14:textId="77777777" w:rsidR="00AD611E" w:rsidRPr="004E1FF9" w:rsidRDefault="00AD611E">
            <w:pPr>
              <w:jc w:val="center"/>
              <w:rPr>
                <w:color w:val="C00000"/>
              </w:rPr>
            </w:pPr>
            <w:r w:rsidRPr="005B300A">
              <w:rPr>
                <w:i/>
                <w:iCs/>
                <w:sz w:val="20"/>
                <w:szCs w:val="20"/>
              </w:rPr>
              <w:t>Intégration GMAO bidirectionnelle</w:t>
            </w:r>
          </w:p>
        </w:tc>
        <w:tc>
          <w:tcPr>
            <w:tcW w:w="7503" w:type="dxa"/>
            <w:vAlign w:val="center"/>
          </w:tcPr>
          <w:p w14:paraId="40AD1404" w14:textId="5131091F" w:rsidR="00AD611E" w:rsidRPr="00B42C00" w:rsidRDefault="00AD611E">
            <w:pPr>
              <w:rPr>
                <w:highlight w:val="yellow"/>
              </w:rPr>
            </w:pPr>
            <w:r>
              <w:t xml:space="preserve">La solution devra permettre une intégration bidirectionnelle avec la GMAO, garantissant la </w:t>
            </w:r>
            <w:r w:rsidR="0092110E">
              <w:t>transmission</w:t>
            </w:r>
            <w:r>
              <w:t xml:space="preserve"> automatique des demandes d’intervention</w:t>
            </w:r>
            <w:r w:rsidR="00652D8A">
              <w:t xml:space="preserve"> sur les catégories / sous-catégories configurées</w:t>
            </w:r>
            <w:r>
              <w:t>, la correspondance entre les catégories de tickets et celles de la GMAO, ainsi que la remontée en temps réel des statuts depuis la GMAO vers l’application.</w:t>
            </w:r>
          </w:p>
        </w:tc>
      </w:tr>
      <w:tr w:rsidR="00AD611E" w14:paraId="2229DF1E" w14:textId="77777777" w:rsidTr="00E467C3">
        <w:trPr>
          <w:trHeight w:val="644"/>
        </w:trPr>
        <w:tc>
          <w:tcPr>
            <w:tcW w:w="1564" w:type="dxa"/>
            <w:vAlign w:val="center"/>
          </w:tcPr>
          <w:p w14:paraId="6A4B0331" w14:textId="77777777" w:rsidR="00AD611E" w:rsidRDefault="00AD611E">
            <w:pPr>
              <w:jc w:val="center"/>
              <w:rPr>
                <w:color w:val="C00000"/>
              </w:rPr>
            </w:pPr>
            <w:r w:rsidRPr="004E1FF9">
              <w:rPr>
                <w:color w:val="C00000"/>
              </w:rPr>
              <w:t>Exigence n°</w:t>
            </w:r>
            <w:r>
              <w:rPr>
                <w:color w:val="C00000"/>
              </w:rPr>
              <w:t>31</w:t>
            </w:r>
          </w:p>
          <w:p w14:paraId="5AC65813" w14:textId="77777777" w:rsidR="00AD611E" w:rsidRPr="004E1FF9" w:rsidRDefault="00AD611E">
            <w:pPr>
              <w:jc w:val="center"/>
              <w:rPr>
                <w:color w:val="C00000"/>
              </w:rPr>
            </w:pPr>
            <w:r w:rsidRPr="004D14BE">
              <w:rPr>
                <w:i/>
                <w:iCs/>
                <w:sz w:val="20"/>
                <w:szCs w:val="20"/>
              </w:rPr>
              <w:t>Interopérabilité avec les GMAO du marché</w:t>
            </w:r>
          </w:p>
        </w:tc>
        <w:tc>
          <w:tcPr>
            <w:tcW w:w="7503" w:type="dxa"/>
            <w:vAlign w:val="center"/>
          </w:tcPr>
          <w:p w14:paraId="062DB29D" w14:textId="0BBACE28" w:rsidR="00AD611E" w:rsidRPr="00B42C00" w:rsidRDefault="00AD611E">
            <w:pPr>
              <w:rPr>
                <w:highlight w:val="yellow"/>
              </w:rPr>
            </w:pPr>
            <w:r w:rsidRPr="004D14BE">
              <w:t>La solution devra être interopérable avec</w:t>
            </w:r>
            <w:r>
              <w:t xml:space="preserve"> la solution</w:t>
            </w:r>
            <w:r w:rsidRPr="004D14BE">
              <w:t xml:space="preserve"> Veolys</w:t>
            </w:r>
            <w:r>
              <w:t xml:space="preserve">, mais également les </w:t>
            </w:r>
            <w:r w:rsidRPr="004D14BE">
              <w:t>principales GMAO du marché</w:t>
            </w:r>
            <w:r>
              <w:t>,</w:t>
            </w:r>
            <w:r w:rsidRPr="004D14BE">
              <w:t xml:space="preserve"> utilisées par les mainteneurs (</w:t>
            </w:r>
            <w:r>
              <w:t xml:space="preserve">ex. </w:t>
            </w:r>
            <w:r w:rsidRPr="004D14BE">
              <w:t xml:space="preserve">Carl Source, Mission, Sam FM, </w:t>
            </w:r>
            <w:r w:rsidR="00DF5C70">
              <w:t>etc.</w:t>
            </w:r>
            <w:r w:rsidRPr="004D14BE">
              <w:t>)</w:t>
            </w:r>
            <w:r>
              <w:t>. Le soumissionnaire précisera les solutions de GMAO avec lesquelles il a des connecteurs existants et les fonctionnalités permises par ces connecteurs.</w:t>
            </w:r>
          </w:p>
        </w:tc>
      </w:tr>
    </w:tbl>
    <w:p w14:paraId="2E09691D" w14:textId="77777777" w:rsidR="003412F2" w:rsidRPr="003412F2" w:rsidRDefault="003412F2" w:rsidP="003412F2"/>
    <w:p w14:paraId="4ED20648" w14:textId="77777777" w:rsidR="00465881" w:rsidRDefault="00465881" w:rsidP="00521AB8"/>
    <w:p w14:paraId="4AE96892" w14:textId="0C3B73F4" w:rsidR="009A744A" w:rsidRDefault="00861DFC" w:rsidP="00BB0914">
      <w:pPr>
        <w:pStyle w:val="Titre4"/>
      </w:pPr>
      <w:r>
        <w:t>Informations et c</w:t>
      </w:r>
      <w:r w:rsidR="0083126D">
        <w:t>ommunication</w:t>
      </w:r>
    </w:p>
    <w:p w14:paraId="7073E14B" w14:textId="19B7E9BD" w:rsidR="00E673A9" w:rsidRDefault="00E673A9" w:rsidP="00E673A9">
      <w:r>
        <w:t>Le module Communication de la plateforme locataire devra permettre de fluidifier le</w:t>
      </w:r>
      <w:r w:rsidR="00A479DB">
        <w:t xml:space="preserve"> partage d’information </w:t>
      </w:r>
      <w:r>
        <w:t>entre Praemia REIM et les sociétés locataires, à travers différents canaux adaptés aux besoins : fil d’actualité, alertes ciblées et notifications automatiques.</w:t>
      </w:r>
      <w:r w:rsidR="00A479DB">
        <w:t xml:space="preserve"> </w:t>
      </w:r>
      <w:r>
        <w:t>L’objectif est d’améliorer</w:t>
      </w:r>
      <w:r w:rsidR="00A479DB">
        <w:t xml:space="preserve"> </w:t>
      </w:r>
      <w:r>
        <w:t>la réactivité et la proximité dans la relation locataire–bailleur.</w:t>
      </w:r>
    </w:p>
    <w:p w14:paraId="51169D5A" w14:textId="77777777" w:rsidR="00B418DD" w:rsidRPr="00E673A9" w:rsidRDefault="00B418DD" w:rsidP="00E673A9"/>
    <w:p w14:paraId="7C11636E" w14:textId="34034223" w:rsidR="00BB0914" w:rsidRPr="00BB0914" w:rsidRDefault="00BB0914" w:rsidP="00D56448">
      <w:pPr>
        <w:pStyle w:val="Titre5"/>
      </w:pPr>
      <w:r>
        <w:t>Attendus fonctionnels</w:t>
      </w:r>
    </w:p>
    <w:p w14:paraId="3D6D7C4E" w14:textId="3F8EA5F7" w:rsidR="00D51B14" w:rsidRDefault="00D51B14" w:rsidP="00BB0914">
      <w:pPr>
        <w:pStyle w:val="Titre6"/>
      </w:pPr>
      <w:r>
        <w:t>F</w:t>
      </w:r>
      <w:r w:rsidR="00102CEB">
        <w:t>il</w:t>
      </w:r>
      <w:r>
        <w:t xml:space="preserve"> d’actualité (information descendante)</w:t>
      </w:r>
    </w:p>
    <w:p w14:paraId="109352A8" w14:textId="598E51E1" w:rsidR="00992C27" w:rsidRPr="00992C27" w:rsidRDefault="00992C27" w:rsidP="00992C27">
      <w:r w:rsidRPr="009211B0">
        <w:t>Le soumissionnaire devra garantir que la solution :</w:t>
      </w:r>
    </w:p>
    <w:p w14:paraId="7ED6BFB5" w14:textId="365437E6" w:rsidR="00992C27" w:rsidRPr="00992C27" w:rsidRDefault="007E5A32" w:rsidP="005F5039">
      <w:pPr>
        <w:numPr>
          <w:ilvl w:val="0"/>
          <w:numId w:val="40"/>
        </w:numPr>
      </w:pPr>
      <w:r w:rsidRPr="00992C27">
        <w:t>Permette</w:t>
      </w:r>
      <w:r w:rsidR="00992C27" w:rsidRPr="00992C27">
        <w:t xml:space="preserve"> à Praemia REIM de publier des actualités et informations générales (travaux, opérations techniques, événements, consignes, initiatives RSE, etc.)</w:t>
      </w:r>
    </w:p>
    <w:p w14:paraId="0F858A4D" w14:textId="5F2F0ECF" w:rsidR="00992C27" w:rsidRPr="00992C27" w:rsidRDefault="007E5A32" w:rsidP="005F5039">
      <w:pPr>
        <w:numPr>
          <w:ilvl w:val="0"/>
          <w:numId w:val="40"/>
        </w:numPr>
      </w:pPr>
      <w:r w:rsidRPr="00992C27">
        <w:t>Autorise</w:t>
      </w:r>
      <w:r w:rsidR="00992C27" w:rsidRPr="00992C27">
        <w:t xml:space="preserve"> la diffusion ciblée des publications par site, société locataire ou </w:t>
      </w:r>
      <w:r w:rsidR="00FD0A3F">
        <w:t>profil d’utilisateur</w:t>
      </w:r>
    </w:p>
    <w:p w14:paraId="11177614" w14:textId="6C656401" w:rsidR="00992C27" w:rsidRPr="00992C27" w:rsidRDefault="007E5A32" w:rsidP="005F5039">
      <w:pPr>
        <w:numPr>
          <w:ilvl w:val="0"/>
          <w:numId w:val="40"/>
        </w:numPr>
      </w:pPr>
      <w:r w:rsidRPr="00992C27">
        <w:t>Permette</w:t>
      </w:r>
      <w:r w:rsidR="00992C27" w:rsidRPr="00992C27">
        <w:t xml:space="preserve"> l’ajout de contenus multimédias (texte, photos, vidéos, pièces jointes)</w:t>
      </w:r>
    </w:p>
    <w:p w14:paraId="0F845026" w14:textId="724AFD75" w:rsidR="00992C27" w:rsidRPr="00992C27" w:rsidRDefault="007E5A32" w:rsidP="005F5039">
      <w:pPr>
        <w:numPr>
          <w:ilvl w:val="0"/>
          <w:numId w:val="40"/>
        </w:numPr>
      </w:pPr>
      <w:r w:rsidRPr="00992C27">
        <w:lastRenderedPageBreak/>
        <w:t>Affiche</w:t>
      </w:r>
      <w:r w:rsidR="00992C27" w:rsidRPr="00992C27">
        <w:t xml:space="preserve"> un historique chronologique des publications</w:t>
      </w:r>
    </w:p>
    <w:p w14:paraId="6B4287C5" w14:textId="77777777" w:rsidR="00E677DC" w:rsidRDefault="00E677DC" w:rsidP="005712D2"/>
    <w:p w14:paraId="0375F4F1" w14:textId="311E4C2E" w:rsidR="001A5291" w:rsidRDefault="00E677DC" w:rsidP="005712D2">
      <w:r>
        <w:t xml:space="preserve">Les exigences </w:t>
      </w:r>
      <w:r w:rsidR="00DF7B48" w:rsidRPr="00DF7B48">
        <w:t>applicables</w:t>
      </w:r>
      <w:r>
        <w:t xml:space="preserve"> à ce module sont similaires</w:t>
      </w:r>
      <w:r w:rsidR="001159BF">
        <w:t xml:space="preserve"> </w:t>
      </w:r>
      <w:r w:rsidR="00DF7B48" w:rsidRPr="00DF7B48">
        <w:t>à celles du</w:t>
      </w:r>
      <w:r w:rsidR="001159BF">
        <w:t xml:space="preserve"> lot 1.1, </w:t>
      </w:r>
      <w:r w:rsidR="00323C65">
        <w:t xml:space="preserve">avec la contrainte </w:t>
      </w:r>
      <w:r w:rsidR="00DF7B48" w:rsidRPr="00DF7B48">
        <w:t>supplémentaire</w:t>
      </w:r>
      <w:r w:rsidR="00323C65">
        <w:t xml:space="preserve"> de </w:t>
      </w:r>
      <w:r w:rsidR="00DF7B48" w:rsidRPr="00DF7B48">
        <w:t>pouvoir sélectionner</w:t>
      </w:r>
      <w:r w:rsidR="00323C65">
        <w:t xml:space="preserve"> l’audience des informations</w:t>
      </w:r>
      <w:r w:rsidR="00DF7B48" w:rsidRPr="00DF7B48">
        <w:t xml:space="preserve"> diffusées</w:t>
      </w:r>
      <w:r w:rsidR="00DF7B48">
        <w:t>.</w:t>
      </w:r>
    </w:p>
    <w:p w14:paraId="6871377C" w14:textId="77777777" w:rsidR="00DF7B48" w:rsidRDefault="00DF7B48" w:rsidP="00E677DC"/>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1A5291" w:rsidRPr="00B42C00" w14:paraId="42BFCBAE" w14:textId="77777777" w:rsidTr="00E467C3">
        <w:trPr>
          <w:trHeight w:val="644"/>
        </w:trPr>
        <w:tc>
          <w:tcPr>
            <w:tcW w:w="1564" w:type="dxa"/>
            <w:vAlign w:val="center"/>
          </w:tcPr>
          <w:p w14:paraId="3CBB4F88" w14:textId="77777777" w:rsidR="001A5291" w:rsidRDefault="001A5291" w:rsidP="00043832">
            <w:pPr>
              <w:jc w:val="center"/>
              <w:rPr>
                <w:color w:val="C00000"/>
              </w:rPr>
            </w:pPr>
            <w:r w:rsidRPr="004E1FF9">
              <w:rPr>
                <w:color w:val="C00000"/>
              </w:rPr>
              <w:t>Exigence n°</w:t>
            </w:r>
            <w:r>
              <w:rPr>
                <w:color w:val="C00000"/>
              </w:rPr>
              <w:t>31</w:t>
            </w:r>
          </w:p>
          <w:p w14:paraId="78E6F656" w14:textId="2AA80FAC" w:rsidR="001A5291" w:rsidRPr="004E1FF9" w:rsidRDefault="009404FE" w:rsidP="00043832">
            <w:pPr>
              <w:jc w:val="center"/>
              <w:rPr>
                <w:color w:val="C00000"/>
              </w:rPr>
            </w:pPr>
            <w:r>
              <w:rPr>
                <w:i/>
                <w:iCs/>
                <w:sz w:val="20"/>
                <w:szCs w:val="20"/>
              </w:rPr>
              <w:t>Fil d’actualité différentié</w:t>
            </w:r>
          </w:p>
        </w:tc>
        <w:tc>
          <w:tcPr>
            <w:tcW w:w="7503" w:type="dxa"/>
            <w:vAlign w:val="center"/>
          </w:tcPr>
          <w:p w14:paraId="4F852A97" w14:textId="038EADA6" w:rsidR="001A5291" w:rsidRPr="00B42C00" w:rsidRDefault="001A5291" w:rsidP="00043832">
            <w:pPr>
              <w:rPr>
                <w:highlight w:val="yellow"/>
              </w:rPr>
            </w:pPr>
            <w:r>
              <w:t>Le module de fil d’actualité</w:t>
            </w:r>
            <w:r w:rsidR="007E5A32" w:rsidRPr="007E5A32">
              <w:t>, pouvant</w:t>
            </w:r>
            <w:r w:rsidR="00683257">
              <w:t xml:space="preserve"> être mutualisé entre gestionnaires locataires et utilisateurs finaux</w:t>
            </w:r>
            <w:r w:rsidR="007E5A32" w:rsidRPr="007E5A32">
              <w:t>,</w:t>
            </w:r>
            <w:r>
              <w:t xml:space="preserve"> devra permettre </w:t>
            </w:r>
            <w:r w:rsidR="007E5A32" w:rsidRPr="007E5A32">
              <w:t>la diffusion d’informations</w:t>
            </w:r>
            <w:r w:rsidR="00076DBC">
              <w:t xml:space="preserve"> différenciées </w:t>
            </w:r>
            <w:r w:rsidR="007E5A32" w:rsidRPr="007E5A32">
              <w:t>selon le profil utilisateur, par exemple la publication d’opérations</w:t>
            </w:r>
            <w:r w:rsidR="0061255D">
              <w:t xml:space="preserve"> techniques</w:t>
            </w:r>
            <w:r w:rsidR="007E5A32" w:rsidRPr="007E5A32">
              <w:t xml:space="preserve"> ou de</w:t>
            </w:r>
            <w:r w:rsidR="0061255D">
              <w:t xml:space="preserve"> travaux uniquement à destination des gestionnaires locataires</w:t>
            </w:r>
            <w:r w:rsidR="007E5A32" w:rsidRPr="007E5A32">
              <w:t>.</w:t>
            </w:r>
          </w:p>
        </w:tc>
      </w:tr>
    </w:tbl>
    <w:p w14:paraId="432FFB14" w14:textId="77777777" w:rsidR="001A5291" w:rsidRDefault="001A5291" w:rsidP="00E467C3"/>
    <w:p w14:paraId="2247E58C" w14:textId="77777777" w:rsidR="00301A90" w:rsidRDefault="00301A90" w:rsidP="00301A90"/>
    <w:p w14:paraId="0BDB3314" w14:textId="00EDFE8B" w:rsidR="00301A90" w:rsidRDefault="00301A90" w:rsidP="00E467C3">
      <w:pPr>
        <w:pStyle w:val="Titre6"/>
      </w:pPr>
      <w:r>
        <w:t>Informations</w:t>
      </w:r>
      <w:r w:rsidR="001A5B72">
        <w:t xml:space="preserve"> locataires</w:t>
      </w:r>
      <w:r w:rsidR="003B6558">
        <w:t xml:space="preserve"> et contacts utiles</w:t>
      </w:r>
    </w:p>
    <w:p w14:paraId="3CCEF2D7" w14:textId="0BBA473C" w:rsidR="00D86A31" w:rsidRDefault="006575DF" w:rsidP="00301A90">
      <w:r w:rsidRPr="006575DF">
        <w:t xml:space="preserve">Le locataire devra pouvoir accéder, depuis son espace personnel, à une page d’informations regroupant l’ensemble des données le concernant, comprenant </w:t>
      </w:r>
      <w:r w:rsidR="00DF5C70" w:rsidRPr="006575DF">
        <w:t>à</w:t>
      </w:r>
      <w:r w:rsidRPr="006575DF">
        <w:t xml:space="preserve"> minima :</w:t>
      </w:r>
    </w:p>
    <w:p w14:paraId="2A96E229" w14:textId="77777777" w:rsidR="006575DF" w:rsidRDefault="006575DF" w:rsidP="00301A90"/>
    <w:p w14:paraId="216DCBA3" w14:textId="77777777" w:rsidR="00B328FF" w:rsidRDefault="00B328FF" w:rsidP="00B328FF">
      <w:pPr>
        <w:pStyle w:val="Paragraphedeliste"/>
        <w:numPr>
          <w:ilvl w:val="0"/>
          <w:numId w:val="68"/>
        </w:numPr>
      </w:pPr>
      <w:r>
        <w:t>Ses informations générales et coordonnées</w:t>
      </w:r>
    </w:p>
    <w:p w14:paraId="7F58D000" w14:textId="77777777" w:rsidR="00B328FF" w:rsidRDefault="00B328FF" w:rsidP="00B328FF">
      <w:pPr>
        <w:pStyle w:val="Paragraphedeliste"/>
        <w:numPr>
          <w:ilvl w:val="0"/>
          <w:numId w:val="68"/>
        </w:numPr>
      </w:pPr>
      <w:r>
        <w:t>Le nom et l’adresse de l’actif occupé</w:t>
      </w:r>
    </w:p>
    <w:p w14:paraId="0446C75E" w14:textId="77777777" w:rsidR="00B328FF" w:rsidRDefault="00B328FF" w:rsidP="00B328FF">
      <w:pPr>
        <w:pStyle w:val="Paragraphedeliste"/>
        <w:numPr>
          <w:ilvl w:val="0"/>
          <w:numId w:val="68"/>
        </w:numPr>
      </w:pPr>
      <w:r>
        <w:t>La surface louée dans l’immeuble</w:t>
      </w:r>
    </w:p>
    <w:p w14:paraId="66AFC2F2" w14:textId="77777777" w:rsidR="00B328FF" w:rsidRDefault="00B328FF" w:rsidP="00B328FF">
      <w:pPr>
        <w:pStyle w:val="Paragraphedeliste"/>
        <w:numPr>
          <w:ilvl w:val="0"/>
          <w:numId w:val="68"/>
        </w:numPr>
      </w:pPr>
      <w:r>
        <w:t>La liste des gestionnaires locataires associés</w:t>
      </w:r>
    </w:p>
    <w:p w14:paraId="062E3EF6" w14:textId="683C26F7" w:rsidR="00D86A31" w:rsidRDefault="00B328FF" w:rsidP="00B328FF">
      <w:pPr>
        <w:pStyle w:val="Paragraphedeliste"/>
        <w:numPr>
          <w:ilvl w:val="0"/>
          <w:numId w:val="68"/>
        </w:numPr>
      </w:pPr>
      <w:r>
        <w:t>La liste de ses contacts de référence chez Praemia REIM et le Property Manager de l’immeuble concerné</w:t>
      </w:r>
    </w:p>
    <w:p w14:paraId="414D09E0" w14:textId="77777777" w:rsidR="008974B3" w:rsidRDefault="008974B3" w:rsidP="00B328FF">
      <w:pPr>
        <w:pStyle w:val="Paragraphedeliste"/>
      </w:pPr>
    </w:p>
    <w:p w14:paraId="59D71F2F" w14:textId="325EBB1D" w:rsidR="00634CE4" w:rsidRDefault="00FB0BDC" w:rsidP="00301A90">
      <w:r w:rsidRPr="00FB0BDC">
        <w:t>L’ensemble de ces informations et leurs mises à jour devront être automatiquement synchronisés depuis Salesforce, afin de garantir la cohérence et l’actualisation en temps réel entre la plateforme et le CRM de Praemia REIM.</w:t>
      </w:r>
    </w:p>
    <w:p w14:paraId="1B726268" w14:textId="77777777" w:rsidR="00FB0BDC" w:rsidRDefault="00FB0BDC" w:rsidP="00301A90"/>
    <w:p w14:paraId="1D6BBF7D" w14:textId="2EFFDD8C" w:rsidR="00E00108" w:rsidRPr="00E00108" w:rsidRDefault="00E00108" w:rsidP="00301A90">
      <w:r w:rsidRPr="00E00108">
        <w:t xml:space="preserve">Les </w:t>
      </w:r>
      <w:r w:rsidRPr="00E467C3">
        <w:t>modifications des informations locataires</w:t>
      </w:r>
      <w:r w:rsidRPr="00E00108">
        <w:t xml:space="preserve"> devront </w:t>
      </w:r>
      <w:r w:rsidR="00240E62">
        <w:t>pouvoir être réalisée</w:t>
      </w:r>
      <w:r w:rsidR="00E25FC9">
        <w:t>s</w:t>
      </w:r>
      <w:r w:rsidR="00240E62">
        <w:t xml:space="preserve"> en autonomie par le contact locataire principal et remontée à Salesforce </w:t>
      </w:r>
      <w:r w:rsidR="00782E3F">
        <w:t>afin de garantir la cohérence entre les deux bases.</w:t>
      </w:r>
      <w:r w:rsidR="00E25FC9">
        <w:t xml:space="preserve"> </w:t>
      </w:r>
    </w:p>
    <w:p w14:paraId="2A59C409" w14:textId="77777777" w:rsidR="00F92835" w:rsidRDefault="00F92835" w:rsidP="00301A90"/>
    <w:p w14:paraId="1F6F666A" w14:textId="77777777" w:rsidR="00D8225E" w:rsidRDefault="00D8225E" w:rsidP="00D8225E"/>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D8225E" w:rsidRPr="00B42C00" w14:paraId="0992593E" w14:textId="77777777" w:rsidTr="00E467C3">
        <w:trPr>
          <w:trHeight w:val="644"/>
        </w:trPr>
        <w:tc>
          <w:tcPr>
            <w:tcW w:w="1564" w:type="dxa"/>
            <w:vAlign w:val="center"/>
          </w:tcPr>
          <w:p w14:paraId="25DACEAD" w14:textId="77777777" w:rsidR="00D8225E" w:rsidRDefault="00D8225E">
            <w:pPr>
              <w:jc w:val="center"/>
              <w:rPr>
                <w:color w:val="C00000"/>
              </w:rPr>
            </w:pPr>
            <w:r w:rsidRPr="004E1FF9">
              <w:rPr>
                <w:color w:val="C00000"/>
              </w:rPr>
              <w:t>Exigence n°</w:t>
            </w:r>
            <w:r>
              <w:rPr>
                <w:color w:val="C00000"/>
              </w:rPr>
              <w:t>31</w:t>
            </w:r>
          </w:p>
          <w:p w14:paraId="56378801" w14:textId="0F71927A" w:rsidR="00D8225E" w:rsidRPr="004E1FF9" w:rsidRDefault="00134D46">
            <w:pPr>
              <w:jc w:val="center"/>
              <w:rPr>
                <w:color w:val="C00000"/>
              </w:rPr>
            </w:pPr>
            <w:r>
              <w:rPr>
                <w:i/>
                <w:iCs/>
                <w:sz w:val="20"/>
                <w:szCs w:val="20"/>
              </w:rPr>
              <w:t>Espace d’informations locataire</w:t>
            </w:r>
          </w:p>
        </w:tc>
        <w:tc>
          <w:tcPr>
            <w:tcW w:w="7503" w:type="dxa"/>
            <w:vAlign w:val="center"/>
          </w:tcPr>
          <w:p w14:paraId="2B69814E" w14:textId="282BF784" w:rsidR="00D8225E" w:rsidRPr="00B42C00" w:rsidRDefault="004C2A0D">
            <w:pPr>
              <w:rPr>
                <w:highlight w:val="yellow"/>
              </w:rPr>
            </w:pPr>
            <w:r w:rsidRPr="004C2A0D">
              <w:t xml:space="preserve">La solution devra offrir à chaque locataire un espace d’informations personnalisé, regroupant </w:t>
            </w:r>
            <w:r w:rsidR="00FB0BDC">
              <w:t>les</w:t>
            </w:r>
            <w:r w:rsidRPr="004C2A0D">
              <w:t xml:space="preserve"> données </w:t>
            </w:r>
            <w:r w:rsidR="00FB0BDC">
              <w:t>principales le concernant</w:t>
            </w:r>
            <w:r w:rsidR="001E126A">
              <w:t>,</w:t>
            </w:r>
            <w:r w:rsidR="00FB0BDC">
              <w:t xml:space="preserve"> concernant</w:t>
            </w:r>
            <w:r w:rsidR="00DF2B8D">
              <w:t xml:space="preserve"> so</w:t>
            </w:r>
            <w:r w:rsidR="008A5A3A">
              <w:t>n</w:t>
            </w:r>
            <w:r w:rsidR="00EC2964">
              <w:t xml:space="preserve"> </w:t>
            </w:r>
            <w:r w:rsidR="000057F9">
              <w:t>occupation de l’immeuble</w:t>
            </w:r>
            <w:r w:rsidRPr="004C2A0D">
              <w:t xml:space="preserve">, </w:t>
            </w:r>
            <w:r w:rsidR="00146C5B">
              <w:t>ainsi que l</w:t>
            </w:r>
            <w:r w:rsidR="00A247C7">
              <w:t>a liste de ses correspondants principaux côté Praemia REIM et property manager.</w:t>
            </w:r>
          </w:p>
        </w:tc>
      </w:tr>
    </w:tbl>
    <w:p w14:paraId="40C33E4A" w14:textId="77777777" w:rsidR="00CA5E4D" w:rsidRPr="00992C27" w:rsidRDefault="00CA5E4D" w:rsidP="00992C27"/>
    <w:p w14:paraId="57DD75A5" w14:textId="06DEDADA" w:rsidR="009A744A" w:rsidRDefault="0083126D" w:rsidP="00BB0914">
      <w:pPr>
        <w:pStyle w:val="Titre6"/>
      </w:pPr>
      <w:r>
        <w:t xml:space="preserve">Messagerie </w:t>
      </w:r>
      <w:r w:rsidR="00AB6176">
        <w:t xml:space="preserve">locataire </w:t>
      </w:r>
      <w:r w:rsidR="00102CEB">
        <w:t>(P3 – Optionnel)</w:t>
      </w:r>
    </w:p>
    <w:p w14:paraId="40078F8E" w14:textId="2E7E8EA6" w:rsidR="006B67C0" w:rsidRDefault="006B67C0" w:rsidP="006B67C0">
      <w:r>
        <w:t xml:space="preserve">Le soumissionnaire devra </w:t>
      </w:r>
      <w:r w:rsidR="00260180">
        <w:t>proposer au travers de sa</w:t>
      </w:r>
      <w:r>
        <w:t xml:space="preserve"> solution : </w:t>
      </w:r>
    </w:p>
    <w:p w14:paraId="1B21E1DF" w14:textId="77777777" w:rsidR="00DF5C70" w:rsidRDefault="00DF5C70" w:rsidP="00DF5C70"/>
    <w:p w14:paraId="13C29D46" w14:textId="77777777" w:rsidR="00DF5C70" w:rsidRDefault="00260180" w:rsidP="00DF5C70">
      <w:pPr>
        <w:pStyle w:val="Paragraphedeliste"/>
        <w:numPr>
          <w:ilvl w:val="0"/>
          <w:numId w:val="116"/>
        </w:numPr>
      </w:pPr>
      <w:r>
        <w:t>U</w:t>
      </w:r>
      <w:r w:rsidR="006B67C0" w:rsidRPr="006B67C0">
        <w:t xml:space="preserve">ne messagerie instantanée permettant des échanges directs </w:t>
      </w:r>
      <w:r w:rsidR="00DF5C70">
        <w:t>e</w:t>
      </w:r>
      <w:r w:rsidR="006B67C0" w:rsidRPr="006B67C0">
        <w:t xml:space="preserve">ntre un </w:t>
      </w:r>
      <w:r w:rsidR="0038175C">
        <w:t>gestionnaire</w:t>
      </w:r>
      <w:r w:rsidR="00DF5C70">
        <w:t xml:space="preserve"> </w:t>
      </w:r>
      <w:r w:rsidR="006B67C0" w:rsidRPr="006B67C0">
        <w:t xml:space="preserve">locataire et </w:t>
      </w:r>
      <w:r>
        <w:t>son contact</w:t>
      </w:r>
      <w:r w:rsidR="0038175C">
        <w:t xml:space="preserve"> property manager</w:t>
      </w:r>
    </w:p>
    <w:p w14:paraId="60A04F81" w14:textId="77777777" w:rsidR="00DF5C70" w:rsidRDefault="001B68F9" w:rsidP="00DF5C70">
      <w:pPr>
        <w:pStyle w:val="Paragraphedeliste"/>
        <w:numPr>
          <w:ilvl w:val="0"/>
          <w:numId w:val="116"/>
        </w:numPr>
      </w:pPr>
      <w:r>
        <w:t>L</w:t>
      </w:r>
      <w:r w:rsidR="006B67C0" w:rsidRPr="006B67C0">
        <w:t>’envoi de messages, pièces jointes, liens et images</w:t>
      </w:r>
    </w:p>
    <w:p w14:paraId="03C7D423" w14:textId="77777777" w:rsidR="00DF5C70" w:rsidRDefault="001B68F9" w:rsidP="00DF5C70">
      <w:pPr>
        <w:pStyle w:val="Paragraphedeliste"/>
        <w:numPr>
          <w:ilvl w:val="0"/>
          <w:numId w:val="116"/>
        </w:numPr>
      </w:pPr>
      <w:r>
        <w:t>N</w:t>
      </w:r>
      <w:r w:rsidR="006B67C0" w:rsidRPr="006B67C0">
        <w:t>otifie automatiquement les nouveaux messages reçus</w:t>
      </w:r>
    </w:p>
    <w:p w14:paraId="2EF0CF1B" w14:textId="4E7F46B1" w:rsidR="006B67C0" w:rsidRPr="006B67C0" w:rsidRDefault="001B68F9" w:rsidP="00DF5C70">
      <w:pPr>
        <w:pStyle w:val="Paragraphedeliste"/>
        <w:numPr>
          <w:ilvl w:val="0"/>
          <w:numId w:val="116"/>
        </w:numPr>
      </w:pPr>
      <w:r>
        <w:t>C</w:t>
      </w:r>
      <w:r w:rsidR="006B67C0" w:rsidRPr="006B67C0">
        <w:t>onserve un historique complet des conversations, accessible depuis le profil utilisateur</w:t>
      </w:r>
    </w:p>
    <w:p w14:paraId="77F4136D" w14:textId="77777777" w:rsidR="00FC7E9C" w:rsidRDefault="00FC7E9C" w:rsidP="00FC7E9C"/>
    <w:p w14:paraId="2286FBAB" w14:textId="1091664D" w:rsidR="007A1F34" w:rsidRDefault="00105220" w:rsidP="007A1F34">
      <w:r w:rsidRPr="00105220">
        <w:t>Praemia REIM se réserve la possibilité de déployer ce module à une phase ultérieure du projet.</w:t>
      </w:r>
    </w:p>
    <w:p w14:paraId="470FEA7C" w14:textId="6A15E8AD" w:rsidR="006B67C0" w:rsidRPr="006B67C0" w:rsidRDefault="00E2643C" w:rsidP="006B67C0">
      <w:r w:rsidRPr="00E2643C">
        <w:t xml:space="preserve">La solution </w:t>
      </w:r>
      <w:r>
        <w:t>pourra</w:t>
      </w:r>
      <w:r w:rsidRPr="00E2643C">
        <w:t xml:space="preserve"> également offrir la possibilité d’intégrer une IA conversationnelle capable de répondre aux questions simples et récurrentes des locataires (procédures, documents à fournir, contacts, consignes, etc.), afin de fluidifier la communication et de réduire la sollicitation des équipes de gestion.</w:t>
      </w:r>
    </w:p>
    <w:p w14:paraId="2D4C51EA" w14:textId="77777777" w:rsidR="009945FD" w:rsidRDefault="009945FD" w:rsidP="006B67C0"/>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9945FD" w:rsidRPr="00B42C00" w14:paraId="6BBD0339" w14:textId="77777777" w:rsidTr="00627A11">
        <w:trPr>
          <w:trHeight w:val="644"/>
        </w:trPr>
        <w:tc>
          <w:tcPr>
            <w:tcW w:w="1564" w:type="dxa"/>
            <w:vAlign w:val="center"/>
          </w:tcPr>
          <w:p w14:paraId="7A762A83" w14:textId="734F15BE" w:rsidR="009945FD" w:rsidRDefault="009945FD">
            <w:pPr>
              <w:jc w:val="center"/>
              <w:rPr>
                <w:color w:val="C00000"/>
              </w:rPr>
            </w:pPr>
            <w:r w:rsidRPr="004E1FF9">
              <w:rPr>
                <w:color w:val="C00000"/>
              </w:rPr>
              <w:lastRenderedPageBreak/>
              <w:t>Exigence n°</w:t>
            </w:r>
            <w:r w:rsidR="00576F00">
              <w:rPr>
                <w:color w:val="C00000"/>
              </w:rPr>
              <w:t>xx</w:t>
            </w:r>
          </w:p>
          <w:p w14:paraId="69B7331F" w14:textId="5F5A6055" w:rsidR="009945FD" w:rsidRDefault="009945FD">
            <w:pPr>
              <w:jc w:val="center"/>
              <w:rPr>
                <w:color w:val="C00000"/>
              </w:rPr>
            </w:pPr>
            <w:r>
              <w:rPr>
                <w:color w:val="C00000"/>
              </w:rPr>
              <w:t>(</w:t>
            </w:r>
            <w:r w:rsidR="004F73B5">
              <w:rPr>
                <w:color w:val="C00000"/>
              </w:rPr>
              <w:t>Optionnel</w:t>
            </w:r>
            <w:r>
              <w:rPr>
                <w:color w:val="C00000"/>
              </w:rPr>
              <w:t>)</w:t>
            </w:r>
          </w:p>
          <w:p w14:paraId="2249E30C" w14:textId="6D33C8CE" w:rsidR="009945FD" w:rsidRPr="004E1FF9" w:rsidRDefault="009945FD">
            <w:pPr>
              <w:jc w:val="center"/>
              <w:rPr>
                <w:color w:val="C00000"/>
              </w:rPr>
            </w:pPr>
            <w:r>
              <w:rPr>
                <w:i/>
                <w:iCs/>
                <w:sz w:val="20"/>
                <w:szCs w:val="20"/>
              </w:rPr>
              <w:t>Messagerie</w:t>
            </w:r>
          </w:p>
        </w:tc>
        <w:tc>
          <w:tcPr>
            <w:tcW w:w="7503" w:type="dxa"/>
            <w:vAlign w:val="center"/>
          </w:tcPr>
          <w:p w14:paraId="0797F5CA" w14:textId="6688076E" w:rsidR="009945FD" w:rsidRPr="00B42C00" w:rsidRDefault="00576F00">
            <w:pPr>
              <w:rPr>
                <w:highlight w:val="yellow"/>
              </w:rPr>
            </w:pPr>
            <w:r w:rsidRPr="00576F00">
              <w:t>La solution pourra intégrer une fonction de messagerie instantanée, activable à la demande, permettant des échanges directs et restreints entre le gestionnaire locataire et ses contacts Property Manager</w:t>
            </w:r>
          </w:p>
        </w:tc>
      </w:tr>
    </w:tbl>
    <w:p w14:paraId="5C6F7056" w14:textId="77777777" w:rsidR="009945FD" w:rsidRPr="006B67C0" w:rsidRDefault="009945FD" w:rsidP="006B67C0"/>
    <w:p w14:paraId="2E50623A" w14:textId="77777777" w:rsidR="00CB5057" w:rsidRPr="00CB5057" w:rsidRDefault="00CB5057" w:rsidP="00CB5057"/>
    <w:p w14:paraId="40C18968" w14:textId="5E06E749" w:rsidR="00527C4E" w:rsidRDefault="001A4162" w:rsidP="00BB0914">
      <w:pPr>
        <w:pStyle w:val="Titre6"/>
      </w:pPr>
      <w:r>
        <w:t>Notifications</w:t>
      </w:r>
    </w:p>
    <w:p w14:paraId="43BEAF12" w14:textId="3CEC7FC7" w:rsidR="00CB5057" w:rsidRPr="00CB5057" w:rsidRDefault="00CB5057" w:rsidP="00CB5057">
      <w:r>
        <w:t>Le soumissionnaire devra garantir que la solution :</w:t>
      </w:r>
    </w:p>
    <w:p w14:paraId="52C7C1CE" w14:textId="3210BFE7" w:rsidR="0071157F" w:rsidRPr="0071157F" w:rsidRDefault="00DF729B" w:rsidP="005F5039">
      <w:pPr>
        <w:numPr>
          <w:ilvl w:val="0"/>
          <w:numId w:val="42"/>
        </w:numPr>
      </w:pPr>
      <w:r w:rsidRPr="00E467C3">
        <w:t>Permette</w:t>
      </w:r>
      <w:r w:rsidR="0071157F" w:rsidRPr="00E467C3">
        <w:t xml:space="preserve"> la génération et l’envoi </w:t>
      </w:r>
      <w:r w:rsidR="00F01450">
        <w:t xml:space="preserve">automatique </w:t>
      </w:r>
      <w:r w:rsidR="0071157F" w:rsidRPr="00E467C3">
        <w:t>de notifications</w:t>
      </w:r>
      <w:r w:rsidR="00F01450">
        <w:t> </w:t>
      </w:r>
      <w:r w:rsidR="004D1F4B">
        <w:t xml:space="preserve">aux utilisateurs en cas de nouvelles informations, </w:t>
      </w:r>
      <w:r>
        <w:t>évènements</w:t>
      </w:r>
      <w:r w:rsidR="004D1F4B">
        <w:t xml:space="preserve"> ou évolution du statut d’un ticket, </w:t>
      </w:r>
      <w:r>
        <w:t>etc.</w:t>
      </w:r>
      <w:r w:rsidR="004D1F4B">
        <w:t xml:space="preserve"> </w:t>
      </w:r>
      <w:r w:rsidR="00F01450">
        <w:t>;</w:t>
      </w:r>
    </w:p>
    <w:p w14:paraId="054F151E" w14:textId="2B571090" w:rsidR="00CB5057" w:rsidRPr="00CB5057" w:rsidRDefault="00DF729B" w:rsidP="005F5039">
      <w:pPr>
        <w:numPr>
          <w:ilvl w:val="0"/>
          <w:numId w:val="42"/>
        </w:numPr>
      </w:pPr>
      <w:r w:rsidRPr="00CB5057">
        <w:t>Intègre</w:t>
      </w:r>
      <w:r w:rsidR="00CB5057" w:rsidRPr="00CB5057">
        <w:t xml:space="preserve"> un centre de notifications unique, regroupant toutes les informations liées à l’activité de l’utilisateur ;</w:t>
      </w:r>
    </w:p>
    <w:p w14:paraId="45E9CFA1" w14:textId="1323B860" w:rsidR="00CB5057" w:rsidRPr="00CB5057" w:rsidRDefault="00DF729B" w:rsidP="005F5039">
      <w:pPr>
        <w:numPr>
          <w:ilvl w:val="0"/>
          <w:numId w:val="42"/>
        </w:numPr>
      </w:pPr>
      <w:r w:rsidRPr="00CB5057">
        <w:t>Permette</w:t>
      </w:r>
      <w:r w:rsidR="00CB5057" w:rsidRPr="00CB5057">
        <w:t xml:space="preserve"> la lecture, l’archivage ou la suppression des notifications</w:t>
      </w:r>
      <w:r w:rsidR="00F01450">
        <w:t>.</w:t>
      </w:r>
    </w:p>
    <w:p w14:paraId="35CF2204" w14:textId="0E0223AB" w:rsidR="00CB5057" w:rsidRPr="00CB5057" w:rsidRDefault="00CB5057" w:rsidP="00351FF1"/>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351FF1" w:rsidRPr="00B42C00" w14:paraId="49183FF1" w14:textId="77777777" w:rsidTr="00E467C3">
        <w:trPr>
          <w:trHeight w:val="644"/>
        </w:trPr>
        <w:tc>
          <w:tcPr>
            <w:tcW w:w="1564" w:type="dxa"/>
            <w:vAlign w:val="center"/>
          </w:tcPr>
          <w:p w14:paraId="18038097" w14:textId="77777777" w:rsidR="00351FF1" w:rsidRDefault="00351FF1">
            <w:pPr>
              <w:jc w:val="center"/>
              <w:rPr>
                <w:color w:val="C00000"/>
              </w:rPr>
            </w:pPr>
            <w:r w:rsidRPr="004E1FF9">
              <w:rPr>
                <w:color w:val="C00000"/>
              </w:rPr>
              <w:t>Exigence n°</w:t>
            </w:r>
            <w:r>
              <w:rPr>
                <w:color w:val="C00000"/>
              </w:rPr>
              <w:t>31</w:t>
            </w:r>
          </w:p>
          <w:p w14:paraId="5968D8E7" w14:textId="4F7C3B52" w:rsidR="00351FF1" w:rsidRPr="004E1FF9" w:rsidRDefault="00626C29">
            <w:pPr>
              <w:jc w:val="center"/>
              <w:rPr>
                <w:color w:val="C00000"/>
              </w:rPr>
            </w:pPr>
            <w:r>
              <w:rPr>
                <w:i/>
                <w:iCs/>
                <w:sz w:val="20"/>
                <w:szCs w:val="20"/>
              </w:rPr>
              <w:t>Notifications</w:t>
            </w:r>
          </w:p>
        </w:tc>
        <w:tc>
          <w:tcPr>
            <w:tcW w:w="7503" w:type="dxa"/>
            <w:vAlign w:val="center"/>
          </w:tcPr>
          <w:p w14:paraId="2655EAAA" w14:textId="010E9A10" w:rsidR="00351FF1" w:rsidRPr="00B42C00" w:rsidRDefault="00351FF1">
            <w:pPr>
              <w:rPr>
                <w:highlight w:val="yellow"/>
              </w:rPr>
            </w:pPr>
            <w:r w:rsidRPr="004C2A0D">
              <w:t xml:space="preserve">La solution devra </w:t>
            </w:r>
            <w:r w:rsidR="00F01450">
              <w:t>permettre l’envoi de notifications automatiques</w:t>
            </w:r>
            <w:r w:rsidR="004D1F4B">
              <w:t xml:space="preserve">, déclenché par des </w:t>
            </w:r>
            <w:r w:rsidR="00DF729B">
              <w:t>évènements</w:t>
            </w:r>
            <w:r w:rsidR="004D1F4B">
              <w:t xml:space="preserve"> sur la plateforme</w:t>
            </w:r>
            <w:r w:rsidR="00F01450">
              <w:t xml:space="preserve"> (nouv</w:t>
            </w:r>
            <w:r w:rsidR="004D1F4B">
              <w:t xml:space="preserve">elle information, </w:t>
            </w:r>
            <w:r w:rsidR="00552B8C">
              <w:t>événement</w:t>
            </w:r>
            <w:r w:rsidR="00096389">
              <w:t xml:space="preserve">, mise à jour ticket, </w:t>
            </w:r>
            <w:r w:rsidR="00DF729B">
              <w:t>etc.</w:t>
            </w:r>
            <w:r w:rsidR="00096389">
              <w:t xml:space="preserve">). Ces notifications, devront pouvoir être paramétrables </w:t>
            </w:r>
            <w:r w:rsidR="00626C29">
              <w:t xml:space="preserve">avec un niveau de granularité fine </w:t>
            </w:r>
            <w:r w:rsidR="00096389">
              <w:t xml:space="preserve">par </w:t>
            </w:r>
            <w:r w:rsidR="00626C29">
              <w:t>l’</w:t>
            </w:r>
            <w:r w:rsidR="00096389">
              <w:t>utilisateur</w:t>
            </w:r>
            <w:r w:rsidR="00626C29">
              <w:t>.</w:t>
            </w:r>
          </w:p>
        </w:tc>
      </w:tr>
    </w:tbl>
    <w:p w14:paraId="0DE2CC7D" w14:textId="77777777" w:rsidR="00351FF1" w:rsidRPr="00CB5057" w:rsidRDefault="00351FF1" w:rsidP="00E467C3"/>
    <w:p w14:paraId="21FBBCC1" w14:textId="77777777" w:rsidR="00CB5057" w:rsidRPr="00CB5057" w:rsidRDefault="00CB5057" w:rsidP="00CB5057"/>
    <w:p w14:paraId="65F71A06" w14:textId="77777777" w:rsidR="009A744A" w:rsidRDefault="009A744A" w:rsidP="00DA1842">
      <w:pPr>
        <w:pStyle w:val="Titre5"/>
      </w:pPr>
      <w:r>
        <w:t>Attendus techniques</w:t>
      </w:r>
    </w:p>
    <w:p w14:paraId="67E55F57" w14:textId="77777777" w:rsidR="001E570A" w:rsidRDefault="001E570A" w:rsidP="001E570A"/>
    <w:p w14:paraId="10DF9033" w14:textId="77777777" w:rsidR="00626C29" w:rsidRDefault="00626C29" w:rsidP="009A744A"/>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E7212C" w:rsidRPr="00B42C00" w14:paraId="51B230CB" w14:textId="77777777" w:rsidTr="003E5A47">
        <w:trPr>
          <w:trHeight w:val="1063"/>
        </w:trPr>
        <w:tc>
          <w:tcPr>
            <w:tcW w:w="1564" w:type="dxa"/>
            <w:vAlign w:val="center"/>
          </w:tcPr>
          <w:p w14:paraId="4E55196C" w14:textId="77777777" w:rsidR="00E7212C" w:rsidRDefault="00E7212C" w:rsidP="008963E2">
            <w:pPr>
              <w:jc w:val="center"/>
              <w:rPr>
                <w:color w:val="C00000"/>
              </w:rPr>
            </w:pPr>
            <w:r w:rsidRPr="004E1FF9">
              <w:rPr>
                <w:color w:val="C00000"/>
              </w:rPr>
              <w:t>Exigence n°</w:t>
            </w:r>
            <w:r>
              <w:rPr>
                <w:color w:val="C00000"/>
              </w:rPr>
              <w:t>31</w:t>
            </w:r>
          </w:p>
          <w:p w14:paraId="31BD1E13" w14:textId="77777777" w:rsidR="00E7212C" w:rsidRPr="004E1FF9" w:rsidRDefault="00E7212C" w:rsidP="008963E2">
            <w:pPr>
              <w:jc w:val="center"/>
              <w:rPr>
                <w:color w:val="C00000"/>
              </w:rPr>
            </w:pPr>
            <w:r>
              <w:rPr>
                <w:i/>
                <w:iCs/>
                <w:sz w:val="20"/>
                <w:szCs w:val="20"/>
              </w:rPr>
              <w:t>Synchronisation Salesforce</w:t>
            </w:r>
          </w:p>
        </w:tc>
        <w:tc>
          <w:tcPr>
            <w:tcW w:w="7503" w:type="dxa"/>
            <w:vAlign w:val="center"/>
          </w:tcPr>
          <w:p w14:paraId="3F379093" w14:textId="77777777" w:rsidR="00E7212C" w:rsidRPr="004C2A0D" w:rsidRDefault="00E7212C" w:rsidP="008963E2">
            <w:r>
              <w:t>Les informations locataires et ses données d’occupation seront récupérées depuis Salesforce. Les modifications sur les informations générales seront également synchronisées avec Salesforce.</w:t>
            </w:r>
          </w:p>
        </w:tc>
      </w:tr>
      <w:tr w:rsidR="00626C29" w:rsidRPr="00B42C00" w14:paraId="2229347E" w14:textId="77777777" w:rsidTr="003E5A47">
        <w:trPr>
          <w:trHeight w:val="2237"/>
        </w:trPr>
        <w:tc>
          <w:tcPr>
            <w:tcW w:w="1564" w:type="dxa"/>
            <w:vAlign w:val="center"/>
          </w:tcPr>
          <w:p w14:paraId="331E4288" w14:textId="77777777" w:rsidR="00626C29" w:rsidRDefault="00626C29">
            <w:pPr>
              <w:jc w:val="center"/>
              <w:rPr>
                <w:color w:val="C00000"/>
              </w:rPr>
            </w:pPr>
            <w:r w:rsidRPr="004E1FF9">
              <w:rPr>
                <w:color w:val="C00000"/>
              </w:rPr>
              <w:t>Exigence n°</w:t>
            </w:r>
            <w:r>
              <w:rPr>
                <w:color w:val="C00000"/>
              </w:rPr>
              <w:t>31</w:t>
            </w:r>
          </w:p>
          <w:p w14:paraId="2AEB28CF" w14:textId="7E882715" w:rsidR="00626C29" w:rsidRPr="004E1FF9" w:rsidRDefault="00626C29">
            <w:pPr>
              <w:jc w:val="center"/>
              <w:rPr>
                <w:color w:val="C00000"/>
              </w:rPr>
            </w:pPr>
            <w:r>
              <w:rPr>
                <w:i/>
                <w:iCs/>
                <w:sz w:val="20"/>
                <w:szCs w:val="20"/>
              </w:rPr>
              <w:t xml:space="preserve">Intégration Salesforce </w:t>
            </w:r>
          </w:p>
        </w:tc>
        <w:tc>
          <w:tcPr>
            <w:tcW w:w="7503" w:type="dxa"/>
            <w:vAlign w:val="center"/>
          </w:tcPr>
          <w:p w14:paraId="746D5A93" w14:textId="2FC363F0" w:rsidR="00776FED" w:rsidRPr="008F43CE" w:rsidRDefault="00626C29">
            <w:r w:rsidRPr="008F43CE">
              <w:t xml:space="preserve">La solution devra s’intégrer </w:t>
            </w:r>
            <w:r w:rsidR="00776FED" w:rsidRPr="008F43CE">
              <w:t xml:space="preserve">de manière </w:t>
            </w:r>
            <w:r w:rsidR="00DF729B" w:rsidRPr="008F43CE">
              <w:t>bidirectionnelle</w:t>
            </w:r>
            <w:r w:rsidR="00776FED" w:rsidRPr="008F43CE">
              <w:t xml:space="preserve"> </w:t>
            </w:r>
            <w:r w:rsidR="00E7212C" w:rsidRPr="008F43CE">
              <w:t xml:space="preserve">via API Rest </w:t>
            </w:r>
            <w:r w:rsidRPr="008F43CE">
              <w:t xml:space="preserve">avec </w:t>
            </w:r>
            <w:r w:rsidR="00BD557E" w:rsidRPr="008F43CE">
              <w:t xml:space="preserve">Salesforce </w:t>
            </w:r>
            <w:r w:rsidR="00776FED" w:rsidRPr="008F43CE">
              <w:t>pour </w:t>
            </w:r>
            <w:r w:rsidR="00E7212C" w:rsidRPr="008F43CE">
              <w:t xml:space="preserve">les besoins suivants </w:t>
            </w:r>
            <w:r w:rsidR="00776FED" w:rsidRPr="008F43CE">
              <w:t xml:space="preserve">: </w:t>
            </w:r>
          </w:p>
          <w:p w14:paraId="33B105F5" w14:textId="77777777" w:rsidR="00314884" w:rsidRDefault="00F36EC8" w:rsidP="00E7212C">
            <w:pPr>
              <w:pStyle w:val="Paragraphedeliste"/>
              <w:numPr>
                <w:ilvl w:val="0"/>
                <w:numId w:val="38"/>
              </w:numPr>
            </w:pPr>
            <w:r w:rsidRPr="008F43CE">
              <w:t>Synchroniser les informations locataires</w:t>
            </w:r>
          </w:p>
          <w:p w14:paraId="303EBF29" w14:textId="7A5D4B9D" w:rsidR="00626C29" w:rsidRPr="008F43CE" w:rsidRDefault="003E5A47" w:rsidP="00E7212C">
            <w:pPr>
              <w:pStyle w:val="Paragraphedeliste"/>
              <w:numPr>
                <w:ilvl w:val="0"/>
                <w:numId w:val="38"/>
              </w:numPr>
            </w:pPr>
            <w:r>
              <w:t xml:space="preserve">Récupérer les </w:t>
            </w:r>
            <w:r w:rsidR="008F43CE" w:rsidRPr="008F43CE">
              <w:t>contacts privilégiés Praemia REIM</w:t>
            </w:r>
            <w:r w:rsidR="00F36EC8" w:rsidRPr="008F43CE">
              <w:t xml:space="preserve"> entre les deux outils</w:t>
            </w:r>
          </w:p>
          <w:p w14:paraId="0025230F" w14:textId="4A8B0B2D" w:rsidR="008F43CE" w:rsidRPr="008F43CE" w:rsidRDefault="00F36EC8" w:rsidP="008F43CE">
            <w:pPr>
              <w:pStyle w:val="Paragraphedeliste"/>
              <w:numPr>
                <w:ilvl w:val="0"/>
                <w:numId w:val="38"/>
              </w:numPr>
            </w:pPr>
            <w:r w:rsidRPr="008F43CE">
              <w:t>Récupérer et afficher les informations d</w:t>
            </w:r>
            <w:r w:rsidR="008F43CE" w:rsidRPr="008F43CE">
              <w:t>’occupation</w:t>
            </w:r>
            <w:r w:rsidR="003E5A47">
              <w:t xml:space="preserve"> du locataire</w:t>
            </w:r>
          </w:p>
          <w:p w14:paraId="1A895907" w14:textId="63AB5208" w:rsidR="00F36EC8" w:rsidRPr="00F36EC8" w:rsidRDefault="00F36EC8" w:rsidP="00F36EC8">
            <w:pPr>
              <w:rPr>
                <w:highlight w:val="yellow"/>
              </w:rPr>
            </w:pPr>
            <w:r w:rsidRPr="008F43CE">
              <w:t xml:space="preserve">Les données à </w:t>
            </w:r>
            <w:r w:rsidR="008B4FEE" w:rsidRPr="008F43CE">
              <w:t xml:space="preserve">synchroniser avec Salesforce </w:t>
            </w:r>
            <w:r w:rsidRPr="008F43CE">
              <w:t>sont susceptibles d’évolu</w:t>
            </w:r>
            <w:r w:rsidR="008B4FEE" w:rsidRPr="008F43CE">
              <w:t xml:space="preserve">er </w:t>
            </w:r>
            <w:r w:rsidR="0029190B" w:rsidRPr="008F43CE">
              <w:t>durant la phase projet et pendant la durée du contrat.</w:t>
            </w:r>
          </w:p>
        </w:tc>
      </w:tr>
      <w:tr w:rsidR="009945FD" w:rsidRPr="00B42C00" w14:paraId="5EC74F2B" w14:textId="77777777" w:rsidTr="003E5A47">
        <w:trPr>
          <w:trHeight w:val="1719"/>
        </w:trPr>
        <w:tc>
          <w:tcPr>
            <w:tcW w:w="1564" w:type="dxa"/>
            <w:vAlign w:val="center"/>
          </w:tcPr>
          <w:p w14:paraId="2FCF0C84" w14:textId="77777777" w:rsidR="009945FD" w:rsidRDefault="009945FD" w:rsidP="009945FD">
            <w:pPr>
              <w:jc w:val="center"/>
              <w:rPr>
                <w:color w:val="C00000"/>
              </w:rPr>
            </w:pPr>
            <w:r w:rsidRPr="004E1FF9">
              <w:rPr>
                <w:color w:val="C00000"/>
              </w:rPr>
              <w:t>Exigence n°</w:t>
            </w:r>
            <w:r>
              <w:rPr>
                <w:color w:val="C00000"/>
              </w:rPr>
              <w:t>31</w:t>
            </w:r>
          </w:p>
          <w:p w14:paraId="49CCA1F0" w14:textId="649EC52A" w:rsidR="009945FD" w:rsidRPr="004E1FF9" w:rsidRDefault="009945FD" w:rsidP="009945FD">
            <w:pPr>
              <w:jc w:val="center"/>
              <w:rPr>
                <w:color w:val="C00000"/>
              </w:rPr>
            </w:pPr>
            <w:r>
              <w:rPr>
                <w:i/>
                <w:iCs/>
                <w:sz w:val="20"/>
                <w:szCs w:val="20"/>
              </w:rPr>
              <w:t>IA</w:t>
            </w:r>
          </w:p>
        </w:tc>
        <w:tc>
          <w:tcPr>
            <w:tcW w:w="7503" w:type="dxa"/>
            <w:vAlign w:val="center"/>
          </w:tcPr>
          <w:p w14:paraId="4A6D50F3" w14:textId="7F83B747" w:rsidR="009945FD" w:rsidRPr="004C2A0D" w:rsidRDefault="009945FD">
            <w:r w:rsidRPr="009945FD">
              <w:t>Le soumissionnaire devra présenter les cas d’usage d’intelligence artificielle déjà implémentés ou prévus dans sa feuille de route, en précisant leur objectif principal (automatisation, assistance, analyse, reporting, etc.) et leur contribution à l’amélioration de l’expérience utilisateur, tant pour les locataires que pour les gestionnaires Praemia REIM.</w:t>
            </w:r>
          </w:p>
        </w:tc>
      </w:tr>
    </w:tbl>
    <w:p w14:paraId="4A0B56C4" w14:textId="77777777" w:rsidR="00626C29" w:rsidRDefault="00626C29" w:rsidP="009A744A"/>
    <w:p w14:paraId="29822C39" w14:textId="77777777" w:rsidR="00AB4E42" w:rsidRDefault="00AB4E42" w:rsidP="00FC73F8"/>
    <w:p w14:paraId="03FC7716" w14:textId="2038BC5B" w:rsidR="00C06CE1" w:rsidRPr="000D5F15" w:rsidRDefault="00C06CE1" w:rsidP="00C06CE1">
      <w:pPr>
        <w:pStyle w:val="Titre3"/>
      </w:pPr>
      <w:bookmarkStart w:id="121" w:name="_Toc212800630"/>
      <w:r w:rsidRPr="000D5F15">
        <w:lastRenderedPageBreak/>
        <w:t xml:space="preserve">Exigences </w:t>
      </w:r>
      <w:r>
        <w:t>transverses du Lot 1</w:t>
      </w:r>
      <w:bookmarkEnd w:id="121"/>
    </w:p>
    <w:p w14:paraId="02AF3AA9" w14:textId="6C956BB3" w:rsidR="00785CCF" w:rsidRDefault="00785CCF" w:rsidP="00785CCF">
      <w:pPr>
        <w:pStyle w:val="Titre4"/>
      </w:pPr>
      <w:r>
        <w:t>Architecture cible</w:t>
      </w:r>
      <w:r w:rsidR="00C21277">
        <w:t xml:space="preserve"> et intégrations</w:t>
      </w:r>
    </w:p>
    <w:p w14:paraId="176A15CD" w14:textId="4AFA165B" w:rsidR="00785CCF" w:rsidRDefault="007F21C2" w:rsidP="00785CCF">
      <w:r w:rsidRPr="007F21C2">
        <w:rPr>
          <w:b/>
          <w:noProof/>
        </w:rPr>
        <w:drawing>
          <wp:anchor distT="0" distB="0" distL="114300" distR="114300" simplePos="0" relativeHeight="251658240" behindDoc="0" locked="0" layoutInCell="1" allowOverlap="1" wp14:anchorId="57733FDA" wp14:editId="3BDEAFFC">
            <wp:simplePos x="0" y="0"/>
            <wp:positionH relativeFrom="column">
              <wp:posOffset>-776605</wp:posOffset>
            </wp:positionH>
            <wp:positionV relativeFrom="paragraph">
              <wp:posOffset>220980</wp:posOffset>
            </wp:positionV>
            <wp:extent cx="7334250" cy="4714875"/>
            <wp:effectExtent l="0" t="0" r="0" b="9525"/>
            <wp:wrapTopAndBottom/>
            <wp:docPr id="1610401006" name="Image 6"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01006" name="Image 6" descr="Une image contenant texte, capture d’écran, logiciel, Logiciel multimédia&#10;&#10;Le contenu généré par l’IA peut êtr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334250" cy="4714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657BE3" w14:textId="553F2492" w:rsidR="007F21C2" w:rsidRPr="007F21C2" w:rsidRDefault="007F21C2" w:rsidP="007F21C2">
      <w:pPr>
        <w:rPr>
          <w:b/>
        </w:rPr>
      </w:pPr>
    </w:p>
    <w:p w14:paraId="5BD319FD" w14:textId="5B8EAC10" w:rsidR="00785CCF" w:rsidRPr="00310DAF" w:rsidRDefault="00785CCF" w:rsidP="00785CCF">
      <w:pPr>
        <w:rPr>
          <w:bCs/>
        </w:rPr>
      </w:pPr>
    </w:p>
    <w:p w14:paraId="423E6DC9" w14:textId="05A19D8C" w:rsidR="005110DE" w:rsidRPr="00310DAF" w:rsidRDefault="005110DE" w:rsidP="00785CCF">
      <w:pPr>
        <w:rPr>
          <w:bCs/>
        </w:rPr>
      </w:pPr>
      <w:r w:rsidRPr="00310DAF">
        <w:rPr>
          <w:bCs/>
        </w:rPr>
        <w:t xml:space="preserve">Les éléments de flux </w:t>
      </w:r>
      <w:r w:rsidR="00310DAF" w:rsidRPr="00310DAF">
        <w:rPr>
          <w:bCs/>
        </w:rPr>
        <w:t xml:space="preserve">suivants </w:t>
      </w:r>
      <w:r w:rsidRPr="00310DAF">
        <w:rPr>
          <w:bCs/>
        </w:rPr>
        <w:t>sont donnés à titre indicatifs pour expliquer l</w:t>
      </w:r>
      <w:r w:rsidR="00AC197B" w:rsidRPr="00310DAF">
        <w:rPr>
          <w:bCs/>
        </w:rPr>
        <w:t xml:space="preserve">es besoins d’intégrations et pourront évoluer </w:t>
      </w:r>
      <w:r w:rsidR="00310DAF" w:rsidRPr="00310DAF">
        <w:rPr>
          <w:bCs/>
        </w:rPr>
        <w:t>en phase de conception.</w:t>
      </w:r>
    </w:p>
    <w:p w14:paraId="13D2F09F" w14:textId="77777777" w:rsidR="005110DE" w:rsidRPr="00C97A29" w:rsidRDefault="005110DE" w:rsidP="00785CCF">
      <w:pPr>
        <w:rPr>
          <w:b/>
        </w:rPr>
      </w:pPr>
    </w:p>
    <w:tbl>
      <w:tblPr>
        <w:tblW w:w="10178" w:type="dxa"/>
        <w:tblCellMar>
          <w:left w:w="70" w:type="dxa"/>
          <w:right w:w="70" w:type="dxa"/>
        </w:tblCellMar>
        <w:tblLook w:val="04A0" w:firstRow="1" w:lastRow="0" w:firstColumn="1" w:lastColumn="0" w:noHBand="0" w:noVBand="1"/>
      </w:tblPr>
      <w:tblGrid>
        <w:gridCol w:w="364"/>
        <w:gridCol w:w="1929"/>
        <w:gridCol w:w="2319"/>
        <w:gridCol w:w="1072"/>
        <w:gridCol w:w="1564"/>
        <w:gridCol w:w="3088"/>
      </w:tblGrid>
      <w:tr w:rsidR="009C1180" w:rsidRPr="00723926" w14:paraId="3164507B" w14:textId="77777777" w:rsidTr="004F0546">
        <w:trPr>
          <w:trHeight w:val="610"/>
        </w:trPr>
        <w:tc>
          <w:tcPr>
            <w:tcW w:w="351" w:type="dxa"/>
            <w:tcBorders>
              <w:top w:val="single" w:sz="4" w:space="0" w:color="808080"/>
              <w:left w:val="single" w:sz="4" w:space="0" w:color="808080"/>
              <w:bottom w:val="single" w:sz="4" w:space="0" w:color="808080"/>
              <w:right w:val="single" w:sz="4" w:space="0" w:color="808080"/>
            </w:tcBorders>
            <w:shd w:val="clear" w:color="000000" w:fill="F79646"/>
            <w:noWrap/>
            <w:vAlign w:val="center"/>
            <w:hideMark/>
          </w:tcPr>
          <w:p w14:paraId="5AAD12A8" w14:textId="77777777" w:rsidR="00723926" w:rsidRPr="00723926" w:rsidRDefault="00723926" w:rsidP="00723926">
            <w:pPr>
              <w:widowControl/>
              <w:autoSpaceDE/>
              <w:autoSpaceDN/>
              <w:jc w:val="center"/>
              <w:rPr>
                <w:rFonts w:eastAsia="Times New Roman"/>
                <w:b/>
                <w:bCs/>
                <w:color w:val="FFFFFF"/>
                <w:lang w:eastAsia="fr-FR"/>
              </w:rPr>
            </w:pPr>
            <w:r w:rsidRPr="00723926">
              <w:rPr>
                <w:rFonts w:eastAsia="Times New Roman"/>
                <w:b/>
                <w:bCs/>
                <w:color w:val="FFFFFF"/>
                <w:lang w:eastAsia="fr-FR"/>
              </w:rPr>
              <w:t>ID</w:t>
            </w:r>
          </w:p>
        </w:tc>
        <w:tc>
          <w:tcPr>
            <w:tcW w:w="1929" w:type="dxa"/>
            <w:tcBorders>
              <w:top w:val="single" w:sz="4" w:space="0" w:color="808080"/>
              <w:left w:val="nil"/>
              <w:bottom w:val="single" w:sz="4" w:space="0" w:color="808080"/>
              <w:right w:val="single" w:sz="4" w:space="0" w:color="808080"/>
            </w:tcBorders>
            <w:shd w:val="clear" w:color="000000" w:fill="F79646"/>
            <w:noWrap/>
            <w:vAlign w:val="center"/>
            <w:hideMark/>
          </w:tcPr>
          <w:p w14:paraId="3CB18B7A" w14:textId="77777777" w:rsidR="00723926" w:rsidRPr="00723926" w:rsidRDefault="00723926" w:rsidP="00723926">
            <w:pPr>
              <w:widowControl/>
              <w:autoSpaceDE/>
              <w:autoSpaceDN/>
              <w:jc w:val="center"/>
              <w:rPr>
                <w:rFonts w:eastAsia="Times New Roman"/>
                <w:b/>
                <w:bCs/>
                <w:color w:val="FFFFFF"/>
                <w:lang w:eastAsia="fr-FR"/>
              </w:rPr>
            </w:pPr>
            <w:r w:rsidRPr="00723926">
              <w:rPr>
                <w:rFonts w:eastAsia="Times New Roman"/>
                <w:b/>
                <w:bCs/>
                <w:color w:val="FFFFFF"/>
                <w:lang w:eastAsia="fr-FR"/>
              </w:rPr>
              <w:t>Source</w:t>
            </w:r>
          </w:p>
        </w:tc>
        <w:tc>
          <w:tcPr>
            <w:tcW w:w="2239" w:type="dxa"/>
            <w:tcBorders>
              <w:top w:val="single" w:sz="4" w:space="0" w:color="808080"/>
              <w:left w:val="nil"/>
              <w:bottom w:val="single" w:sz="4" w:space="0" w:color="808080"/>
              <w:right w:val="single" w:sz="4" w:space="0" w:color="808080"/>
            </w:tcBorders>
            <w:shd w:val="clear" w:color="000000" w:fill="F79646"/>
            <w:noWrap/>
            <w:vAlign w:val="center"/>
            <w:hideMark/>
          </w:tcPr>
          <w:p w14:paraId="02409600" w14:textId="77777777" w:rsidR="00723926" w:rsidRPr="00723926" w:rsidRDefault="00723926" w:rsidP="00723926">
            <w:pPr>
              <w:widowControl/>
              <w:autoSpaceDE/>
              <w:autoSpaceDN/>
              <w:jc w:val="center"/>
              <w:rPr>
                <w:rFonts w:eastAsia="Times New Roman"/>
                <w:b/>
                <w:bCs/>
                <w:color w:val="FFFFFF"/>
                <w:lang w:eastAsia="fr-FR"/>
              </w:rPr>
            </w:pPr>
            <w:r w:rsidRPr="00723926">
              <w:rPr>
                <w:rFonts w:eastAsia="Times New Roman"/>
                <w:b/>
                <w:bCs/>
                <w:color w:val="FFFFFF"/>
                <w:lang w:eastAsia="fr-FR"/>
              </w:rPr>
              <w:t>Destination</w:t>
            </w:r>
          </w:p>
        </w:tc>
        <w:tc>
          <w:tcPr>
            <w:tcW w:w="1072" w:type="dxa"/>
            <w:tcBorders>
              <w:top w:val="single" w:sz="4" w:space="0" w:color="808080"/>
              <w:left w:val="nil"/>
              <w:bottom w:val="single" w:sz="4" w:space="0" w:color="808080"/>
              <w:right w:val="single" w:sz="4" w:space="0" w:color="808080"/>
            </w:tcBorders>
            <w:shd w:val="clear" w:color="000000" w:fill="F79646"/>
            <w:noWrap/>
            <w:vAlign w:val="center"/>
            <w:hideMark/>
          </w:tcPr>
          <w:p w14:paraId="02C726D7" w14:textId="77777777" w:rsidR="00723926" w:rsidRPr="00723926" w:rsidRDefault="00723926" w:rsidP="00723926">
            <w:pPr>
              <w:widowControl/>
              <w:autoSpaceDE/>
              <w:autoSpaceDN/>
              <w:jc w:val="center"/>
              <w:rPr>
                <w:rFonts w:eastAsia="Times New Roman"/>
                <w:b/>
                <w:bCs/>
                <w:color w:val="FFFFFF"/>
                <w:lang w:eastAsia="fr-FR"/>
              </w:rPr>
            </w:pPr>
            <w:r w:rsidRPr="00723926">
              <w:rPr>
                <w:rFonts w:eastAsia="Times New Roman"/>
                <w:b/>
                <w:bCs/>
                <w:color w:val="FFFFFF"/>
                <w:lang w:eastAsia="fr-FR"/>
              </w:rPr>
              <w:t>Périmètre</w:t>
            </w:r>
          </w:p>
        </w:tc>
        <w:tc>
          <w:tcPr>
            <w:tcW w:w="1510" w:type="dxa"/>
            <w:tcBorders>
              <w:top w:val="single" w:sz="4" w:space="0" w:color="808080"/>
              <w:left w:val="nil"/>
              <w:bottom w:val="single" w:sz="4" w:space="0" w:color="808080"/>
              <w:right w:val="single" w:sz="4" w:space="0" w:color="808080"/>
            </w:tcBorders>
            <w:shd w:val="clear" w:color="000000" w:fill="F79646"/>
            <w:noWrap/>
            <w:vAlign w:val="center"/>
            <w:hideMark/>
          </w:tcPr>
          <w:p w14:paraId="2D29B95C" w14:textId="77777777" w:rsidR="00723926" w:rsidRPr="00723926" w:rsidRDefault="00723926" w:rsidP="00723926">
            <w:pPr>
              <w:widowControl/>
              <w:autoSpaceDE/>
              <w:autoSpaceDN/>
              <w:jc w:val="center"/>
              <w:rPr>
                <w:rFonts w:eastAsia="Times New Roman"/>
                <w:b/>
                <w:bCs/>
                <w:color w:val="FFFFFF"/>
                <w:lang w:eastAsia="fr-FR"/>
              </w:rPr>
            </w:pPr>
            <w:r w:rsidRPr="00723926">
              <w:rPr>
                <w:rFonts w:eastAsia="Times New Roman"/>
                <w:b/>
                <w:bCs/>
                <w:color w:val="FFFFFF"/>
                <w:lang w:eastAsia="fr-FR"/>
              </w:rPr>
              <w:t>Protocole</w:t>
            </w:r>
          </w:p>
        </w:tc>
        <w:tc>
          <w:tcPr>
            <w:tcW w:w="3077" w:type="dxa"/>
            <w:tcBorders>
              <w:top w:val="single" w:sz="4" w:space="0" w:color="808080"/>
              <w:left w:val="nil"/>
              <w:bottom w:val="single" w:sz="4" w:space="0" w:color="808080"/>
              <w:right w:val="single" w:sz="4" w:space="0" w:color="808080"/>
            </w:tcBorders>
            <w:shd w:val="clear" w:color="000000" w:fill="F79646"/>
            <w:noWrap/>
            <w:vAlign w:val="center"/>
            <w:hideMark/>
          </w:tcPr>
          <w:p w14:paraId="34B8D230" w14:textId="77777777" w:rsidR="00723926" w:rsidRPr="00723926" w:rsidRDefault="00723926" w:rsidP="00723926">
            <w:pPr>
              <w:widowControl/>
              <w:autoSpaceDE/>
              <w:autoSpaceDN/>
              <w:jc w:val="center"/>
              <w:rPr>
                <w:rFonts w:eastAsia="Times New Roman"/>
                <w:b/>
                <w:bCs/>
                <w:color w:val="FFFFFF"/>
                <w:lang w:eastAsia="fr-FR"/>
              </w:rPr>
            </w:pPr>
            <w:r w:rsidRPr="00723926">
              <w:rPr>
                <w:rFonts w:eastAsia="Times New Roman"/>
                <w:b/>
                <w:bCs/>
                <w:color w:val="FFFFFF"/>
                <w:lang w:eastAsia="fr-FR"/>
              </w:rPr>
              <w:t>Données échangées</w:t>
            </w:r>
          </w:p>
        </w:tc>
      </w:tr>
      <w:tr w:rsidR="009C1180" w:rsidRPr="00723926" w14:paraId="22B1B186"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70705EBD"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1</w:t>
            </w:r>
          </w:p>
        </w:tc>
        <w:tc>
          <w:tcPr>
            <w:tcW w:w="1929" w:type="dxa"/>
            <w:tcBorders>
              <w:top w:val="nil"/>
              <w:left w:val="nil"/>
              <w:bottom w:val="single" w:sz="4" w:space="0" w:color="808080"/>
              <w:right w:val="single" w:sz="4" w:space="0" w:color="808080"/>
            </w:tcBorders>
            <w:noWrap/>
            <w:vAlign w:val="center"/>
            <w:hideMark/>
          </w:tcPr>
          <w:p w14:paraId="21EF739F"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 / Plateforme locataire</w:t>
            </w:r>
          </w:p>
        </w:tc>
        <w:tc>
          <w:tcPr>
            <w:tcW w:w="2239" w:type="dxa"/>
            <w:tcBorders>
              <w:top w:val="nil"/>
              <w:left w:val="nil"/>
              <w:bottom w:val="single" w:sz="4" w:space="0" w:color="808080"/>
              <w:right w:val="single" w:sz="4" w:space="0" w:color="808080"/>
            </w:tcBorders>
            <w:noWrap/>
            <w:vAlign w:val="center"/>
            <w:hideMark/>
          </w:tcPr>
          <w:p w14:paraId="7A335115"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EntraID (Azure AD)</w:t>
            </w:r>
          </w:p>
        </w:tc>
        <w:tc>
          <w:tcPr>
            <w:tcW w:w="1072" w:type="dxa"/>
            <w:tcBorders>
              <w:top w:val="nil"/>
              <w:left w:val="nil"/>
              <w:bottom w:val="single" w:sz="4" w:space="0" w:color="808080"/>
              <w:right w:val="single" w:sz="4" w:space="0" w:color="808080"/>
            </w:tcBorders>
            <w:noWrap/>
            <w:vAlign w:val="center"/>
            <w:hideMark/>
          </w:tcPr>
          <w:p w14:paraId="1DBA86EC"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17D6BB9E"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SSO (OIDC/SAML2)</w:t>
            </w:r>
          </w:p>
        </w:tc>
        <w:tc>
          <w:tcPr>
            <w:tcW w:w="3077" w:type="dxa"/>
            <w:tcBorders>
              <w:top w:val="nil"/>
              <w:left w:val="nil"/>
              <w:bottom w:val="single" w:sz="4" w:space="0" w:color="808080"/>
              <w:right w:val="single" w:sz="4" w:space="0" w:color="808080"/>
            </w:tcBorders>
            <w:noWrap/>
            <w:vAlign w:val="center"/>
            <w:hideMark/>
          </w:tcPr>
          <w:p w14:paraId="23E85280"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Jeton d’identité, claims</w:t>
            </w:r>
          </w:p>
        </w:tc>
      </w:tr>
      <w:tr w:rsidR="009C1180" w:rsidRPr="00723926" w14:paraId="401D6B39"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15F41DED"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2</w:t>
            </w:r>
          </w:p>
        </w:tc>
        <w:tc>
          <w:tcPr>
            <w:tcW w:w="1929" w:type="dxa"/>
            <w:tcBorders>
              <w:top w:val="nil"/>
              <w:left w:val="nil"/>
              <w:bottom w:val="single" w:sz="4" w:space="0" w:color="808080"/>
              <w:right w:val="single" w:sz="4" w:space="0" w:color="808080"/>
            </w:tcBorders>
            <w:noWrap/>
            <w:vAlign w:val="center"/>
            <w:hideMark/>
          </w:tcPr>
          <w:p w14:paraId="512CC212"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Salesforce</w:t>
            </w:r>
          </w:p>
        </w:tc>
        <w:tc>
          <w:tcPr>
            <w:tcW w:w="2239" w:type="dxa"/>
            <w:tcBorders>
              <w:top w:val="nil"/>
              <w:left w:val="nil"/>
              <w:bottom w:val="single" w:sz="4" w:space="0" w:color="808080"/>
              <w:right w:val="single" w:sz="4" w:space="0" w:color="808080"/>
            </w:tcBorders>
            <w:noWrap/>
            <w:vAlign w:val="center"/>
            <w:hideMark/>
          </w:tcPr>
          <w:p w14:paraId="3D1E167D"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Plateforme locataire</w:t>
            </w:r>
          </w:p>
        </w:tc>
        <w:tc>
          <w:tcPr>
            <w:tcW w:w="1072" w:type="dxa"/>
            <w:tcBorders>
              <w:top w:val="nil"/>
              <w:left w:val="nil"/>
              <w:bottom w:val="single" w:sz="4" w:space="0" w:color="808080"/>
              <w:right w:val="single" w:sz="4" w:space="0" w:color="808080"/>
            </w:tcBorders>
            <w:noWrap/>
            <w:vAlign w:val="center"/>
            <w:hideMark/>
          </w:tcPr>
          <w:p w14:paraId="46518D1B"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419F1A87"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API REST</w:t>
            </w:r>
          </w:p>
        </w:tc>
        <w:tc>
          <w:tcPr>
            <w:tcW w:w="3077" w:type="dxa"/>
            <w:tcBorders>
              <w:top w:val="nil"/>
              <w:left w:val="nil"/>
              <w:bottom w:val="single" w:sz="4" w:space="0" w:color="808080"/>
              <w:right w:val="single" w:sz="4" w:space="0" w:color="808080"/>
            </w:tcBorders>
            <w:noWrap/>
            <w:vAlign w:val="center"/>
            <w:hideMark/>
          </w:tcPr>
          <w:p w14:paraId="0FC97F18" w14:textId="3E684967" w:rsidR="00723926" w:rsidRPr="00723926" w:rsidRDefault="00CD6CB3" w:rsidP="00723926">
            <w:pPr>
              <w:widowControl/>
              <w:autoSpaceDE/>
              <w:autoSpaceDN/>
              <w:rPr>
                <w:rFonts w:eastAsia="Times New Roman"/>
                <w:color w:val="000000"/>
                <w:lang w:eastAsia="fr-FR"/>
              </w:rPr>
            </w:pPr>
            <w:r>
              <w:rPr>
                <w:rFonts w:eastAsia="Times New Roman"/>
                <w:color w:val="000000"/>
                <w:lang w:eastAsia="fr-FR"/>
              </w:rPr>
              <w:t>Création</w:t>
            </w:r>
            <w:r w:rsidR="0038279F">
              <w:rPr>
                <w:rFonts w:eastAsia="Times New Roman"/>
                <w:color w:val="000000"/>
                <w:lang w:eastAsia="fr-FR"/>
              </w:rPr>
              <w:t xml:space="preserve"> clients</w:t>
            </w:r>
            <w:r w:rsidR="00723926" w:rsidRPr="00723926">
              <w:rPr>
                <w:rFonts w:eastAsia="Times New Roman"/>
                <w:color w:val="000000"/>
                <w:lang w:eastAsia="fr-FR"/>
              </w:rPr>
              <w:t xml:space="preserve"> Locataire</w:t>
            </w:r>
          </w:p>
        </w:tc>
      </w:tr>
      <w:tr w:rsidR="009C1180" w:rsidRPr="00723926" w14:paraId="426BED95"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43A749B1"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3</w:t>
            </w:r>
          </w:p>
        </w:tc>
        <w:tc>
          <w:tcPr>
            <w:tcW w:w="1929" w:type="dxa"/>
            <w:tcBorders>
              <w:top w:val="nil"/>
              <w:left w:val="nil"/>
              <w:bottom w:val="single" w:sz="4" w:space="0" w:color="808080"/>
              <w:right w:val="single" w:sz="4" w:space="0" w:color="808080"/>
            </w:tcBorders>
            <w:noWrap/>
            <w:vAlign w:val="center"/>
            <w:hideMark/>
          </w:tcPr>
          <w:p w14:paraId="03C2D8EE"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Plateforme locataire</w:t>
            </w:r>
          </w:p>
        </w:tc>
        <w:tc>
          <w:tcPr>
            <w:tcW w:w="2239" w:type="dxa"/>
            <w:tcBorders>
              <w:top w:val="nil"/>
              <w:left w:val="nil"/>
              <w:bottom w:val="single" w:sz="4" w:space="0" w:color="808080"/>
              <w:right w:val="single" w:sz="4" w:space="0" w:color="808080"/>
            </w:tcBorders>
            <w:noWrap/>
            <w:vAlign w:val="center"/>
            <w:hideMark/>
          </w:tcPr>
          <w:p w14:paraId="6508DCD4"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Salesforce</w:t>
            </w:r>
          </w:p>
        </w:tc>
        <w:tc>
          <w:tcPr>
            <w:tcW w:w="1072" w:type="dxa"/>
            <w:tcBorders>
              <w:top w:val="nil"/>
              <w:left w:val="nil"/>
              <w:bottom w:val="single" w:sz="4" w:space="0" w:color="808080"/>
              <w:right w:val="single" w:sz="4" w:space="0" w:color="808080"/>
            </w:tcBorders>
            <w:noWrap/>
            <w:vAlign w:val="center"/>
            <w:hideMark/>
          </w:tcPr>
          <w:p w14:paraId="200C9DF7"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1F14C441"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API REST</w:t>
            </w:r>
          </w:p>
        </w:tc>
        <w:tc>
          <w:tcPr>
            <w:tcW w:w="3077" w:type="dxa"/>
            <w:tcBorders>
              <w:top w:val="nil"/>
              <w:left w:val="nil"/>
              <w:bottom w:val="single" w:sz="4" w:space="0" w:color="808080"/>
              <w:right w:val="single" w:sz="4" w:space="0" w:color="808080"/>
            </w:tcBorders>
            <w:noWrap/>
            <w:vAlign w:val="center"/>
            <w:hideMark/>
          </w:tcPr>
          <w:p w14:paraId="7AB9BBF0" w14:textId="7AB2F4DA"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CRUD contacts locataires</w:t>
            </w:r>
            <w:r w:rsidR="005B365E">
              <w:rPr>
                <w:rFonts w:eastAsia="Times New Roman"/>
                <w:color w:val="000000"/>
                <w:lang w:eastAsia="fr-FR"/>
              </w:rPr>
              <w:t>, consultation informations locataire et états locatifs (locataires, surfaces)</w:t>
            </w:r>
          </w:p>
        </w:tc>
      </w:tr>
      <w:tr w:rsidR="009C1180" w:rsidRPr="00723926" w14:paraId="62D10E29"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60F4E2D4"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5</w:t>
            </w:r>
          </w:p>
        </w:tc>
        <w:tc>
          <w:tcPr>
            <w:tcW w:w="1929" w:type="dxa"/>
            <w:tcBorders>
              <w:top w:val="nil"/>
              <w:left w:val="nil"/>
              <w:bottom w:val="single" w:sz="4" w:space="0" w:color="808080"/>
              <w:right w:val="single" w:sz="4" w:space="0" w:color="808080"/>
            </w:tcBorders>
            <w:noWrap/>
            <w:vAlign w:val="center"/>
            <w:hideMark/>
          </w:tcPr>
          <w:p w14:paraId="2DAEC6F1"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Plateforme locataire</w:t>
            </w:r>
          </w:p>
        </w:tc>
        <w:tc>
          <w:tcPr>
            <w:tcW w:w="2239" w:type="dxa"/>
            <w:tcBorders>
              <w:top w:val="nil"/>
              <w:left w:val="nil"/>
              <w:bottom w:val="single" w:sz="4" w:space="0" w:color="808080"/>
              <w:right w:val="single" w:sz="4" w:space="0" w:color="808080"/>
            </w:tcBorders>
            <w:noWrap/>
            <w:vAlign w:val="center"/>
            <w:hideMark/>
          </w:tcPr>
          <w:p w14:paraId="2512E2EB"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GED DocuWare</w:t>
            </w:r>
          </w:p>
        </w:tc>
        <w:tc>
          <w:tcPr>
            <w:tcW w:w="1072" w:type="dxa"/>
            <w:tcBorders>
              <w:top w:val="nil"/>
              <w:left w:val="nil"/>
              <w:bottom w:val="single" w:sz="4" w:space="0" w:color="808080"/>
              <w:right w:val="single" w:sz="4" w:space="0" w:color="808080"/>
            </w:tcBorders>
            <w:noWrap/>
            <w:vAlign w:val="center"/>
            <w:hideMark/>
          </w:tcPr>
          <w:p w14:paraId="60982344"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478DD5FF"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API/Connecteur</w:t>
            </w:r>
          </w:p>
        </w:tc>
        <w:tc>
          <w:tcPr>
            <w:tcW w:w="3077" w:type="dxa"/>
            <w:tcBorders>
              <w:top w:val="nil"/>
              <w:left w:val="nil"/>
              <w:bottom w:val="single" w:sz="4" w:space="0" w:color="808080"/>
              <w:right w:val="single" w:sz="4" w:space="0" w:color="808080"/>
            </w:tcBorders>
            <w:noWrap/>
            <w:vAlign w:val="center"/>
            <w:hideMark/>
          </w:tcPr>
          <w:p w14:paraId="27577FDD" w14:textId="2528C98B" w:rsidR="00723926" w:rsidRPr="00723926" w:rsidRDefault="00173E90" w:rsidP="00723926">
            <w:pPr>
              <w:widowControl/>
              <w:autoSpaceDE/>
              <w:autoSpaceDN/>
              <w:rPr>
                <w:rFonts w:eastAsia="Times New Roman"/>
                <w:color w:val="000000"/>
                <w:lang w:eastAsia="fr-FR"/>
              </w:rPr>
            </w:pPr>
            <w:r>
              <w:rPr>
                <w:rFonts w:eastAsia="Times New Roman"/>
                <w:color w:val="000000"/>
                <w:lang w:eastAsia="fr-FR"/>
              </w:rPr>
              <w:t>CRUD documents</w:t>
            </w:r>
          </w:p>
        </w:tc>
      </w:tr>
      <w:tr w:rsidR="009C1180" w:rsidRPr="00723926" w14:paraId="72DE6B55"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091922AD"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lastRenderedPageBreak/>
              <w:t>6</w:t>
            </w:r>
          </w:p>
        </w:tc>
        <w:tc>
          <w:tcPr>
            <w:tcW w:w="1929" w:type="dxa"/>
            <w:tcBorders>
              <w:top w:val="nil"/>
              <w:left w:val="nil"/>
              <w:bottom w:val="single" w:sz="4" w:space="0" w:color="808080"/>
              <w:right w:val="single" w:sz="4" w:space="0" w:color="808080"/>
            </w:tcBorders>
            <w:noWrap/>
            <w:vAlign w:val="center"/>
            <w:hideMark/>
          </w:tcPr>
          <w:p w14:paraId="2453E9EB"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w:t>
            </w:r>
          </w:p>
        </w:tc>
        <w:tc>
          <w:tcPr>
            <w:tcW w:w="2239" w:type="dxa"/>
            <w:tcBorders>
              <w:top w:val="nil"/>
              <w:left w:val="nil"/>
              <w:bottom w:val="single" w:sz="4" w:space="0" w:color="808080"/>
              <w:right w:val="single" w:sz="4" w:space="0" w:color="808080"/>
            </w:tcBorders>
            <w:noWrap/>
            <w:vAlign w:val="center"/>
            <w:hideMark/>
          </w:tcPr>
          <w:p w14:paraId="42419026"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Microsoft Exchange</w:t>
            </w:r>
          </w:p>
        </w:tc>
        <w:tc>
          <w:tcPr>
            <w:tcW w:w="1072" w:type="dxa"/>
            <w:tcBorders>
              <w:top w:val="nil"/>
              <w:left w:val="nil"/>
              <w:bottom w:val="single" w:sz="4" w:space="0" w:color="808080"/>
              <w:right w:val="single" w:sz="4" w:space="0" w:color="808080"/>
            </w:tcBorders>
            <w:noWrap/>
            <w:vAlign w:val="center"/>
            <w:hideMark/>
          </w:tcPr>
          <w:p w14:paraId="6843C8FC"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0B825AD2"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API Graph</w:t>
            </w:r>
          </w:p>
        </w:tc>
        <w:tc>
          <w:tcPr>
            <w:tcW w:w="3077" w:type="dxa"/>
            <w:tcBorders>
              <w:top w:val="nil"/>
              <w:left w:val="nil"/>
              <w:bottom w:val="single" w:sz="4" w:space="0" w:color="808080"/>
              <w:right w:val="single" w:sz="4" w:space="0" w:color="808080"/>
            </w:tcBorders>
            <w:noWrap/>
            <w:vAlign w:val="center"/>
            <w:hideMark/>
          </w:tcPr>
          <w:p w14:paraId="22E2D3A7" w14:textId="2FC2AB9D" w:rsidR="00723926" w:rsidRPr="00723926" w:rsidRDefault="00C50C93" w:rsidP="00723926">
            <w:pPr>
              <w:widowControl/>
              <w:autoSpaceDE/>
              <w:autoSpaceDN/>
              <w:rPr>
                <w:rFonts w:eastAsia="Times New Roman"/>
                <w:color w:val="000000"/>
                <w:lang w:eastAsia="fr-FR"/>
              </w:rPr>
            </w:pPr>
            <w:r>
              <w:rPr>
                <w:rFonts w:eastAsia="Times New Roman"/>
                <w:color w:val="000000"/>
                <w:lang w:eastAsia="fr-FR"/>
              </w:rPr>
              <w:t xml:space="preserve">CRUD </w:t>
            </w:r>
            <w:r w:rsidR="00723926" w:rsidRPr="00723926">
              <w:rPr>
                <w:rFonts w:eastAsia="Times New Roman"/>
                <w:color w:val="000000"/>
                <w:lang w:eastAsia="fr-FR"/>
              </w:rPr>
              <w:t>Réservations : salle, créneau, participants, statut</w:t>
            </w:r>
            <w:r w:rsidR="007A2E1A">
              <w:rPr>
                <w:rFonts w:eastAsia="Times New Roman"/>
                <w:color w:val="000000"/>
                <w:lang w:eastAsia="fr-FR"/>
              </w:rPr>
              <w:t>.</w:t>
            </w:r>
            <w:r w:rsidR="00723926" w:rsidRPr="00723926">
              <w:rPr>
                <w:rFonts w:eastAsia="Times New Roman"/>
                <w:color w:val="000000"/>
                <w:lang w:eastAsia="fr-FR"/>
              </w:rPr>
              <w:t xml:space="preserve"> Rooms (Place : id, emailAddress, displayName, localisation, capacité, équipements</w:t>
            </w:r>
            <w:r w:rsidR="00181578">
              <w:rPr>
                <w:rFonts w:eastAsia="Times New Roman"/>
                <w:color w:val="000000"/>
                <w:lang w:eastAsia="fr-FR"/>
              </w:rPr>
              <w:t>)</w:t>
            </w:r>
            <w:r w:rsidRPr="00723926">
              <w:rPr>
                <w:rFonts w:eastAsia="Times New Roman"/>
                <w:color w:val="000000"/>
                <w:lang w:eastAsia="fr-FR"/>
              </w:rPr>
              <w:t xml:space="preserve"> </w:t>
            </w:r>
          </w:p>
        </w:tc>
      </w:tr>
      <w:tr w:rsidR="009C1180" w:rsidRPr="00723926" w14:paraId="2B77890C"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600F0BE5"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8</w:t>
            </w:r>
          </w:p>
        </w:tc>
        <w:tc>
          <w:tcPr>
            <w:tcW w:w="1929" w:type="dxa"/>
            <w:tcBorders>
              <w:top w:val="nil"/>
              <w:left w:val="nil"/>
              <w:bottom w:val="single" w:sz="4" w:space="0" w:color="808080"/>
              <w:right w:val="single" w:sz="4" w:space="0" w:color="808080"/>
            </w:tcBorders>
            <w:noWrap/>
            <w:vAlign w:val="center"/>
            <w:hideMark/>
          </w:tcPr>
          <w:p w14:paraId="3C48465B"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w:t>
            </w:r>
          </w:p>
        </w:tc>
        <w:tc>
          <w:tcPr>
            <w:tcW w:w="2239" w:type="dxa"/>
            <w:tcBorders>
              <w:top w:val="nil"/>
              <w:left w:val="nil"/>
              <w:bottom w:val="single" w:sz="4" w:space="0" w:color="808080"/>
              <w:right w:val="single" w:sz="4" w:space="0" w:color="808080"/>
            </w:tcBorders>
            <w:noWrap/>
            <w:vAlign w:val="center"/>
            <w:hideMark/>
          </w:tcPr>
          <w:p w14:paraId="3BBFD5B2"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Tablettes de salles (Logitech/Philips/Evoko)</w:t>
            </w:r>
          </w:p>
        </w:tc>
        <w:tc>
          <w:tcPr>
            <w:tcW w:w="1072" w:type="dxa"/>
            <w:tcBorders>
              <w:top w:val="nil"/>
              <w:left w:val="nil"/>
              <w:bottom w:val="single" w:sz="4" w:space="0" w:color="808080"/>
              <w:right w:val="single" w:sz="4" w:space="0" w:color="808080"/>
            </w:tcBorders>
            <w:noWrap/>
            <w:vAlign w:val="center"/>
            <w:hideMark/>
          </w:tcPr>
          <w:p w14:paraId="4975CFD3"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47B2BA67"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TBD</w:t>
            </w:r>
          </w:p>
        </w:tc>
        <w:tc>
          <w:tcPr>
            <w:tcW w:w="3077" w:type="dxa"/>
            <w:tcBorders>
              <w:top w:val="nil"/>
              <w:left w:val="nil"/>
              <w:bottom w:val="single" w:sz="4" w:space="0" w:color="808080"/>
              <w:right w:val="single" w:sz="4" w:space="0" w:color="808080"/>
            </w:tcBorders>
            <w:noWrap/>
            <w:vAlign w:val="center"/>
            <w:hideMark/>
          </w:tcPr>
          <w:p w14:paraId="2EA5D8B6"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Suivant implémentation APK / noAPK : Etat salle en temps réel, réservation/création/annulation, identification utilisateur</w:t>
            </w:r>
          </w:p>
        </w:tc>
      </w:tr>
      <w:tr w:rsidR="009C1180" w:rsidRPr="00723926" w14:paraId="30F4D3CF"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23D15D6A"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9</w:t>
            </w:r>
          </w:p>
        </w:tc>
        <w:tc>
          <w:tcPr>
            <w:tcW w:w="1929" w:type="dxa"/>
            <w:tcBorders>
              <w:top w:val="nil"/>
              <w:left w:val="nil"/>
              <w:bottom w:val="single" w:sz="4" w:space="0" w:color="808080"/>
              <w:right w:val="single" w:sz="4" w:space="0" w:color="808080"/>
            </w:tcBorders>
            <w:noWrap/>
            <w:vAlign w:val="center"/>
            <w:hideMark/>
          </w:tcPr>
          <w:p w14:paraId="31F96CFF"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 / Plateforme locataire</w:t>
            </w:r>
          </w:p>
        </w:tc>
        <w:tc>
          <w:tcPr>
            <w:tcW w:w="2239" w:type="dxa"/>
            <w:tcBorders>
              <w:top w:val="nil"/>
              <w:left w:val="nil"/>
              <w:bottom w:val="single" w:sz="4" w:space="0" w:color="808080"/>
              <w:right w:val="single" w:sz="4" w:space="0" w:color="808080"/>
            </w:tcBorders>
            <w:noWrap/>
            <w:vAlign w:val="center"/>
            <w:hideMark/>
          </w:tcPr>
          <w:p w14:paraId="48D74309" w14:textId="542C45DF"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 xml:space="preserve">Veolys </w:t>
            </w:r>
            <w:r w:rsidR="00DF729B" w:rsidRPr="00723926">
              <w:rPr>
                <w:rFonts w:eastAsia="Times New Roman"/>
                <w:color w:val="000000"/>
                <w:lang w:eastAsia="fr-FR"/>
              </w:rPr>
              <w:t>/ Autres</w:t>
            </w:r>
            <w:r w:rsidRPr="00723926">
              <w:rPr>
                <w:rFonts w:eastAsia="Times New Roman"/>
                <w:color w:val="000000"/>
                <w:lang w:eastAsia="fr-FR"/>
              </w:rPr>
              <w:t xml:space="preserve"> GMAO</w:t>
            </w:r>
          </w:p>
        </w:tc>
        <w:tc>
          <w:tcPr>
            <w:tcW w:w="1072" w:type="dxa"/>
            <w:tcBorders>
              <w:top w:val="nil"/>
              <w:left w:val="nil"/>
              <w:bottom w:val="single" w:sz="4" w:space="0" w:color="808080"/>
              <w:right w:val="single" w:sz="4" w:space="0" w:color="808080"/>
            </w:tcBorders>
            <w:noWrap/>
            <w:vAlign w:val="center"/>
            <w:hideMark/>
          </w:tcPr>
          <w:p w14:paraId="0533864B"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24B38C71"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API REST</w:t>
            </w:r>
          </w:p>
        </w:tc>
        <w:tc>
          <w:tcPr>
            <w:tcW w:w="3077" w:type="dxa"/>
            <w:tcBorders>
              <w:top w:val="nil"/>
              <w:left w:val="nil"/>
              <w:bottom w:val="single" w:sz="4" w:space="0" w:color="808080"/>
              <w:right w:val="single" w:sz="4" w:space="0" w:color="808080"/>
            </w:tcBorders>
            <w:noWrap/>
            <w:vAlign w:val="center"/>
            <w:hideMark/>
          </w:tcPr>
          <w:p w14:paraId="171F9070"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Création, update et lecture Tickets : id, catégorie, priorité, description, photos, localisation, statut, SLA, commentaires, horodatage</w:t>
            </w:r>
          </w:p>
        </w:tc>
      </w:tr>
      <w:tr w:rsidR="009C1180" w:rsidRPr="00723926" w14:paraId="2044C903"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3B6E6BBD"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10</w:t>
            </w:r>
          </w:p>
        </w:tc>
        <w:tc>
          <w:tcPr>
            <w:tcW w:w="1929" w:type="dxa"/>
            <w:tcBorders>
              <w:top w:val="nil"/>
              <w:left w:val="nil"/>
              <w:bottom w:val="single" w:sz="4" w:space="0" w:color="808080"/>
              <w:right w:val="single" w:sz="4" w:space="0" w:color="808080"/>
            </w:tcBorders>
            <w:noWrap/>
            <w:vAlign w:val="center"/>
            <w:hideMark/>
          </w:tcPr>
          <w:p w14:paraId="16280CB3"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 / Plateforme locataire</w:t>
            </w:r>
          </w:p>
        </w:tc>
        <w:tc>
          <w:tcPr>
            <w:tcW w:w="2239" w:type="dxa"/>
            <w:tcBorders>
              <w:top w:val="nil"/>
              <w:left w:val="nil"/>
              <w:bottom w:val="single" w:sz="4" w:space="0" w:color="808080"/>
              <w:right w:val="single" w:sz="4" w:space="0" w:color="808080"/>
            </w:tcBorders>
            <w:noWrap/>
            <w:vAlign w:val="center"/>
            <w:hideMark/>
          </w:tcPr>
          <w:p w14:paraId="197BFD1B" w14:textId="1A3498F5"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 xml:space="preserve">Veolys </w:t>
            </w:r>
            <w:r w:rsidR="00DF729B" w:rsidRPr="00723926">
              <w:rPr>
                <w:rFonts w:eastAsia="Times New Roman"/>
                <w:color w:val="000000"/>
                <w:lang w:eastAsia="fr-FR"/>
              </w:rPr>
              <w:t>/ Autres</w:t>
            </w:r>
            <w:r w:rsidRPr="00723926">
              <w:rPr>
                <w:rFonts w:eastAsia="Times New Roman"/>
                <w:color w:val="000000"/>
                <w:lang w:eastAsia="fr-FR"/>
              </w:rPr>
              <w:t xml:space="preserve"> GMAO</w:t>
            </w:r>
          </w:p>
        </w:tc>
        <w:tc>
          <w:tcPr>
            <w:tcW w:w="1072" w:type="dxa"/>
            <w:tcBorders>
              <w:top w:val="nil"/>
              <w:left w:val="nil"/>
              <w:bottom w:val="single" w:sz="4" w:space="0" w:color="808080"/>
              <w:right w:val="single" w:sz="4" w:space="0" w:color="808080"/>
            </w:tcBorders>
            <w:noWrap/>
            <w:vAlign w:val="center"/>
            <w:hideMark/>
          </w:tcPr>
          <w:p w14:paraId="44A9B2A0"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3D367858"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API REST</w:t>
            </w:r>
          </w:p>
        </w:tc>
        <w:tc>
          <w:tcPr>
            <w:tcW w:w="3077" w:type="dxa"/>
            <w:tcBorders>
              <w:top w:val="nil"/>
              <w:left w:val="nil"/>
              <w:bottom w:val="single" w:sz="4" w:space="0" w:color="808080"/>
              <w:right w:val="single" w:sz="4" w:space="0" w:color="808080"/>
            </w:tcBorders>
            <w:noWrap/>
            <w:vAlign w:val="center"/>
            <w:hideMark/>
          </w:tcPr>
          <w:p w14:paraId="6DB3A819"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Localisations (site, bâtiment, étage, local), Catégories &amp; sous-catégories d'incidents et demandes (optionnel)</w:t>
            </w:r>
          </w:p>
        </w:tc>
      </w:tr>
      <w:tr w:rsidR="009C1180" w:rsidRPr="00723926" w14:paraId="46726723"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09E02A5F"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11</w:t>
            </w:r>
          </w:p>
        </w:tc>
        <w:tc>
          <w:tcPr>
            <w:tcW w:w="1929" w:type="dxa"/>
            <w:tcBorders>
              <w:top w:val="nil"/>
              <w:left w:val="nil"/>
              <w:bottom w:val="single" w:sz="4" w:space="0" w:color="808080"/>
              <w:right w:val="single" w:sz="4" w:space="0" w:color="808080"/>
            </w:tcBorders>
            <w:noWrap/>
            <w:vAlign w:val="center"/>
            <w:hideMark/>
          </w:tcPr>
          <w:p w14:paraId="77C62D6A" w14:textId="20C82091"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 xml:space="preserve">Veolys </w:t>
            </w:r>
            <w:r w:rsidR="00DF729B" w:rsidRPr="00723926">
              <w:rPr>
                <w:rFonts w:eastAsia="Times New Roman"/>
                <w:color w:val="000000"/>
                <w:lang w:eastAsia="fr-FR"/>
              </w:rPr>
              <w:t>/ Autres</w:t>
            </w:r>
            <w:r w:rsidRPr="00723926">
              <w:rPr>
                <w:rFonts w:eastAsia="Times New Roman"/>
                <w:color w:val="000000"/>
                <w:lang w:eastAsia="fr-FR"/>
              </w:rPr>
              <w:t xml:space="preserve"> GMAO</w:t>
            </w:r>
          </w:p>
        </w:tc>
        <w:tc>
          <w:tcPr>
            <w:tcW w:w="2239" w:type="dxa"/>
            <w:tcBorders>
              <w:top w:val="nil"/>
              <w:left w:val="nil"/>
              <w:bottom w:val="single" w:sz="4" w:space="0" w:color="808080"/>
              <w:right w:val="single" w:sz="4" w:space="0" w:color="808080"/>
            </w:tcBorders>
            <w:noWrap/>
            <w:vAlign w:val="center"/>
            <w:hideMark/>
          </w:tcPr>
          <w:p w14:paraId="08C93079"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 / Plateforme locataire</w:t>
            </w:r>
          </w:p>
        </w:tc>
        <w:tc>
          <w:tcPr>
            <w:tcW w:w="1072" w:type="dxa"/>
            <w:tcBorders>
              <w:top w:val="nil"/>
              <w:left w:val="nil"/>
              <w:bottom w:val="single" w:sz="4" w:space="0" w:color="808080"/>
              <w:right w:val="single" w:sz="4" w:space="0" w:color="808080"/>
            </w:tcBorders>
            <w:noWrap/>
            <w:vAlign w:val="center"/>
            <w:hideMark/>
          </w:tcPr>
          <w:p w14:paraId="29555A44"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4A74A10B"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API REST - Webhook</w:t>
            </w:r>
          </w:p>
        </w:tc>
        <w:tc>
          <w:tcPr>
            <w:tcW w:w="3077" w:type="dxa"/>
            <w:tcBorders>
              <w:top w:val="nil"/>
              <w:left w:val="nil"/>
              <w:bottom w:val="single" w:sz="4" w:space="0" w:color="808080"/>
              <w:right w:val="single" w:sz="4" w:space="0" w:color="808080"/>
            </w:tcBorders>
            <w:noWrap/>
            <w:vAlign w:val="center"/>
            <w:hideMark/>
          </w:tcPr>
          <w:p w14:paraId="775301A1"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Mise à jour des statuts des tickets (webhook)</w:t>
            </w:r>
          </w:p>
        </w:tc>
      </w:tr>
      <w:tr w:rsidR="009C1180" w:rsidRPr="00723926" w14:paraId="5C594A87"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2DEB880D"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12</w:t>
            </w:r>
          </w:p>
        </w:tc>
        <w:tc>
          <w:tcPr>
            <w:tcW w:w="1929" w:type="dxa"/>
            <w:tcBorders>
              <w:top w:val="nil"/>
              <w:left w:val="nil"/>
              <w:bottom w:val="single" w:sz="4" w:space="0" w:color="808080"/>
              <w:right w:val="single" w:sz="4" w:space="0" w:color="808080"/>
            </w:tcBorders>
            <w:noWrap/>
            <w:vAlign w:val="center"/>
            <w:hideMark/>
          </w:tcPr>
          <w:p w14:paraId="3FCF2880"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w:t>
            </w:r>
          </w:p>
        </w:tc>
        <w:tc>
          <w:tcPr>
            <w:tcW w:w="2239" w:type="dxa"/>
            <w:tcBorders>
              <w:top w:val="nil"/>
              <w:left w:val="nil"/>
              <w:bottom w:val="single" w:sz="4" w:space="0" w:color="808080"/>
              <w:right w:val="single" w:sz="4" w:space="0" w:color="808080"/>
            </w:tcBorders>
            <w:noWrap/>
            <w:vAlign w:val="center"/>
            <w:hideMark/>
          </w:tcPr>
          <w:p w14:paraId="09517ECF"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Data Lake / Power BI</w:t>
            </w:r>
          </w:p>
        </w:tc>
        <w:tc>
          <w:tcPr>
            <w:tcW w:w="1072" w:type="dxa"/>
            <w:tcBorders>
              <w:top w:val="nil"/>
              <w:left w:val="nil"/>
              <w:bottom w:val="single" w:sz="4" w:space="0" w:color="808080"/>
              <w:right w:val="single" w:sz="4" w:space="0" w:color="808080"/>
            </w:tcBorders>
            <w:noWrap/>
            <w:vAlign w:val="center"/>
            <w:hideMark/>
          </w:tcPr>
          <w:p w14:paraId="167A898B"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75FB51C4"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API/Export</w:t>
            </w:r>
          </w:p>
        </w:tc>
        <w:tc>
          <w:tcPr>
            <w:tcW w:w="3077" w:type="dxa"/>
            <w:tcBorders>
              <w:top w:val="nil"/>
              <w:left w:val="nil"/>
              <w:bottom w:val="single" w:sz="4" w:space="0" w:color="808080"/>
              <w:right w:val="single" w:sz="4" w:space="0" w:color="808080"/>
            </w:tcBorders>
            <w:noWrap/>
            <w:vAlign w:val="center"/>
            <w:hideMark/>
          </w:tcPr>
          <w:p w14:paraId="457CB5DA"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Events, réservations, visiteurs, adoption, performances modules</w:t>
            </w:r>
          </w:p>
        </w:tc>
      </w:tr>
      <w:tr w:rsidR="009C1180" w:rsidRPr="00723926" w14:paraId="070C3A89"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688D112E"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13</w:t>
            </w:r>
          </w:p>
        </w:tc>
        <w:tc>
          <w:tcPr>
            <w:tcW w:w="1929" w:type="dxa"/>
            <w:tcBorders>
              <w:top w:val="nil"/>
              <w:left w:val="nil"/>
              <w:bottom w:val="single" w:sz="4" w:space="0" w:color="808080"/>
              <w:right w:val="single" w:sz="4" w:space="0" w:color="808080"/>
            </w:tcBorders>
            <w:noWrap/>
            <w:vAlign w:val="center"/>
            <w:hideMark/>
          </w:tcPr>
          <w:p w14:paraId="06D90062"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w:t>
            </w:r>
          </w:p>
        </w:tc>
        <w:tc>
          <w:tcPr>
            <w:tcW w:w="2239" w:type="dxa"/>
            <w:tcBorders>
              <w:top w:val="nil"/>
              <w:left w:val="nil"/>
              <w:bottom w:val="single" w:sz="4" w:space="0" w:color="808080"/>
              <w:right w:val="single" w:sz="4" w:space="0" w:color="808080"/>
            </w:tcBorders>
            <w:noWrap/>
            <w:vAlign w:val="center"/>
            <w:hideMark/>
          </w:tcPr>
          <w:p w14:paraId="4DF06DF1"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Systèmes contrôle d’accès dématérialisée HID/STID/Motorola</w:t>
            </w:r>
          </w:p>
        </w:tc>
        <w:tc>
          <w:tcPr>
            <w:tcW w:w="1072" w:type="dxa"/>
            <w:tcBorders>
              <w:top w:val="nil"/>
              <w:left w:val="nil"/>
              <w:bottom w:val="single" w:sz="4" w:space="0" w:color="808080"/>
              <w:right w:val="single" w:sz="4" w:space="0" w:color="808080"/>
            </w:tcBorders>
            <w:noWrap/>
            <w:vAlign w:val="center"/>
            <w:hideMark/>
          </w:tcPr>
          <w:p w14:paraId="1BB69530"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468615B9"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API REST</w:t>
            </w:r>
          </w:p>
        </w:tc>
        <w:tc>
          <w:tcPr>
            <w:tcW w:w="3077" w:type="dxa"/>
            <w:tcBorders>
              <w:top w:val="nil"/>
              <w:left w:val="nil"/>
              <w:bottom w:val="single" w:sz="4" w:space="0" w:color="808080"/>
              <w:right w:val="single" w:sz="4" w:space="0" w:color="808080"/>
            </w:tcBorders>
            <w:noWrap/>
            <w:vAlign w:val="center"/>
            <w:hideMark/>
          </w:tcPr>
          <w:p w14:paraId="20FC3865" w14:textId="1B18E430"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 xml:space="preserve">Activation / révocation badge mobile, journalisation des accès, </w:t>
            </w:r>
            <w:r w:rsidR="00DF729B" w:rsidRPr="00723926">
              <w:rPr>
                <w:rFonts w:eastAsia="Times New Roman"/>
                <w:color w:val="000000"/>
                <w:lang w:eastAsia="fr-FR"/>
              </w:rPr>
              <w:t>etc.</w:t>
            </w:r>
          </w:p>
        </w:tc>
      </w:tr>
      <w:tr w:rsidR="009C1180" w:rsidRPr="00723926" w14:paraId="170E3EDB"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7B2E43F3"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15</w:t>
            </w:r>
          </w:p>
        </w:tc>
        <w:tc>
          <w:tcPr>
            <w:tcW w:w="1929" w:type="dxa"/>
            <w:tcBorders>
              <w:top w:val="nil"/>
              <w:left w:val="nil"/>
              <w:bottom w:val="single" w:sz="4" w:space="0" w:color="808080"/>
              <w:right w:val="single" w:sz="4" w:space="0" w:color="808080"/>
            </w:tcBorders>
            <w:noWrap/>
            <w:vAlign w:val="center"/>
            <w:hideMark/>
          </w:tcPr>
          <w:p w14:paraId="38F1CB99"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w:t>
            </w:r>
          </w:p>
        </w:tc>
        <w:tc>
          <w:tcPr>
            <w:tcW w:w="2239" w:type="dxa"/>
            <w:tcBorders>
              <w:top w:val="nil"/>
              <w:left w:val="nil"/>
              <w:bottom w:val="single" w:sz="4" w:space="0" w:color="808080"/>
              <w:right w:val="single" w:sz="4" w:space="0" w:color="808080"/>
            </w:tcBorders>
            <w:noWrap/>
            <w:vAlign w:val="center"/>
            <w:hideMark/>
          </w:tcPr>
          <w:p w14:paraId="2F1C6C0C"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Contrôle d’accès local</w:t>
            </w:r>
          </w:p>
        </w:tc>
        <w:tc>
          <w:tcPr>
            <w:tcW w:w="1072" w:type="dxa"/>
            <w:tcBorders>
              <w:top w:val="nil"/>
              <w:left w:val="nil"/>
              <w:bottom w:val="single" w:sz="4" w:space="0" w:color="808080"/>
              <w:right w:val="single" w:sz="4" w:space="0" w:color="808080"/>
            </w:tcBorders>
            <w:noWrap/>
            <w:vAlign w:val="center"/>
            <w:hideMark/>
          </w:tcPr>
          <w:p w14:paraId="7069DC6D"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283A3A29"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API REST</w:t>
            </w:r>
          </w:p>
        </w:tc>
        <w:tc>
          <w:tcPr>
            <w:tcW w:w="3077" w:type="dxa"/>
            <w:tcBorders>
              <w:top w:val="nil"/>
              <w:left w:val="nil"/>
              <w:bottom w:val="single" w:sz="4" w:space="0" w:color="808080"/>
              <w:right w:val="single" w:sz="4" w:space="0" w:color="808080"/>
            </w:tcBorders>
            <w:noWrap/>
            <w:vAlign w:val="center"/>
            <w:hideMark/>
          </w:tcPr>
          <w:p w14:paraId="5CD5F469"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Création visiteur, activation et désactivation badge</w:t>
            </w:r>
          </w:p>
        </w:tc>
      </w:tr>
      <w:tr w:rsidR="009C1180" w:rsidRPr="00723926" w14:paraId="0AFA9B3C"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188E21D1"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16</w:t>
            </w:r>
          </w:p>
        </w:tc>
        <w:tc>
          <w:tcPr>
            <w:tcW w:w="1929" w:type="dxa"/>
            <w:tcBorders>
              <w:top w:val="nil"/>
              <w:left w:val="nil"/>
              <w:bottom w:val="single" w:sz="4" w:space="0" w:color="808080"/>
              <w:right w:val="single" w:sz="4" w:space="0" w:color="808080"/>
            </w:tcBorders>
            <w:noWrap/>
            <w:vAlign w:val="center"/>
            <w:hideMark/>
          </w:tcPr>
          <w:p w14:paraId="1FB402A1"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w:t>
            </w:r>
          </w:p>
        </w:tc>
        <w:tc>
          <w:tcPr>
            <w:tcW w:w="2239" w:type="dxa"/>
            <w:tcBorders>
              <w:top w:val="nil"/>
              <w:left w:val="nil"/>
              <w:bottom w:val="single" w:sz="4" w:space="0" w:color="808080"/>
              <w:right w:val="single" w:sz="4" w:space="0" w:color="808080"/>
            </w:tcBorders>
            <w:noWrap/>
            <w:vAlign w:val="center"/>
            <w:hideMark/>
          </w:tcPr>
          <w:p w14:paraId="57D59AB3"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Prestataires Restauration</w:t>
            </w:r>
          </w:p>
        </w:tc>
        <w:tc>
          <w:tcPr>
            <w:tcW w:w="1072" w:type="dxa"/>
            <w:tcBorders>
              <w:top w:val="nil"/>
              <w:left w:val="nil"/>
              <w:bottom w:val="single" w:sz="4" w:space="0" w:color="808080"/>
              <w:right w:val="single" w:sz="4" w:space="0" w:color="808080"/>
            </w:tcBorders>
            <w:noWrap/>
            <w:vAlign w:val="center"/>
            <w:hideMark/>
          </w:tcPr>
          <w:p w14:paraId="389CB86B"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6F5BB038"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Webview / SSO</w:t>
            </w:r>
          </w:p>
        </w:tc>
        <w:tc>
          <w:tcPr>
            <w:tcW w:w="3077" w:type="dxa"/>
            <w:tcBorders>
              <w:top w:val="nil"/>
              <w:left w:val="nil"/>
              <w:bottom w:val="single" w:sz="4" w:space="0" w:color="808080"/>
              <w:right w:val="single" w:sz="4" w:space="0" w:color="808080"/>
            </w:tcBorders>
            <w:noWrap/>
            <w:vAlign w:val="center"/>
            <w:hideMark/>
          </w:tcPr>
          <w:p w14:paraId="2B843BE5"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Jeton d’identité, claims</w:t>
            </w:r>
          </w:p>
        </w:tc>
      </w:tr>
      <w:tr w:rsidR="009C1180" w:rsidRPr="00723926" w14:paraId="130216D6"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4B21F482"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17</w:t>
            </w:r>
          </w:p>
        </w:tc>
        <w:tc>
          <w:tcPr>
            <w:tcW w:w="1929" w:type="dxa"/>
            <w:tcBorders>
              <w:top w:val="nil"/>
              <w:left w:val="nil"/>
              <w:bottom w:val="single" w:sz="4" w:space="0" w:color="808080"/>
              <w:right w:val="single" w:sz="4" w:space="0" w:color="808080"/>
            </w:tcBorders>
            <w:noWrap/>
            <w:vAlign w:val="center"/>
            <w:hideMark/>
          </w:tcPr>
          <w:p w14:paraId="70AE0367"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w:t>
            </w:r>
          </w:p>
        </w:tc>
        <w:tc>
          <w:tcPr>
            <w:tcW w:w="2239" w:type="dxa"/>
            <w:tcBorders>
              <w:top w:val="nil"/>
              <w:left w:val="nil"/>
              <w:bottom w:val="single" w:sz="4" w:space="0" w:color="808080"/>
              <w:right w:val="single" w:sz="4" w:space="0" w:color="808080"/>
            </w:tcBorders>
            <w:noWrap/>
            <w:vAlign w:val="center"/>
            <w:hideMark/>
          </w:tcPr>
          <w:p w14:paraId="5EC58100" w14:textId="77777777" w:rsidR="00723926" w:rsidRPr="00723926" w:rsidRDefault="00723926" w:rsidP="00723926">
            <w:pPr>
              <w:widowControl/>
              <w:autoSpaceDE/>
              <w:autoSpaceDN/>
              <w:rPr>
                <w:rFonts w:eastAsia="Times New Roman"/>
                <w:color w:val="000000"/>
                <w:lang w:val="en-US" w:eastAsia="fr-FR"/>
              </w:rPr>
            </w:pPr>
            <w:r w:rsidRPr="00723926">
              <w:rPr>
                <w:rFonts w:eastAsia="Times New Roman"/>
                <w:color w:val="000000"/>
                <w:lang w:val="en-US" w:eastAsia="fr-FR"/>
              </w:rPr>
              <w:t>Prestataires Fitness (Corporate Gym, Fitness Corporate, MMSport, Wellness Training, Urban Challenge, Resamania)</w:t>
            </w:r>
          </w:p>
        </w:tc>
        <w:tc>
          <w:tcPr>
            <w:tcW w:w="1072" w:type="dxa"/>
            <w:tcBorders>
              <w:top w:val="nil"/>
              <w:left w:val="nil"/>
              <w:bottom w:val="single" w:sz="4" w:space="0" w:color="808080"/>
              <w:right w:val="single" w:sz="4" w:space="0" w:color="808080"/>
            </w:tcBorders>
            <w:noWrap/>
            <w:vAlign w:val="center"/>
            <w:hideMark/>
          </w:tcPr>
          <w:p w14:paraId="59F2BD22"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504E9CEA"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Webview / SSO</w:t>
            </w:r>
          </w:p>
        </w:tc>
        <w:tc>
          <w:tcPr>
            <w:tcW w:w="3077" w:type="dxa"/>
            <w:tcBorders>
              <w:top w:val="nil"/>
              <w:left w:val="nil"/>
              <w:bottom w:val="single" w:sz="4" w:space="0" w:color="808080"/>
              <w:right w:val="single" w:sz="4" w:space="0" w:color="808080"/>
            </w:tcBorders>
            <w:noWrap/>
            <w:vAlign w:val="center"/>
            <w:hideMark/>
          </w:tcPr>
          <w:p w14:paraId="72E6957F"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Jeton d’identité, claims</w:t>
            </w:r>
          </w:p>
        </w:tc>
      </w:tr>
      <w:tr w:rsidR="009C1180" w:rsidRPr="00723926" w14:paraId="7322184E"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5232C038"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18</w:t>
            </w:r>
          </w:p>
        </w:tc>
        <w:tc>
          <w:tcPr>
            <w:tcW w:w="1929" w:type="dxa"/>
            <w:tcBorders>
              <w:top w:val="nil"/>
              <w:left w:val="nil"/>
              <w:bottom w:val="single" w:sz="4" w:space="0" w:color="808080"/>
              <w:right w:val="single" w:sz="4" w:space="0" w:color="808080"/>
            </w:tcBorders>
            <w:noWrap/>
            <w:vAlign w:val="center"/>
            <w:hideMark/>
          </w:tcPr>
          <w:p w14:paraId="00051231"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w:t>
            </w:r>
          </w:p>
        </w:tc>
        <w:tc>
          <w:tcPr>
            <w:tcW w:w="2239" w:type="dxa"/>
            <w:tcBorders>
              <w:top w:val="nil"/>
              <w:left w:val="nil"/>
              <w:bottom w:val="single" w:sz="4" w:space="0" w:color="808080"/>
              <w:right w:val="single" w:sz="4" w:space="0" w:color="808080"/>
            </w:tcBorders>
            <w:noWrap/>
            <w:vAlign w:val="center"/>
            <w:hideMark/>
          </w:tcPr>
          <w:p w14:paraId="5D97A037"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Prestataires conciergerie</w:t>
            </w:r>
          </w:p>
        </w:tc>
        <w:tc>
          <w:tcPr>
            <w:tcW w:w="1072" w:type="dxa"/>
            <w:tcBorders>
              <w:top w:val="nil"/>
              <w:left w:val="nil"/>
              <w:bottom w:val="single" w:sz="4" w:space="0" w:color="808080"/>
              <w:right w:val="single" w:sz="4" w:space="0" w:color="808080"/>
            </w:tcBorders>
            <w:noWrap/>
            <w:vAlign w:val="center"/>
            <w:hideMark/>
          </w:tcPr>
          <w:p w14:paraId="1CEA4396"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Ferme</w:t>
            </w:r>
          </w:p>
        </w:tc>
        <w:tc>
          <w:tcPr>
            <w:tcW w:w="1510" w:type="dxa"/>
            <w:tcBorders>
              <w:top w:val="nil"/>
              <w:left w:val="nil"/>
              <w:bottom w:val="single" w:sz="4" w:space="0" w:color="808080"/>
              <w:right w:val="single" w:sz="4" w:space="0" w:color="808080"/>
            </w:tcBorders>
            <w:noWrap/>
            <w:vAlign w:val="center"/>
            <w:hideMark/>
          </w:tcPr>
          <w:p w14:paraId="622F9E84"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Webview / SSO</w:t>
            </w:r>
          </w:p>
        </w:tc>
        <w:tc>
          <w:tcPr>
            <w:tcW w:w="3077" w:type="dxa"/>
            <w:tcBorders>
              <w:top w:val="nil"/>
              <w:left w:val="nil"/>
              <w:bottom w:val="single" w:sz="4" w:space="0" w:color="808080"/>
              <w:right w:val="single" w:sz="4" w:space="0" w:color="808080"/>
            </w:tcBorders>
            <w:noWrap/>
            <w:vAlign w:val="center"/>
            <w:hideMark/>
          </w:tcPr>
          <w:p w14:paraId="57E123AA"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Jeton d’identité, claims</w:t>
            </w:r>
          </w:p>
        </w:tc>
      </w:tr>
      <w:tr w:rsidR="009C1180" w:rsidRPr="00723926" w14:paraId="11BEDA09"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7E0B6995"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19</w:t>
            </w:r>
          </w:p>
        </w:tc>
        <w:tc>
          <w:tcPr>
            <w:tcW w:w="1929" w:type="dxa"/>
            <w:tcBorders>
              <w:top w:val="nil"/>
              <w:left w:val="nil"/>
              <w:bottom w:val="single" w:sz="4" w:space="0" w:color="808080"/>
              <w:right w:val="single" w:sz="4" w:space="0" w:color="808080"/>
            </w:tcBorders>
            <w:noWrap/>
            <w:vAlign w:val="center"/>
            <w:hideMark/>
          </w:tcPr>
          <w:p w14:paraId="16DE8612"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w:t>
            </w:r>
          </w:p>
        </w:tc>
        <w:tc>
          <w:tcPr>
            <w:tcW w:w="2239" w:type="dxa"/>
            <w:tcBorders>
              <w:top w:val="nil"/>
              <w:left w:val="nil"/>
              <w:bottom w:val="single" w:sz="4" w:space="0" w:color="808080"/>
              <w:right w:val="single" w:sz="4" w:space="0" w:color="808080"/>
            </w:tcBorders>
            <w:noWrap/>
            <w:vAlign w:val="center"/>
            <w:hideMark/>
          </w:tcPr>
          <w:p w14:paraId="71CA2DA3" w14:textId="77777777" w:rsidR="00723926" w:rsidRPr="00723926" w:rsidRDefault="00723926" w:rsidP="00723926">
            <w:pPr>
              <w:widowControl/>
              <w:autoSpaceDE/>
              <w:autoSpaceDN/>
              <w:rPr>
                <w:rFonts w:eastAsia="Times New Roman"/>
                <w:color w:val="000000"/>
                <w:lang w:val="en-US" w:eastAsia="fr-FR"/>
              </w:rPr>
            </w:pPr>
            <w:r w:rsidRPr="00723926">
              <w:rPr>
                <w:rFonts w:eastAsia="Times New Roman"/>
                <w:color w:val="000000"/>
                <w:lang w:val="en-US" w:eastAsia="fr-FR"/>
              </w:rPr>
              <w:t>Bornes de recharge VE (operator backend)</w:t>
            </w:r>
          </w:p>
        </w:tc>
        <w:tc>
          <w:tcPr>
            <w:tcW w:w="1072" w:type="dxa"/>
            <w:tcBorders>
              <w:top w:val="nil"/>
              <w:left w:val="nil"/>
              <w:bottom w:val="single" w:sz="4" w:space="0" w:color="808080"/>
              <w:right w:val="single" w:sz="4" w:space="0" w:color="808080"/>
            </w:tcBorders>
            <w:noWrap/>
            <w:vAlign w:val="center"/>
            <w:hideMark/>
          </w:tcPr>
          <w:p w14:paraId="7445C2E5"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Option</w:t>
            </w:r>
          </w:p>
        </w:tc>
        <w:tc>
          <w:tcPr>
            <w:tcW w:w="1510" w:type="dxa"/>
            <w:tcBorders>
              <w:top w:val="nil"/>
              <w:left w:val="nil"/>
              <w:bottom w:val="single" w:sz="4" w:space="0" w:color="808080"/>
              <w:right w:val="single" w:sz="4" w:space="0" w:color="808080"/>
            </w:tcBorders>
            <w:noWrap/>
            <w:vAlign w:val="center"/>
            <w:hideMark/>
          </w:tcPr>
          <w:p w14:paraId="3352AE9F"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Suivant fournisseurs</w:t>
            </w:r>
          </w:p>
        </w:tc>
        <w:tc>
          <w:tcPr>
            <w:tcW w:w="3077" w:type="dxa"/>
            <w:tcBorders>
              <w:top w:val="nil"/>
              <w:left w:val="nil"/>
              <w:bottom w:val="single" w:sz="4" w:space="0" w:color="808080"/>
              <w:right w:val="single" w:sz="4" w:space="0" w:color="808080"/>
            </w:tcBorders>
            <w:noWrap/>
            <w:vAlign w:val="center"/>
            <w:hideMark/>
          </w:tcPr>
          <w:p w14:paraId="0601E51A" w14:textId="207DA9B1" w:rsidR="00723926" w:rsidRPr="00723926" w:rsidRDefault="007C7B25" w:rsidP="00723926">
            <w:pPr>
              <w:widowControl/>
              <w:autoSpaceDE/>
              <w:autoSpaceDN/>
              <w:rPr>
                <w:rFonts w:eastAsia="Times New Roman"/>
                <w:color w:val="000000"/>
                <w:lang w:eastAsia="fr-FR"/>
              </w:rPr>
            </w:pPr>
            <w:r w:rsidRPr="00723926">
              <w:rPr>
                <w:rFonts w:eastAsia="Times New Roman"/>
                <w:color w:val="000000"/>
                <w:lang w:eastAsia="fr-FR"/>
              </w:rPr>
              <w:t>Suivant</w:t>
            </w:r>
            <w:r w:rsidR="00723926" w:rsidRPr="00723926">
              <w:rPr>
                <w:rFonts w:eastAsia="Times New Roman"/>
                <w:color w:val="000000"/>
                <w:lang w:eastAsia="fr-FR"/>
              </w:rPr>
              <w:t xml:space="preserve"> fournisseurs (API / Webview)</w:t>
            </w:r>
          </w:p>
        </w:tc>
      </w:tr>
      <w:tr w:rsidR="009C1180" w:rsidRPr="00723926" w14:paraId="6CA38653" w14:textId="77777777" w:rsidTr="004F0546">
        <w:trPr>
          <w:trHeight w:val="610"/>
        </w:trPr>
        <w:tc>
          <w:tcPr>
            <w:tcW w:w="351" w:type="dxa"/>
            <w:tcBorders>
              <w:top w:val="nil"/>
              <w:left w:val="single" w:sz="4" w:space="0" w:color="808080"/>
              <w:bottom w:val="single" w:sz="4" w:space="0" w:color="808080"/>
              <w:right w:val="single" w:sz="4" w:space="0" w:color="808080"/>
            </w:tcBorders>
            <w:noWrap/>
            <w:vAlign w:val="center"/>
            <w:hideMark/>
          </w:tcPr>
          <w:p w14:paraId="61BF3899" w14:textId="77777777" w:rsidR="00723926" w:rsidRPr="00723926" w:rsidRDefault="00723926" w:rsidP="00723926">
            <w:pPr>
              <w:widowControl/>
              <w:autoSpaceDE/>
              <w:autoSpaceDN/>
              <w:jc w:val="center"/>
              <w:rPr>
                <w:rFonts w:eastAsia="Times New Roman"/>
                <w:color w:val="000000"/>
                <w:lang w:eastAsia="fr-FR"/>
              </w:rPr>
            </w:pPr>
            <w:r w:rsidRPr="00723926">
              <w:rPr>
                <w:rFonts w:eastAsia="Times New Roman"/>
                <w:color w:val="000000"/>
                <w:lang w:eastAsia="fr-FR"/>
              </w:rPr>
              <w:t>20</w:t>
            </w:r>
          </w:p>
        </w:tc>
        <w:tc>
          <w:tcPr>
            <w:tcW w:w="1929" w:type="dxa"/>
            <w:tcBorders>
              <w:top w:val="nil"/>
              <w:left w:val="nil"/>
              <w:bottom w:val="single" w:sz="4" w:space="0" w:color="808080"/>
              <w:right w:val="single" w:sz="4" w:space="0" w:color="808080"/>
            </w:tcBorders>
            <w:noWrap/>
            <w:vAlign w:val="center"/>
            <w:hideMark/>
          </w:tcPr>
          <w:p w14:paraId="7FEB41A9"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Application Immeuble</w:t>
            </w:r>
          </w:p>
        </w:tc>
        <w:tc>
          <w:tcPr>
            <w:tcW w:w="2239" w:type="dxa"/>
            <w:tcBorders>
              <w:top w:val="nil"/>
              <w:left w:val="nil"/>
              <w:bottom w:val="single" w:sz="4" w:space="0" w:color="808080"/>
              <w:right w:val="single" w:sz="4" w:space="0" w:color="808080"/>
            </w:tcBorders>
            <w:noWrap/>
            <w:vAlign w:val="center"/>
            <w:hideMark/>
          </w:tcPr>
          <w:p w14:paraId="7F42E8CD"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GTB locales</w:t>
            </w:r>
          </w:p>
        </w:tc>
        <w:tc>
          <w:tcPr>
            <w:tcW w:w="1072" w:type="dxa"/>
            <w:tcBorders>
              <w:top w:val="nil"/>
              <w:left w:val="nil"/>
              <w:bottom w:val="single" w:sz="4" w:space="0" w:color="808080"/>
              <w:right w:val="single" w:sz="4" w:space="0" w:color="808080"/>
            </w:tcBorders>
            <w:noWrap/>
            <w:vAlign w:val="center"/>
            <w:hideMark/>
          </w:tcPr>
          <w:p w14:paraId="44E9FCC7"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Option</w:t>
            </w:r>
          </w:p>
        </w:tc>
        <w:tc>
          <w:tcPr>
            <w:tcW w:w="1510" w:type="dxa"/>
            <w:tcBorders>
              <w:top w:val="nil"/>
              <w:left w:val="nil"/>
              <w:bottom w:val="single" w:sz="4" w:space="0" w:color="808080"/>
              <w:right w:val="single" w:sz="4" w:space="0" w:color="808080"/>
            </w:tcBorders>
            <w:noWrap/>
            <w:vAlign w:val="center"/>
            <w:hideMark/>
          </w:tcPr>
          <w:p w14:paraId="5F934551"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Suivant sites</w:t>
            </w:r>
          </w:p>
        </w:tc>
        <w:tc>
          <w:tcPr>
            <w:tcW w:w="3077" w:type="dxa"/>
            <w:tcBorders>
              <w:top w:val="nil"/>
              <w:left w:val="nil"/>
              <w:bottom w:val="single" w:sz="4" w:space="0" w:color="808080"/>
              <w:right w:val="single" w:sz="4" w:space="0" w:color="808080"/>
            </w:tcBorders>
            <w:noWrap/>
            <w:vAlign w:val="center"/>
            <w:hideMark/>
          </w:tcPr>
          <w:p w14:paraId="2FD72B43" w14:textId="77777777" w:rsidR="00723926" w:rsidRPr="00723926" w:rsidRDefault="00723926" w:rsidP="00723926">
            <w:pPr>
              <w:widowControl/>
              <w:autoSpaceDE/>
              <w:autoSpaceDN/>
              <w:rPr>
                <w:rFonts w:eastAsia="Times New Roman"/>
                <w:color w:val="000000"/>
                <w:lang w:eastAsia="fr-FR"/>
              </w:rPr>
            </w:pPr>
            <w:r w:rsidRPr="00723926">
              <w:rPr>
                <w:rFonts w:eastAsia="Times New Roman"/>
                <w:color w:val="000000"/>
                <w:lang w:eastAsia="fr-FR"/>
              </w:rPr>
              <w:t>Suivant sites</w:t>
            </w:r>
          </w:p>
        </w:tc>
      </w:tr>
    </w:tbl>
    <w:p w14:paraId="4C98D873" w14:textId="77777777" w:rsidR="00785CCF" w:rsidRDefault="00785CCF" w:rsidP="00785CCF">
      <w:pPr>
        <w:rPr>
          <w:b/>
        </w:rPr>
      </w:pPr>
    </w:p>
    <w:p w14:paraId="4C4BFA05" w14:textId="77777777" w:rsidR="00723926" w:rsidRPr="00C97A29" w:rsidRDefault="00723926" w:rsidP="00785CCF">
      <w:pPr>
        <w:rPr>
          <w:b/>
        </w:rPr>
      </w:pPr>
    </w:p>
    <w:p w14:paraId="1002D410" w14:textId="77777777" w:rsidR="00785CCF" w:rsidRDefault="00785CCF" w:rsidP="00785CCF"/>
    <w:p w14:paraId="106E57BB" w14:textId="77777777" w:rsidR="00723926" w:rsidRDefault="00723926" w:rsidP="00785CCF"/>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FE2D74" w14:paraId="5F9CA136" w14:textId="77777777" w:rsidTr="00E467C3">
        <w:trPr>
          <w:trHeight w:val="1739"/>
        </w:trPr>
        <w:tc>
          <w:tcPr>
            <w:tcW w:w="1564" w:type="dxa"/>
            <w:vAlign w:val="center"/>
          </w:tcPr>
          <w:p w14:paraId="62E6B4E7" w14:textId="77777777" w:rsidR="00FE2D74" w:rsidRDefault="00FE2D74">
            <w:pPr>
              <w:jc w:val="center"/>
              <w:rPr>
                <w:color w:val="C00000"/>
              </w:rPr>
            </w:pPr>
            <w:r w:rsidRPr="004E1FF9">
              <w:rPr>
                <w:color w:val="C00000"/>
              </w:rPr>
              <w:lastRenderedPageBreak/>
              <w:t>Exigence n°</w:t>
            </w:r>
            <w:r>
              <w:rPr>
                <w:color w:val="C00000"/>
              </w:rPr>
              <w:t>xx</w:t>
            </w:r>
          </w:p>
          <w:p w14:paraId="47B6FD53" w14:textId="7EE19552" w:rsidR="00FE2D74" w:rsidRPr="00DC28EC" w:rsidRDefault="00EA2D77">
            <w:pPr>
              <w:jc w:val="center"/>
              <w:rPr>
                <w:i/>
                <w:iCs/>
              </w:rPr>
            </w:pPr>
            <w:r>
              <w:rPr>
                <w:i/>
                <w:iCs/>
                <w:sz w:val="20"/>
                <w:szCs w:val="20"/>
              </w:rPr>
              <w:t>Architecture</w:t>
            </w:r>
          </w:p>
        </w:tc>
        <w:tc>
          <w:tcPr>
            <w:tcW w:w="7503" w:type="dxa"/>
            <w:vAlign w:val="center"/>
          </w:tcPr>
          <w:p w14:paraId="52213936" w14:textId="624FB1A2" w:rsidR="00FE2D74" w:rsidRPr="004F73B5" w:rsidRDefault="00EA2D77">
            <w:r w:rsidRPr="004F73B5">
              <w:t xml:space="preserve">Le soumissionnaire devra détailler </w:t>
            </w:r>
            <w:r w:rsidRPr="00E467C3">
              <w:t>l’architecture fonctionnelle et technique</w:t>
            </w:r>
            <w:r w:rsidRPr="004F73B5">
              <w:t xml:space="preserve"> de sa solution, ainsi que le fournisseur de cloud sur lequel elle repose. Il devra également préciser </w:t>
            </w:r>
            <w:r w:rsidRPr="00E467C3">
              <w:t>les protocoles de communication</w:t>
            </w:r>
            <w:r w:rsidRPr="004F73B5">
              <w:t>, incluant les mécanismes de sécurité utilisés pour les échanges de données avec l’écosystème digital de Praemia.</w:t>
            </w:r>
          </w:p>
        </w:tc>
      </w:tr>
      <w:tr w:rsidR="00956E2F" w14:paraId="0ED6F31C" w14:textId="77777777" w:rsidTr="00E467C3">
        <w:trPr>
          <w:trHeight w:val="1739"/>
        </w:trPr>
        <w:tc>
          <w:tcPr>
            <w:tcW w:w="1564" w:type="dxa"/>
            <w:vAlign w:val="center"/>
          </w:tcPr>
          <w:p w14:paraId="6636E5F8" w14:textId="77777777" w:rsidR="00956E2F" w:rsidRDefault="00956E2F" w:rsidP="00956E2F">
            <w:pPr>
              <w:jc w:val="center"/>
              <w:rPr>
                <w:color w:val="C00000"/>
              </w:rPr>
            </w:pPr>
            <w:r w:rsidRPr="004E1FF9">
              <w:rPr>
                <w:color w:val="C00000"/>
              </w:rPr>
              <w:t>Exigence n°</w:t>
            </w:r>
            <w:r>
              <w:rPr>
                <w:color w:val="C00000"/>
              </w:rPr>
              <w:t>xx</w:t>
            </w:r>
          </w:p>
          <w:p w14:paraId="57DDAAFF" w14:textId="63214C62" w:rsidR="00956E2F" w:rsidRPr="004E1FF9" w:rsidRDefault="00956E2F" w:rsidP="00956E2F">
            <w:pPr>
              <w:jc w:val="center"/>
              <w:rPr>
                <w:color w:val="C00000"/>
              </w:rPr>
            </w:pPr>
            <w:r>
              <w:rPr>
                <w:i/>
                <w:iCs/>
                <w:sz w:val="20"/>
                <w:szCs w:val="20"/>
              </w:rPr>
              <w:t>Modèle SaaS</w:t>
            </w:r>
          </w:p>
        </w:tc>
        <w:tc>
          <w:tcPr>
            <w:tcW w:w="7503" w:type="dxa"/>
            <w:vAlign w:val="center"/>
          </w:tcPr>
          <w:p w14:paraId="6DF5EECC" w14:textId="0F7C3E05" w:rsidR="00956E2F" w:rsidRPr="004F73B5" w:rsidRDefault="00956E2F" w:rsidP="00956E2F">
            <w:r>
              <w:t>La solution devra être opérée en mode SaaS, hébergé par le prestataire ou ses partenaires hébergeur en France ou en Europe.</w:t>
            </w:r>
          </w:p>
        </w:tc>
      </w:tr>
      <w:tr w:rsidR="00956E2F" w14:paraId="71DD708B" w14:textId="77777777" w:rsidTr="00E467C3">
        <w:trPr>
          <w:trHeight w:val="1739"/>
        </w:trPr>
        <w:tc>
          <w:tcPr>
            <w:tcW w:w="1564" w:type="dxa"/>
            <w:vAlign w:val="center"/>
          </w:tcPr>
          <w:p w14:paraId="2C64074E" w14:textId="77777777" w:rsidR="00956E2F" w:rsidRDefault="00956E2F" w:rsidP="00956E2F">
            <w:pPr>
              <w:jc w:val="center"/>
              <w:rPr>
                <w:color w:val="C00000"/>
              </w:rPr>
            </w:pPr>
            <w:r w:rsidRPr="004E1FF9">
              <w:rPr>
                <w:color w:val="C00000"/>
              </w:rPr>
              <w:t>Exigence n°</w:t>
            </w:r>
            <w:r>
              <w:rPr>
                <w:color w:val="C00000"/>
              </w:rPr>
              <w:t>xx</w:t>
            </w:r>
          </w:p>
          <w:p w14:paraId="13723BC8" w14:textId="14790BBD" w:rsidR="00956E2F" w:rsidRPr="004E1FF9" w:rsidRDefault="00956E2F" w:rsidP="00956E2F">
            <w:pPr>
              <w:jc w:val="center"/>
              <w:rPr>
                <w:color w:val="C00000"/>
              </w:rPr>
            </w:pPr>
            <w:r>
              <w:rPr>
                <w:i/>
                <w:iCs/>
                <w:sz w:val="20"/>
                <w:szCs w:val="20"/>
              </w:rPr>
              <w:t>Isolation des données</w:t>
            </w:r>
          </w:p>
        </w:tc>
        <w:tc>
          <w:tcPr>
            <w:tcW w:w="7503" w:type="dxa"/>
            <w:vAlign w:val="center"/>
          </w:tcPr>
          <w:p w14:paraId="206C3296" w14:textId="02C40152" w:rsidR="00956E2F" w:rsidRPr="004F73B5" w:rsidRDefault="00956E2F" w:rsidP="00956E2F">
            <w:r>
              <w:t xml:space="preserve">Le soumissionnaire devra </w:t>
            </w:r>
            <w:r w:rsidRPr="008264C3">
              <w:t xml:space="preserve">garantir une </w:t>
            </w:r>
            <w:r w:rsidRPr="00487E2E">
              <w:t xml:space="preserve">isolation stricte des données entre les clients. </w:t>
            </w:r>
            <w:r w:rsidRPr="008264C3">
              <w:t>Les informations, fichiers et métadonnées appartenant à Praemia REIM ne devront en aucun cas être accessibles, visibles ou exploitables par d’autres clients du fournisseur.</w:t>
            </w:r>
            <w:r>
              <w:t xml:space="preserve"> </w:t>
            </w:r>
            <w:r w:rsidRPr="000053E0">
              <w:t>Le soumissionnaire devra préciser les mécanismes techniques d’isolation mis en œuvre</w:t>
            </w:r>
            <w:r>
              <w:t>.</w:t>
            </w:r>
          </w:p>
        </w:tc>
      </w:tr>
      <w:tr w:rsidR="00FB5E5A" w14:paraId="4CC93FAD" w14:textId="77777777" w:rsidTr="00E467C3">
        <w:trPr>
          <w:trHeight w:val="701"/>
        </w:trPr>
        <w:tc>
          <w:tcPr>
            <w:tcW w:w="1564" w:type="dxa"/>
            <w:vAlign w:val="center"/>
          </w:tcPr>
          <w:p w14:paraId="22338F69" w14:textId="77777777" w:rsidR="009B16A8" w:rsidRDefault="009B16A8" w:rsidP="009B16A8">
            <w:pPr>
              <w:jc w:val="center"/>
              <w:rPr>
                <w:color w:val="C00000"/>
              </w:rPr>
            </w:pPr>
            <w:r w:rsidRPr="004E1FF9">
              <w:rPr>
                <w:color w:val="C00000"/>
              </w:rPr>
              <w:t>Exigence n°</w:t>
            </w:r>
            <w:r>
              <w:rPr>
                <w:color w:val="C00000"/>
              </w:rPr>
              <w:t>xx</w:t>
            </w:r>
          </w:p>
          <w:p w14:paraId="6ADDA70D" w14:textId="3D2CE2D0" w:rsidR="00FB5E5A" w:rsidRPr="004E1FF9" w:rsidRDefault="009B16A8" w:rsidP="009B16A8">
            <w:pPr>
              <w:jc w:val="center"/>
              <w:rPr>
                <w:color w:val="C00000"/>
              </w:rPr>
            </w:pPr>
            <w:r>
              <w:rPr>
                <w:i/>
                <w:iCs/>
                <w:sz w:val="20"/>
                <w:szCs w:val="20"/>
              </w:rPr>
              <w:t>Environnement hors production</w:t>
            </w:r>
          </w:p>
        </w:tc>
        <w:tc>
          <w:tcPr>
            <w:tcW w:w="7503" w:type="dxa"/>
            <w:vAlign w:val="center"/>
          </w:tcPr>
          <w:p w14:paraId="545E9D66" w14:textId="518335C0" w:rsidR="00FB5E5A" w:rsidRPr="004F73B5" w:rsidRDefault="0085264A" w:rsidP="00EA2D77">
            <w:r w:rsidRPr="004F73B5">
              <w:t xml:space="preserve">Un </w:t>
            </w:r>
            <w:r w:rsidRPr="00E467C3">
              <w:t>environnement de test (sandbox)</w:t>
            </w:r>
            <w:r w:rsidRPr="004F73B5">
              <w:t xml:space="preserve"> devra être mis à disposition pour permettre les </w:t>
            </w:r>
            <w:r>
              <w:t>développements et tests</w:t>
            </w:r>
            <w:r w:rsidRPr="004F73B5">
              <w:t xml:space="preserve"> pendant les phases de développement.</w:t>
            </w:r>
          </w:p>
        </w:tc>
      </w:tr>
      <w:tr w:rsidR="006813D8" w14:paraId="3775A907" w14:textId="77777777" w:rsidTr="00025764">
        <w:trPr>
          <w:trHeight w:val="1062"/>
        </w:trPr>
        <w:tc>
          <w:tcPr>
            <w:tcW w:w="1564" w:type="dxa"/>
            <w:vAlign w:val="center"/>
          </w:tcPr>
          <w:p w14:paraId="66FF9BA6" w14:textId="77777777" w:rsidR="006813D8" w:rsidRDefault="006813D8" w:rsidP="00025764">
            <w:pPr>
              <w:jc w:val="center"/>
              <w:rPr>
                <w:color w:val="C00000"/>
              </w:rPr>
            </w:pPr>
            <w:r w:rsidRPr="004E1FF9">
              <w:rPr>
                <w:color w:val="C00000"/>
              </w:rPr>
              <w:t>Exigence n°</w:t>
            </w:r>
            <w:r>
              <w:rPr>
                <w:color w:val="C00000"/>
              </w:rPr>
              <w:t>xx</w:t>
            </w:r>
          </w:p>
          <w:p w14:paraId="77031CFF" w14:textId="77777777" w:rsidR="006813D8" w:rsidRPr="004E1FF9" w:rsidRDefault="006813D8" w:rsidP="00025764">
            <w:pPr>
              <w:jc w:val="center"/>
              <w:rPr>
                <w:color w:val="C00000"/>
              </w:rPr>
            </w:pPr>
            <w:r>
              <w:rPr>
                <w:i/>
                <w:iCs/>
                <w:sz w:val="20"/>
                <w:szCs w:val="20"/>
              </w:rPr>
              <w:t>Scalabilité</w:t>
            </w:r>
          </w:p>
        </w:tc>
        <w:tc>
          <w:tcPr>
            <w:tcW w:w="7503" w:type="dxa"/>
            <w:vAlign w:val="center"/>
          </w:tcPr>
          <w:p w14:paraId="4D7C5FD7" w14:textId="77777777" w:rsidR="006813D8" w:rsidRPr="004F73B5" w:rsidRDefault="006813D8" w:rsidP="00025764">
            <w:r w:rsidRPr="001A6021">
              <w:t>La solution du soumissionnaire devra garantir la scalabilité de l’infrastructure afin de supporter l’augmentation</w:t>
            </w:r>
            <w:r>
              <w:t xml:space="preserve"> du nombre</w:t>
            </w:r>
            <w:r w:rsidRPr="001A6021">
              <w:t xml:space="preserve"> de sites</w:t>
            </w:r>
            <w:r>
              <w:t>, d’utilisateurs</w:t>
            </w:r>
            <w:r w:rsidRPr="001A6021">
              <w:t xml:space="preserve"> et de volumes de données sans dégradation de performance</w:t>
            </w:r>
          </w:p>
        </w:tc>
      </w:tr>
      <w:tr w:rsidR="00DC38CE" w14:paraId="0F609CC5" w14:textId="77777777" w:rsidTr="00E467C3">
        <w:trPr>
          <w:trHeight w:val="1693"/>
        </w:trPr>
        <w:tc>
          <w:tcPr>
            <w:tcW w:w="1564" w:type="dxa"/>
            <w:vAlign w:val="center"/>
          </w:tcPr>
          <w:p w14:paraId="036AF6B9" w14:textId="77777777" w:rsidR="00DC38CE" w:rsidRDefault="00DC38CE" w:rsidP="00DC38CE">
            <w:pPr>
              <w:jc w:val="center"/>
              <w:rPr>
                <w:color w:val="C00000"/>
              </w:rPr>
            </w:pPr>
            <w:r w:rsidRPr="004E1FF9">
              <w:rPr>
                <w:color w:val="C00000"/>
              </w:rPr>
              <w:t>Exigence n°</w:t>
            </w:r>
            <w:r>
              <w:rPr>
                <w:color w:val="C00000"/>
              </w:rPr>
              <w:t>xx</w:t>
            </w:r>
          </w:p>
          <w:p w14:paraId="139DC580" w14:textId="68E5209C" w:rsidR="00DC38CE" w:rsidRPr="004E1FF9" w:rsidRDefault="00693B74" w:rsidP="00DC38CE">
            <w:pPr>
              <w:jc w:val="center"/>
              <w:rPr>
                <w:color w:val="C00000"/>
              </w:rPr>
            </w:pPr>
            <w:r>
              <w:rPr>
                <w:i/>
                <w:iCs/>
                <w:sz w:val="20"/>
                <w:szCs w:val="20"/>
              </w:rPr>
              <w:t>Interopérabilité</w:t>
            </w:r>
          </w:p>
        </w:tc>
        <w:tc>
          <w:tcPr>
            <w:tcW w:w="7503" w:type="dxa"/>
            <w:vAlign w:val="center"/>
          </w:tcPr>
          <w:p w14:paraId="26AE7F91" w14:textId="64CFF9E3" w:rsidR="00DC38CE" w:rsidRPr="004F73B5" w:rsidRDefault="00DC38CE" w:rsidP="00EA2D77">
            <w:r w:rsidRPr="00E467C3">
              <w:t>La solution du soumissionnaire devra proposer nativement des API ouvertes et documentées</w:t>
            </w:r>
            <w:r w:rsidRPr="004F73B5">
              <w:t>, conformes aux standards informatiques (REST, SOAP, GraphQL), permettant d</w:t>
            </w:r>
            <w:r w:rsidR="00F7469A" w:rsidRPr="004F73B5">
              <w:t>’échanger</w:t>
            </w:r>
            <w:r w:rsidRPr="004F73B5">
              <w:t xml:space="preserve"> </w:t>
            </w:r>
            <w:r w:rsidRPr="00E467C3">
              <w:t xml:space="preserve">des données </w:t>
            </w:r>
            <w:r w:rsidRPr="004F73B5">
              <w:t>selon des besoins spécifiques</w:t>
            </w:r>
            <w:r w:rsidR="00F7469A" w:rsidRPr="004F73B5">
              <w:t xml:space="preserve"> précisés</w:t>
            </w:r>
            <w:r w:rsidR="003D02E9" w:rsidRPr="004F73B5">
              <w:t xml:space="preserve"> au niveau des différentes fonctionnalités attendues</w:t>
            </w:r>
            <w:r w:rsidR="00C671F3" w:rsidRPr="004F73B5">
              <w:t xml:space="preserve">. Ces API devront </w:t>
            </w:r>
            <w:r w:rsidR="006813D8" w:rsidRPr="004F73B5">
              <w:t>intégrer</w:t>
            </w:r>
            <w:r w:rsidR="00C671F3" w:rsidRPr="004F73B5">
              <w:t xml:space="preserve"> </w:t>
            </w:r>
            <w:r w:rsidR="00DF729B" w:rsidRPr="004F73B5">
              <w:t>des mécanismes</w:t>
            </w:r>
            <w:r w:rsidR="00C671F3" w:rsidRPr="004F73B5">
              <w:t xml:space="preserve"> d</w:t>
            </w:r>
            <w:r w:rsidR="00135F20" w:rsidRPr="004F73B5">
              <w:t>’authentification et de sécurisation.</w:t>
            </w:r>
          </w:p>
        </w:tc>
      </w:tr>
      <w:tr w:rsidR="001024FE" w14:paraId="499AB01F" w14:textId="77777777" w:rsidTr="00E467C3">
        <w:tc>
          <w:tcPr>
            <w:tcW w:w="1564" w:type="dxa"/>
            <w:vAlign w:val="center"/>
          </w:tcPr>
          <w:p w14:paraId="39C39C53" w14:textId="77777777" w:rsidR="00693B74" w:rsidRDefault="00693B74" w:rsidP="00693B74">
            <w:pPr>
              <w:jc w:val="center"/>
              <w:rPr>
                <w:color w:val="C00000"/>
              </w:rPr>
            </w:pPr>
            <w:r w:rsidRPr="004E1FF9">
              <w:rPr>
                <w:color w:val="C00000"/>
              </w:rPr>
              <w:t>Exigence n°</w:t>
            </w:r>
            <w:r>
              <w:rPr>
                <w:color w:val="C00000"/>
              </w:rPr>
              <w:t>xx</w:t>
            </w:r>
          </w:p>
          <w:p w14:paraId="59260FE6" w14:textId="5BC081AD" w:rsidR="001024FE" w:rsidRPr="004E1FF9" w:rsidRDefault="00693B74" w:rsidP="00DC38CE">
            <w:pPr>
              <w:jc w:val="center"/>
              <w:rPr>
                <w:color w:val="C00000"/>
              </w:rPr>
            </w:pPr>
            <w:r>
              <w:rPr>
                <w:i/>
                <w:iCs/>
                <w:sz w:val="20"/>
                <w:szCs w:val="20"/>
              </w:rPr>
              <w:t>Documentation API</w:t>
            </w:r>
          </w:p>
        </w:tc>
        <w:tc>
          <w:tcPr>
            <w:tcW w:w="7503" w:type="dxa"/>
            <w:vAlign w:val="center"/>
          </w:tcPr>
          <w:p w14:paraId="243CBFE6" w14:textId="7C53CD12" w:rsidR="001024FE" w:rsidRPr="004F73B5" w:rsidRDefault="00693B74" w:rsidP="00EA2D77">
            <w:r w:rsidRPr="004F73B5">
              <w:t>Le soumissionnaire fournira la documentation technique complète relative à ses API, et détaillera sa capacité à les faire évoluer en fonction des besoins.</w:t>
            </w:r>
            <w:r w:rsidR="002D03FB" w:rsidRPr="004F73B5">
              <w:t xml:space="preserve"> Il </w:t>
            </w:r>
            <w:r w:rsidR="002D03FB" w:rsidRPr="00E467C3">
              <w:t>apportera le support nécessaire à Praemia et à ses partenaires</w:t>
            </w:r>
            <w:r w:rsidR="002D03FB" w:rsidRPr="004F73B5">
              <w:t>, afin d’assurer la bonne compréhension du fonctionnement des API lors de la mise en place des connecteurs.</w:t>
            </w:r>
          </w:p>
        </w:tc>
      </w:tr>
      <w:tr w:rsidR="0077726F" w14:paraId="18043493" w14:textId="77777777" w:rsidTr="00E467C3">
        <w:trPr>
          <w:trHeight w:val="1169"/>
        </w:trPr>
        <w:tc>
          <w:tcPr>
            <w:tcW w:w="1564" w:type="dxa"/>
            <w:vAlign w:val="center"/>
          </w:tcPr>
          <w:p w14:paraId="58A1092C" w14:textId="77777777" w:rsidR="002C2480" w:rsidRDefault="002C2480" w:rsidP="002C2480">
            <w:pPr>
              <w:jc w:val="center"/>
              <w:rPr>
                <w:color w:val="C00000"/>
              </w:rPr>
            </w:pPr>
            <w:r w:rsidRPr="004E1FF9">
              <w:rPr>
                <w:color w:val="C00000"/>
              </w:rPr>
              <w:t>Exigence n°</w:t>
            </w:r>
            <w:r>
              <w:rPr>
                <w:color w:val="C00000"/>
              </w:rPr>
              <w:t>xx</w:t>
            </w:r>
          </w:p>
          <w:p w14:paraId="4AEA19F3" w14:textId="542965B2" w:rsidR="0077726F" w:rsidRPr="004E1FF9" w:rsidRDefault="002C2480" w:rsidP="00693B74">
            <w:pPr>
              <w:jc w:val="center"/>
              <w:rPr>
                <w:color w:val="C00000"/>
              </w:rPr>
            </w:pPr>
            <w:r>
              <w:rPr>
                <w:i/>
                <w:iCs/>
                <w:sz w:val="20"/>
                <w:szCs w:val="20"/>
              </w:rPr>
              <w:t>Supervision interface</w:t>
            </w:r>
          </w:p>
        </w:tc>
        <w:tc>
          <w:tcPr>
            <w:tcW w:w="7503" w:type="dxa"/>
            <w:vAlign w:val="center"/>
          </w:tcPr>
          <w:p w14:paraId="11F2506E" w14:textId="5D5D7C96" w:rsidR="0077726F" w:rsidRPr="004F73B5" w:rsidRDefault="0077726F" w:rsidP="00EA2D77">
            <w:r w:rsidRPr="004F73B5">
              <w:t xml:space="preserve">Le soumissionnaire devra assurer la supervision des </w:t>
            </w:r>
            <w:r w:rsidR="007C6B68" w:rsidRPr="004F73B5">
              <w:t xml:space="preserve">interfaces entre sa solutions et les solutions tierces afin de détecter proactivement les </w:t>
            </w:r>
            <w:r w:rsidR="002C4A17" w:rsidRPr="004F73B5">
              <w:t>défauts d’interfaçage</w:t>
            </w:r>
            <w:r w:rsidR="00CB2D62" w:rsidRPr="004F73B5">
              <w:t>s</w:t>
            </w:r>
            <w:r w:rsidR="00057989">
              <w:t xml:space="preserve"> </w:t>
            </w:r>
            <w:r w:rsidR="002C2480" w:rsidRPr="004F73B5">
              <w:t>.</w:t>
            </w:r>
          </w:p>
        </w:tc>
      </w:tr>
      <w:tr w:rsidR="00BE5D4F" w14:paraId="523D6F3F" w14:textId="77777777" w:rsidTr="00E467C3">
        <w:trPr>
          <w:trHeight w:val="586"/>
        </w:trPr>
        <w:tc>
          <w:tcPr>
            <w:tcW w:w="1564" w:type="dxa"/>
            <w:vAlign w:val="center"/>
          </w:tcPr>
          <w:p w14:paraId="1ADC6AF0" w14:textId="77777777" w:rsidR="00BE5D4F" w:rsidRDefault="00BE5D4F" w:rsidP="00BE5D4F">
            <w:pPr>
              <w:jc w:val="center"/>
              <w:rPr>
                <w:color w:val="C00000"/>
              </w:rPr>
            </w:pPr>
            <w:r w:rsidRPr="004E1FF9">
              <w:rPr>
                <w:color w:val="C00000"/>
              </w:rPr>
              <w:t>Exigence n°</w:t>
            </w:r>
            <w:r>
              <w:rPr>
                <w:color w:val="C00000"/>
              </w:rPr>
              <w:t>xx</w:t>
            </w:r>
          </w:p>
          <w:p w14:paraId="3CDA3AD7" w14:textId="1D51C6FE" w:rsidR="00BE5D4F" w:rsidRPr="004E1FF9" w:rsidRDefault="00147CAD" w:rsidP="00BE5D4F">
            <w:pPr>
              <w:jc w:val="center"/>
              <w:rPr>
                <w:color w:val="C00000"/>
              </w:rPr>
            </w:pPr>
            <w:r>
              <w:rPr>
                <w:i/>
                <w:iCs/>
                <w:sz w:val="20"/>
                <w:szCs w:val="20"/>
              </w:rPr>
              <w:t>Liste des connecteurs existants</w:t>
            </w:r>
          </w:p>
        </w:tc>
        <w:tc>
          <w:tcPr>
            <w:tcW w:w="7503" w:type="dxa"/>
            <w:vAlign w:val="center"/>
          </w:tcPr>
          <w:p w14:paraId="1B100FDE" w14:textId="48E40E7E" w:rsidR="00BE5D4F" w:rsidRPr="004F73B5" w:rsidRDefault="00BE5D4F" w:rsidP="00BE5D4F">
            <w:r w:rsidRPr="004F73B5">
              <w:t>Le soumissionnaire présentera en annexe de sa réponse la liste d</w:t>
            </w:r>
            <w:r w:rsidR="007D7EE3" w:rsidRPr="004F73B5">
              <w:t xml:space="preserve">e l’ensemble des partenaires intégrés et le type d’intégration associés (webview, webview SSO, intégration API, </w:t>
            </w:r>
            <w:r w:rsidR="00DF729B" w:rsidRPr="004F73B5">
              <w:t>etc.</w:t>
            </w:r>
            <w:r w:rsidR="007D7EE3" w:rsidRPr="004F73B5">
              <w:t>)</w:t>
            </w:r>
          </w:p>
        </w:tc>
      </w:tr>
    </w:tbl>
    <w:p w14:paraId="578E368A" w14:textId="7461B01C" w:rsidR="00785CCF" w:rsidRDefault="0077726F" w:rsidP="00785CCF">
      <w:r>
        <w:tab/>
      </w:r>
    </w:p>
    <w:p w14:paraId="05CF25FA" w14:textId="77777777" w:rsidR="00785CCF" w:rsidRDefault="00785CCF" w:rsidP="00785CCF"/>
    <w:p w14:paraId="76F09320" w14:textId="77777777" w:rsidR="00785CCF" w:rsidRPr="00702109" w:rsidRDefault="00785CCF" w:rsidP="00785CCF"/>
    <w:p w14:paraId="1F510F82" w14:textId="15EFC27B" w:rsidR="00785CCF" w:rsidRDefault="00785CCF" w:rsidP="00785CCF">
      <w:pPr>
        <w:pStyle w:val="Titre4"/>
      </w:pPr>
      <w:r>
        <w:t>Cybersécurité</w:t>
      </w:r>
      <w:r w:rsidRPr="006B6474">
        <w:t xml:space="preserve"> </w:t>
      </w:r>
      <w:r w:rsidR="000C130A">
        <w:t>et</w:t>
      </w:r>
      <w:r w:rsidRPr="006B6474">
        <w:t xml:space="preserve"> Data Privacy</w:t>
      </w:r>
    </w:p>
    <w:p w14:paraId="03CCC406" w14:textId="77777777" w:rsidR="00785CCF" w:rsidRDefault="00785CCF" w:rsidP="00785CCF"/>
    <w:p w14:paraId="6188CCD4" w14:textId="77777777" w:rsidR="00785CCF" w:rsidRDefault="00785CCF" w:rsidP="00785CCF">
      <w:r w:rsidRPr="009F4683">
        <w:lastRenderedPageBreak/>
        <w:t>L’application devra garantir un haut niveau de sécurité et de protection des données, conformément aux exigences internes de Praemia REIM, au Règlement Général sur la Protection des Données (RGPD) et aux bonnes pratiques du marché.</w:t>
      </w:r>
    </w:p>
    <w:p w14:paraId="5826D920" w14:textId="77777777" w:rsidR="00785CCF" w:rsidRDefault="00785CCF" w:rsidP="00785CCF"/>
    <w:p w14:paraId="74C1ECA4" w14:textId="03AA6687" w:rsidR="003B66FC" w:rsidRDefault="003B66FC" w:rsidP="003B66FC">
      <w:r w:rsidRPr="003B66FC">
        <w:t xml:space="preserve">Le soumissionnaire complètera </w:t>
      </w:r>
      <w:r w:rsidR="00B35F66">
        <w:t>les onglet « </w:t>
      </w:r>
      <w:r w:rsidR="00B35F66" w:rsidRPr="00D33400">
        <w:rPr>
          <w:i/>
          <w:iCs/>
        </w:rPr>
        <w:t>cyber et data – entreprise</w:t>
      </w:r>
      <w:r w:rsidR="00B35F66">
        <w:t> » et « </w:t>
      </w:r>
      <w:r w:rsidR="00B35F66" w:rsidRPr="00D33400">
        <w:rPr>
          <w:i/>
          <w:iCs/>
        </w:rPr>
        <w:t xml:space="preserve">cyber et data </w:t>
      </w:r>
      <w:r w:rsidR="00D33400" w:rsidRPr="00D33400">
        <w:rPr>
          <w:i/>
          <w:iCs/>
        </w:rPr>
        <w:t>–</w:t>
      </w:r>
      <w:r w:rsidR="00B35F66" w:rsidRPr="00D33400">
        <w:rPr>
          <w:i/>
          <w:iCs/>
        </w:rPr>
        <w:t xml:space="preserve"> </w:t>
      </w:r>
      <w:r w:rsidR="00D33400" w:rsidRPr="00D33400">
        <w:rPr>
          <w:i/>
          <w:iCs/>
        </w:rPr>
        <w:t>application</w:t>
      </w:r>
      <w:r w:rsidR="00D33400">
        <w:t> » de l’annexe de</w:t>
      </w:r>
      <w:r>
        <w:t xml:space="preserve"> réponse</w:t>
      </w:r>
      <w:r w:rsidR="00D33400">
        <w:t>.</w:t>
      </w:r>
    </w:p>
    <w:p w14:paraId="56598A42" w14:textId="77777777" w:rsidR="00785CCF" w:rsidRPr="009F4683" w:rsidRDefault="00785CCF" w:rsidP="00785CCF"/>
    <w:p w14:paraId="077133CE" w14:textId="78266B44" w:rsidR="00C06CE1" w:rsidRDefault="00C06CE1" w:rsidP="00C06CE1">
      <w:pPr>
        <w:pStyle w:val="Titre4"/>
      </w:pPr>
      <w:r>
        <w:t>Gestion de projet</w:t>
      </w:r>
    </w:p>
    <w:p w14:paraId="45324EFF" w14:textId="77777777" w:rsidR="008F7415" w:rsidRDefault="008F7415" w:rsidP="001C30B1"/>
    <w:p w14:paraId="2F780CFB" w14:textId="76E4FC5B" w:rsidR="001C30B1" w:rsidRDefault="008F7415" w:rsidP="001C30B1">
      <w:r w:rsidRPr="009351F7">
        <w:t>Le planning de déploiement prévoit la mise en service d</w:t>
      </w:r>
      <w:r w:rsidR="005D6C69" w:rsidRPr="009351F7">
        <w:t>’un premier</w:t>
      </w:r>
      <w:r w:rsidRPr="009351F7">
        <w:t xml:space="preserve"> site</w:t>
      </w:r>
      <w:r w:rsidR="005D6C69" w:rsidRPr="009351F7">
        <w:t xml:space="preserve"> pilote</w:t>
      </w:r>
      <w:r w:rsidRPr="009351F7">
        <w:t xml:space="preserve"> </w:t>
      </w:r>
      <w:r w:rsidR="009351F7" w:rsidRPr="009351F7">
        <w:t>début 2026</w:t>
      </w:r>
      <w:r w:rsidRPr="009351F7">
        <w:t>, suivi d’un déploiement industrialisé permettant une généralisation progressive de la solution sur l’ensemble du périmètre prévu</w:t>
      </w:r>
      <w:r w:rsidR="00431F8D" w:rsidRPr="009351F7">
        <w:t xml:space="preserve"> </w:t>
      </w:r>
      <w:r w:rsidR="005D6C69" w:rsidRPr="009351F7">
        <w:t>ensuite.</w:t>
      </w:r>
    </w:p>
    <w:p w14:paraId="2109C773" w14:textId="77777777" w:rsidR="008623C6" w:rsidRDefault="008623C6" w:rsidP="001C30B1"/>
    <w:p w14:paraId="0901B56F" w14:textId="0EEA4B24" w:rsidR="008623C6" w:rsidRDefault="008623C6" w:rsidP="008623C6">
      <w:r w:rsidRPr="005B141D">
        <w:t xml:space="preserve">Le soumissionnaire devra mettre en place une </w:t>
      </w:r>
      <w:r w:rsidRPr="005B141D">
        <w:rPr>
          <w:b/>
          <w:bCs/>
        </w:rPr>
        <w:t>organisation projet structurée</w:t>
      </w:r>
      <w:r w:rsidRPr="005B141D">
        <w:t xml:space="preserve"> et une </w:t>
      </w:r>
      <w:r w:rsidRPr="005B141D">
        <w:rPr>
          <w:b/>
          <w:bCs/>
        </w:rPr>
        <w:t>comitologie adaptée</w:t>
      </w:r>
      <w:r w:rsidRPr="005B141D">
        <w:t xml:space="preserve"> afin d’assurer le déploiement progressif de la solution sur </w:t>
      </w:r>
      <w:r w:rsidR="0049732C">
        <w:t>le</w:t>
      </w:r>
      <w:r w:rsidRPr="005B141D">
        <w:t xml:space="preserve"> périmètre</w:t>
      </w:r>
      <w:r w:rsidR="0049732C">
        <w:t>.</w:t>
      </w:r>
      <w:r w:rsidRPr="005B141D">
        <w:t xml:space="preserve"> Cette organisation devra encadrer l’ensemble des phases clés du projet</w:t>
      </w:r>
      <w:r w:rsidR="0056349F">
        <w:t>, telles que</w:t>
      </w:r>
      <w:r w:rsidRPr="005B141D">
        <w:t xml:space="preserve"> :</w:t>
      </w:r>
    </w:p>
    <w:p w14:paraId="219A0C2A" w14:textId="77777777" w:rsidR="008623C6" w:rsidRDefault="008623C6" w:rsidP="008623C6">
      <w:r w:rsidRPr="005B141D">
        <w:t xml:space="preserve"> </w:t>
      </w:r>
    </w:p>
    <w:p w14:paraId="2DD15A83" w14:textId="77777777" w:rsidR="008623C6" w:rsidRPr="008623C6" w:rsidRDefault="008623C6" w:rsidP="008623C6">
      <w:pPr>
        <w:pStyle w:val="Paragraphedeliste"/>
        <w:numPr>
          <w:ilvl w:val="0"/>
          <w:numId w:val="6"/>
        </w:numPr>
      </w:pPr>
      <w:r w:rsidRPr="008623C6">
        <w:t>Préparation et paramétrages initial</w:t>
      </w:r>
    </w:p>
    <w:p w14:paraId="538A105B" w14:textId="77777777" w:rsidR="008623C6" w:rsidRPr="008623C6" w:rsidRDefault="008623C6" w:rsidP="008623C6">
      <w:pPr>
        <w:pStyle w:val="Paragraphedeliste"/>
        <w:numPr>
          <w:ilvl w:val="0"/>
          <w:numId w:val="6"/>
        </w:numPr>
      </w:pPr>
      <w:r w:rsidRPr="008623C6">
        <w:t>Développement des intégrations</w:t>
      </w:r>
    </w:p>
    <w:p w14:paraId="72A258CF" w14:textId="77777777" w:rsidR="008623C6" w:rsidRPr="008623C6" w:rsidRDefault="008623C6" w:rsidP="008623C6">
      <w:pPr>
        <w:pStyle w:val="Paragraphedeliste"/>
        <w:numPr>
          <w:ilvl w:val="0"/>
          <w:numId w:val="6"/>
        </w:numPr>
      </w:pPr>
      <w:r w:rsidRPr="008623C6">
        <w:t>Reprise et intégration des données existantes issues de la solution Veolys,</w:t>
      </w:r>
    </w:p>
    <w:p w14:paraId="5935F0AA" w14:textId="77777777" w:rsidR="008623C6" w:rsidRPr="008623C6" w:rsidRDefault="008623C6" w:rsidP="008623C6">
      <w:pPr>
        <w:pStyle w:val="Paragraphedeliste"/>
        <w:numPr>
          <w:ilvl w:val="0"/>
          <w:numId w:val="6"/>
        </w:numPr>
      </w:pPr>
      <w:r w:rsidRPr="008623C6">
        <w:t>Tests techniques et utilisateurs</w:t>
      </w:r>
    </w:p>
    <w:p w14:paraId="055E8027" w14:textId="77777777" w:rsidR="008623C6" w:rsidRPr="008623C6" w:rsidRDefault="008623C6" w:rsidP="008623C6">
      <w:pPr>
        <w:pStyle w:val="Paragraphedeliste"/>
        <w:numPr>
          <w:ilvl w:val="0"/>
          <w:numId w:val="6"/>
        </w:numPr>
      </w:pPr>
      <w:r w:rsidRPr="008623C6">
        <w:t>Déploiement opérationnel pilote puis passage à l’échelle.</w:t>
      </w:r>
    </w:p>
    <w:p w14:paraId="4B5DCD1D" w14:textId="77777777" w:rsidR="001126F7" w:rsidRDefault="001126F7" w:rsidP="001C30B1"/>
    <w:p w14:paraId="60D0507F" w14:textId="23D5C18A" w:rsidR="001126F7" w:rsidRDefault="001126F7" w:rsidP="001C30B1">
      <w:r w:rsidRPr="00C4446A">
        <w:t xml:space="preserve">L’ensemble des livrables (spécifications, guides utilisateurs, rapports de test) </w:t>
      </w:r>
      <w:r w:rsidR="001E166B">
        <w:t>produit</w:t>
      </w:r>
      <w:r>
        <w:t xml:space="preserve"> durant la phase projet </w:t>
      </w:r>
      <w:r w:rsidRPr="00C4446A">
        <w:t>devra être validé par Praemia REIM.</w:t>
      </w:r>
    </w:p>
    <w:p w14:paraId="6FEA649D" w14:textId="77777777" w:rsidR="002D2095" w:rsidRDefault="002D2095" w:rsidP="001C30B1"/>
    <w:p w14:paraId="71BCF142" w14:textId="77777777" w:rsidR="00431F8D" w:rsidRPr="001C30B1" w:rsidRDefault="00431F8D" w:rsidP="001C30B1"/>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1C30B1" w14:paraId="1E4BFA49" w14:textId="77777777" w:rsidTr="00E467C3">
        <w:tc>
          <w:tcPr>
            <w:tcW w:w="1564" w:type="dxa"/>
            <w:vAlign w:val="center"/>
          </w:tcPr>
          <w:p w14:paraId="72BA1A79" w14:textId="77777777" w:rsidR="001C30B1" w:rsidRDefault="001C30B1" w:rsidP="00A260A7">
            <w:pPr>
              <w:jc w:val="center"/>
              <w:rPr>
                <w:color w:val="C00000"/>
              </w:rPr>
            </w:pPr>
            <w:r w:rsidRPr="004E1FF9">
              <w:rPr>
                <w:color w:val="C00000"/>
              </w:rPr>
              <w:t>Exigence n°</w:t>
            </w:r>
            <w:r>
              <w:rPr>
                <w:color w:val="C00000"/>
              </w:rPr>
              <w:t>xx</w:t>
            </w:r>
          </w:p>
          <w:p w14:paraId="68969967" w14:textId="4CE5AA6B" w:rsidR="001C30B1" w:rsidRPr="00DC28EC" w:rsidRDefault="00C4446A" w:rsidP="00A260A7">
            <w:pPr>
              <w:jc w:val="center"/>
              <w:rPr>
                <w:i/>
                <w:iCs/>
              </w:rPr>
            </w:pPr>
            <w:r w:rsidRPr="00C4446A">
              <w:rPr>
                <w:i/>
                <w:iCs/>
                <w:sz w:val="20"/>
                <w:szCs w:val="20"/>
              </w:rPr>
              <w:t>Pilotage et coordination</w:t>
            </w:r>
          </w:p>
        </w:tc>
        <w:tc>
          <w:tcPr>
            <w:tcW w:w="7503" w:type="dxa"/>
            <w:vAlign w:val="center"/>
          </w:tcPr>
          <w:p w14:paraId="7487F196" w14:textId="081BA3E8" w:rsidR="001C30B1" w:rsidRDefault="00C4446A" w:rsidP="00A260A7">
            <w:r w:rsidRPr="00C4446A">
              <w:t>Le soumissionnaire devra mettre en place une gouvernance projet claire, comprenant un chef de projet dédié, un comité de pilotage mensuel et un comité opérationnel hebdomadaire, afin d’assurer le suivi des jalons, des risques et des livrables.</w:t>
            </w:r>
          </w:p>
        </w:tc>
      </w:tr>
      <w:tr w:rsidR="001C30B1" w14:paraId="50489DF8" w14:textId="77777777" w:rsidTr="00E467C3">
        <w:tc>
          <w:tcPr>
            <w:tcW w:w="1564" w:type="dxa"/>
            <w:vAlign w:val="center"/>
          </w:tcPr>
          <w:p w14:paraId="63CD807C" w14:textId="77777777" w:rsidR="001C30B1" w:rsidRDefault="001C30B1" w:rsidP="00A260A7">
            <w:pPr>
              <w:jc w:val="center"/>
              <w:rPr>
                <w:color w:val="C00000"/>
              </w:rPr>
            </w:pPr>
            <w:r w:rsidRPr="004E1FF9">
              <w:rPr>
                <w:color w:val="C00000"/>
              </w:rPr>
              <w:t>Exigence n°</w:t>
            </w:r>
            <w:r>
              <w:rPr>
                <w:color w:val="C00000"/>
              </w:rPr>
              <w:t>xx</w:t>
            </w:r>
          </w:p>
          <w:p w14:paraId="5DC6F734" w14:textId="4FF658CA" w:rsidR="001C30B1" w:rsidRPr="004E1FF9" w:rsidRDefault="00C4446A" w:rsidP="00A260A7">
            <w:pPr>
              <w:jc w:val="center"/>
              <w:rPr>
                <w:color w:val="C00000"/>
              </w:rPr>
            </w:pPr>
            <w:r w:rsidRPr="00C4446A">
              <w:rPr>
                <w:i/>
                <w:iCs/>
                <w:sz w:val="20"/>
                <w:szCs w:val="20"/>
              </w:rPr>
              <w:t>Planning et documentation</w:t>
            </w:r>
          </w:p>
        </w:tc>
        <w:tc>
          <w:tcPr>
            <w:tcW w:w="7503" w:type="dxa"/>
            <w:vAlign w:val="center"/>
          </w:tcPr>
          <w:p w14:paraId="35065DC8" w14:textId="6440BC5C" w:rsidR="001C30B1" w:rsidRPr="00BC312D" w:rsidRDefault="00C4446A" w:rsidP="00A260A7">
            <w:r w:rsidRPr="00C4446A">
              <w:t>Un planning détaillé de mise en œuvre devra être fourni, incluant les étapes d’analyse, d’intégration, de tests et de déploiement.</w:t>
            </w:r>
            <w:r w:rsidR="00C21A60">
              <w:t xml:space="preserve"> Il indiquera </w:t>
            </w:r>
            <w:r w:rsidR="00A24B86">
              <w:t xml:space="preserve">dans ce planning les délais nécessaires à la migration de l’ensemble du périmètre </w:t>
            </w:r>
            <w:r w:rsidR="00E04E20">
              <w:t>présenté en annexe.</w:t>
            </w:r>
          </w:p>
        </w:tc>
      </w:tr>
      <w:tr w:rsidR="00A24B86" w14:paraId="737842F1" w14:textId="77777777" w:rsidTr="00E467C3">
        <w:tc>
          <w:tcPr>
            <w:tcW w:w="1564" w:type="dxa"/>
            <w:vAlign w:val="center"/>
          </w:tcPr>
          <w:p w14:paraId="3C72EF41" w14:textId="77777777" w:rsidR="00A24B86" w:rsidRDefault="00A24B86" w:rsidP="00A24B86">
            <w:pPr>
              <w:jc w:val="center"/>
              <w:rPr>
                <w:color w:val="C00000"/>
              </w:rPr>
            </w:pPr>
            <w:r w:rsidRPr="004E1FF9">
              <w:rPr>
                <w:color w:val="C00000"/>
              </w:rPr>
              <w:t>Exigence n°</w:t>
            </w:r>
            <w:r>
              <w:rPr>
                <w:color w:val="C00000"/>
              </w:rPr>
              <w:t>xx</w:t>
            </w:r>
          </w:p>
          <w:p w14:paraId="560E4ABE" w14:textId="5C646F04" w:rsidR="00A24B86" w:rsidRPr="004E1FF9" w:rsidRDefault="00A24B86" w:rsidP="00A24B86">
            <w:pPr>
              <w:jc w:val="center"/>
              <w:rPr>
                <w:color w:val="C00000"/>
              </w:rPr>
            </w:pPr>
            <w:r>
              <w:rPr>
                <w:i/>
                <w:iCs/>
                <w:sz w:val="20"/>
                <w:szCs w:val="20"/>
              </w:rPr>
              <w:t>Industrialisation</w:t>
            </w:r>
          </w:p>
        </w:tc>
        <w:tc>
          <w:tcPr>
            <w:tcW w:w="7503" w:type="dxa"/>
            <w:vAlign w:val="center"/>
          </w:tcPr>
          <w:p w14:paraId="7D565142" w14:textId="1403D368" w:rsidR="00A24B86" w:rsidRPr="00C4446A" w:rsidRDefault="00A24B86" w:rsidP="00A260A7">
            <w:r>
              <w:t>Il détaillera les moyens techniques et humains mis en place pour assurer un déploiement industrialisé de la plateforme sur l’ensemble du périmètre présenté en introduction.</w:t>
            </w:r>
          </w:p>
        </w:tc>
      </w:tr>
      <w:tr w:rsidR="00391128" w14:paraId="4E9B2E8B" w14:textId="77777777" w:rsidTr="00E467C3">
        <w:trPr>
          <w:trHeight w:val="634"/>
        </w:trPr>
        <w:tc>
          <w:tcPr>
            <w:tcW w:w="1564" w:type="dxa"/>
            <w:vAlign w:val="center"/>
          </w:tcPr>
          <w:p w14:paraId="1C67F784" w14:textId="77777777" w:rsidR="00A53477" w:rsidRDefault="00A53477" w:rsidP="00A53477">
            <w:pPr>
              <w:jc w:val="center"/>
              <w:rPr>
                <w:color w:val="C00000"/>
              </w:rPr>
            </w:pPr>
            <w:r w:rsidRPr="004E1FF9">
              <w:rPr>
                <w:color w:val="C00000"/>
              </w:rPr>
              <w:t>Exigence n°</w:t>
            </w:r>
            <w:r>
              <w:rPr>
                <w:color w:val="C00000"/>
              </w:rPr>
              <w:t>xx</w:t>
            </w:r>
          </w:p>
          <w:p w14:paraId="41F4CABD" w14:textId="13BB0073" w:rsidR="00391128" w:rsidRPr="004E1FF9" w:rsidRDefault="00A53477" w:rsidP="00A53477">
            <w:pPr>
              <w:jc w:val="center"/>
              <w:rPr>
                <w:color w:val="C00000"/>
              </w:rPr>
            </w:pPr>
            <w:r>
              <w:rPr>
                <w:i/>
                <w:iCs/>
                <w:sz w:val="20"/>
                <w:szCs w:val="20"/>
              </w:rPr>
              <w:t>Langue</w:t>
            </w:r>
          </w:p>
        </w:tc>
        <w:tc>
          <w:tcPr>
            <w:tcW w:w="7503" w:type="dxa"/>
            <w:vAlign w:val="center"/>
          </w:tcPr>
          <w:p w14:paraId="671292EB" w14:textId="05E0CF5E" w:rsidR="00391128" w:rsidRPr="00C4446A" w:rsidRDefault="00917702" w:rsidP="00FF0234">
            <w:r>
              <w:t xml:space="preserve">L’ensemble des échanges </w:t>
            </w:r>
            <w:r w:rsidR="00A53477">
              <w:t xml:space="preserve">durant la phase </w:t>
            </w:r>
            <w:r>
              <w:t xml:space="preserve">projets se feront </w:t>
            </w:r>
            <w:r w:rsidR="00A53477">
              <w:t>en langue française</w:t>
            </w:r>
          </w:p>
        </w:tc>
      </w:tr>
    </w:tbl>
    <w:p w14:paraId="38320A18" w14:textId="77777777" w:rsidR="001C30B1" w:rsidRPr="001C30B1" w:rsidRDefault="001C30B1" w:rsidP="001C30B1"/>
    <w:p w14:paraId="1CDD0AC7" w14:textId="457D6B6B" w:rsidR="00C06CE1" w:rsidRDefault="00C06CE1" w:rsidP="00C06CE1">
      <w:pPr>
        <w:pStyle w:val="Titre4"/>
      </w:pPr>
      <w:r>
        <w:t>Conduite du changement et adoption (implication du soumissionnaire dans l’animation)</w:t>
      </w:r>
    </w:p>
    <w:p w14:paraId="6C2F47D0" w14:textId="77777777" w:rsidR="00C4446A" w:rsidRDefault="00C4446A" w:rsidP="00C4446A"/>
    <w:p w14:paraId="4380CF18" w14:textId="77777777" w:rsidR="00725783" w:rsidRDefault="00725783" w:rsidP="00725783">
      <w:r w:rsidRPr="00725783">
        <w:t xml:space="preserve">L’adoption de la solution par les utilisateurs est un facteur clé de réussite du projet. Le soumissionnaire devra mettre en œuvre un </w:t>
      </w:r>
      <w:r w:rsidRPr="00E467C3">
        <w:t>plan d’accompagnement à l’adoption</w:t>
      </w:r>
      <w:r w:rsidRPr="00725783">
        <w:t xml:space="preserve"> comprenant la </w:t>
      </w:r>
      <w:r w:rsidRPr="00E467C3">
        <w:t>création de supports de formation et de guides utilisateurs</w:t>
      </w:r>
      <w:r w:rsidRPr="00725783">
        <w:t>, ainsi que l’</w:t>
      </w:r>
      <w:r w:rsidRPr="00E467C3">
        <w:t>organisation de sessions de formation et de communication</w:t>
      </w:r>
      <w:r w:rsidRPr="00725783">
        <w:t xml:space="preserve"> à destination des équipes Praemia, des gestionnaires et des locataires.</w:t>
      </w:r>
    </w:p>
    <w:p w14:paraId="3E05D6FE" w14:textId="77777777" w:rsidR="00246C64" w:rsidRPr="00725783" w:rsidRDefault="00246C64" w:rsidP="00725783"/>
    <w:p w14:paraId="3F959C1E" w14:textId="4DAE5B07" w:rsidR="00725783" w:rsidRPr="00725783" w:rsidRDefault="00725783" w:rsidP="00725783">
      <w:r w:rsidRPr="00725783">
        <w:t xml:space="preserve">Il participera activement </w:t>
      </w:r>
      <w:r w:rsidR="00153643">
        <w:t>à l</w:t>
      </w:r>
      <w:r w:rsidRPr="00E467C3">
        <w:t>’adoption</w:t>
      </w:r>
      <w:r w:rsidR="00153643" w:rsidRPr="00E467C3">
        <w:t xml:space="preserve"> de l’application</w:t>
      </w:r>
      <w:r w:rsidRPr="00725783">
        <w:t xml:space="preserve">, en </w:t>
      </w:r>
      <w:r w:rsidR="00744765">
        <w:t>publiant</w:t>
      </w:r>
      <w:r w:rsidR="009900B5">
        <w:t xml:space="preserve"> régulièrement du contenu</w:t>
      </w:r>
      <w:r w:rsidR="000E064F">
        <w:t xml:space="preserve"> </w:t>
      </w:r>
      <w:r w:rsidR="00E96D0E">
        <w:t xml:space="preserve">sur </w:t>
      </w:r>
      <w:r w:rsidR="00E96D0E">
        <w:lastRenderedPageBreak/>
        <w:t xml:space="preserve">l’application </w:t>
      </w:r>
      <w:r w:rsidR="00744765">
        <w:t>en</w:t>
      </w:r>
      <w:r w:rsidRPr="00725783">
        <w:t xml:space="preserve"> coordination avec les équipes </w:t>
      </w:r>
      <w:r w:rsidRPr="00E467C3">
        <w:t>Praemia REIM</w:t>
      </w:r>
      <w:r w:rsidRPr="00725783">
        <w:t>, afin de favoriser une appropriation rapide</w:t>
      </w:r>
      <w:r w:rsidR="00744765">
        <w:t xml:space="preserve">, </w:t>
      </w:r>
      <w:r w:rsidRPr="00725783">
        <w:t xml:space="preserve">homogène </w:t>
      </w:r>
      <w:r w:rsidR="00744765">
        <w:t xml:space="preserve">et durable </w:t>
      </w:r>
      <w:r w:rsidRPr="00725783">
        <w:t>de la solution.</w:t>
      </w:r>
    </w:p>
    <w:p w14:paraId="6416B7C8" w14:textId="77777777" w:rsidR="00725783" w:rsidRDefault="00725783" w:rsidP="00C4446A"/>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C4446A" w14:paraId="4598D41F" w14:textId="77777777" w:rsidTr="00E467C3">
        <w:trPr>
          <w:trHeight w:val="1402"/>
        </w:trPr>
        <w:tc>
          <w:tcPr>
            <w:tcW w:w="1564" w:type="dxa"/>
            <w:vAlign w:val="center"/>
          </w:tcPr>
          <w:p w14:paraId="5FF7A331" w14:textId="77777777" w:rsidR="00C4446A" w:rsidRDefault="00C4446A" w:rsidP="00A260A7">
            <w:pPr>
              <w:jc w:val="center"/>
              <w:rPr>
                <w:color w:val="C00000"/>
              </w:rPr>
            </w:pPr>
            <w:r w:rsidRPr="004E1FF9">
              <w:rPr>
                <w:color w:val="C00000"/>
              </w:rPr>
              <w:t>Exigence n°</w:t>
            </w:r>
            <w:r>
              <w:rPr>
                <w:color w:val="C00000"/>
              </w:rPr>
              <w:t>xx</w:t>
            </w:r>
          </w:p>
          <w:p w14:paraId="3A3C6592" w14:textId="5189F5C7" w:rsidR="00C4446A" w:rsidRPr="00DC28EC" w:rsidRDefault="00E70E77" w:rsidP="00A260A7">
            <w:pPr>
              <w:jc w:val="center"/>
              <w:rPr>
                <w:i/>
                <w:iCs/>
              </w:rPr>
            </w:pPr>
            <w:r w:rsidRPr="00E70E77">
              <w:rPr>
                <w:i/>
                <w:iCs/>
                <w:sz w:val="20"/>
                <w:szCs w:val="20"/>
              </w:rPr>
              <w:t>Accompagnement des utilisateurs</w:t>
            </w:r>
          </w:p>
        </w:tc>
        <w:tc>
          <w:tcPr>
            <w:tcW w:w="7503" w:type="dxa"/>
            <w:vAlign w:val="center"/>
          </w:tcPr>
          <w:p w14:paraId="3A11528E" w14:textId="3D8D1ECF" w:rsidR="00C4446A" w:rsidRDefault="00E70E77" w:rsidP="00A260A7">
            <w:r w:rsidRPr="00E70E77">
              <w:t xml:space="preserve">Le soumissionnaire devra prévoir un plan d’accompagnement à l’adoption, comprenant la production de supports de formation, de guides utilisateurs et l’organisation de sessions de formation et de communication destinées aux utilisateurs finaux et </w:t>
            </w:r>
            <w:r w:rsidR="006D5DE2">
              <w:t xml:space="preserve">gestionnaires, Praemia et </w:t>
            </w:r>
            <w:r w:rsidR="001A16D9">
              <w:t>locataires</w:t>
            </w:r>
            <w:r w:rsidRPr="00E70E77">
              <w:t>.</w:t>
            </w:r>
          </w:p>
        </w:tc>
      </w:tr>
      <w:tr w:rsidR="00C4446A" w14:paraId="479FB9EE" w14:textId="77777777" w:rsidTr="00E467C3">
        <w:tc>
          <w:tcPr>
            <w:tcW w:w="1564" w:type="dxa"/>
            <w:vAlign w:val="center"/>
          </w:tcPr>
          <w:p w14:paraId="130E8E7E" w14:textId="77777777" w:rsidR="00C4446A" w:rsidRDefault="00C4446A" w:rsidP="00A260A7">
            <w:pPr>
              <w:jc w:val="center"/>
              <w:rPr>
                <w:color w:val="C00000"/>
              </w:rPr>
            </w:pPr>
            <w:r w:rsidRPr="004E1FF9">
              <w:rPr>
                <w:color w:val="C00000"/>
              </w:rPr>
              <w:t>Exigence n°</w:t>
            </w:r>
            <w:r>
              <w:rPr>
                <w:color w:val="C00000"/>
              </w:rPr>
              <w:t>xx</w:t>
            </w:r>
          </w:p>
          <w:p w14:paraId="307D3A76" w14:textId="44F85447" w:rsidR="00C4446A" w:rsidRPr="004E1FF9" w:rsidRDefault="00E70E77" w:rsidP="00A260A7">
            <w:pPr>
              <w:jc w:val="center"/>
              <w:rPr>
                <w:color w:val="C00000"/>
              </w:rPr>
            </w:pPr>
            <w:r w:rsidRPr="00E70E77">
              <w:rPr>
                <w:i/>
                <w:iCs/>
                <w:sz w:val="20"/>
                <w:szCs w:val="20"/>
              </w:rPr>
              <w:t xml:space="preserve">Animation et communication </w:t>
            </w:r>
          </w:p>
        </w:tc>
        <w:tc>
          <w:tcPr>
            <w:tcW w:w="7503" w:type="dxa"/>
            <w:vAlign w:val="center"/>
          </w:tcPr>
          <w:p w14:paraId="4F388DAB" w14:textId="613B8F61" w:rsidR="00C4446A" w:rsidRPr="00BC312D" w:rsidRDefault="00952AA0" w:rsidP="00A260A7">
            <w:r w:rsidRPr="00952AA0">
              <w:t xml:space="preserve">Le soumissionnaire devra s’impliquer activement dans l’animation </w:t>
            </w:r>
            <w:r w:rsidR="00744765">
              <w:t>de l’application, en étant force de proposition et en publiant régulièrement du contenu sur l’application en complément des hospitality manager sur les immeubles</w:t>
            </w:r>
            <w:r w:rsidRPr="00952AA0">
              <w:t>.</w:t>
            </w:r>
          </w:p>
        </w:tc>
      </w:tr>
    </w:tbl>
    <w:p w14:paraId="6C510902" w14:textId="77777777" w:rsidR="00F52012" w:rsidRDefault="00F52012" w:rsidP="00C4446A"/>
    <w:p w14:paraId="7E1C4E95" w14:textId="77777777" w:rsidR="00F52012" w:rsidRPr="00C4446A" w:rsidRDefault="00F52012" w:rsidP="00C4446A"/>
    <w:p w14:paraId="66F33CD2" w14:textId="03155164" w:rsidR="00C06CE1" w:rsidRDefault="00B91206" w:rsidP="00C06CE1">
      <w:pPr>
        <w:pStyle w:val="Titre4"/>
      </w:pPr>
      <w:r>
        <w:t>Gouvernance en phase d’exploitation</w:t>
      </w:r>
    </w:p>
    <w:p w14:paraId="1DDF7C5B" w14:textId="669EA68D" w:rsidR="004F149F" w:rsidRDefault="004F149F" w:rsidP="003A6629">
      <w:pPr>
        <w:spacing w:before="120" w:after="120" w:line="276" w:lineRule="auto"/>
        <w:rPr>
          <w:rFonts w:asciiTheme="minorHAnsi" w:hAnsiTheme="minorHAnsi" w:cstheme="minorHAnsi"/>
          <w:bCs/>
          <w:szCs w:val="18"/>
        </w:rPr>
      </w:pPr>
      <w:r w:rsidRPr="004F149F">
        <w:rPr>
          <w:rFonts w:asciiTheme="minorHAnsi" w:hAnsiTheme="minorHAnsi" w:cstheme="minorHAnsi"/>
          <w:bCs/>
          <w:szCs w:val="18"/>
        </w:rPr>
        <w:t>La gouvernance du service s’organise autour d’une structure de pilotage composée de comités</w:t>
      </w:r>
      <w:r w:rsidR="00251E84">
        <w:rPr>
          <w:rFonts w:asciiTheme="minorHAnsi" w:hAnsiTheme="minorHAnsi" w:cstheme="minorHAnsi"/>
          <w:bCs/>
          <w:szCs w:val="18"/>
        </w:rPr>
        <w:t xml:space="preserve"> et </w:t>
      </w:r>
      <w:r w:rsidRPr="004F149F">
        <w:rPr>
          <w:rFonts w:asciiTheme="minorHAnsi" w:hAnsiTheme="minorHAnsi" w:cstheme="minorHAnsi"/>
          <w:bCs/>
          <w:szCs w:val="18"/>
        </w:rPr>
        <w:t>d’indicateurs de mesure de la qualité de service permettant de suivre la performance du Service.</w:t>
      </w:r>
    </w:p>
    <w:p w14:paraId="0A9BE54D" w14:textId="77777777" w:rsidR="00955A58" w:rsidRPr="00955A58" w:rsidRDefault="00955A58" w:rsidP="00E467C3">
      <w:pPr>
        <w:spacing w:line="276" w:lineRule="auto"/>
        <w:rPr>
          <w:rFonts w:asciiTheme="minorHAnsi" w:hAnsiTheme="minorHAnsi" w:cstheme="minorHAnsi"/>
          <w:bCs/>
          <w:szCs w:val="18"/>
        </w:rPr>
      </w:pPr>
      <w:r w:rsidRPr="00955A58">
        <w:rPr>
          <w:rFonts w:asciiTheme="minorHAnsi" w:hAnsiTheme="minorHAnsi" w:cstheme="minorHAnsi"/>
          <w:bCs/>
          <w:szCs w:val="18"/>
        </w:rPr>
        <w:t>Les principes généraux applicables à tous les comités incluent :</w:t>
      </w:r>
    </w:p>
    <w:p w14:paraId="19B87259" w14:textId="3A5A9FB3" w:rsidR="00955A58" w:rsidRDefault="00F73F35" w:rsidP="005F5039">
      <w:pPr>
        <w:numPr>
          <w:ilvl w:val="0"/>
          <w:numId w:val="71"/>
        </w:numPr>
        <w:spacing w:line="276" w:lineRule="auto"/>
        <w:rPr>
          <w:rFonts w:asciiTheme="minorHAnsi" w:hAnsiTheme="minorHAnsi" w:cstheme="minorHAnsi"/>
          <w:bCs/>
          <w:szCs w:val="18"/>
        </w:rPr>
      </w:pPr>
      <w:r w:rsidRPr="00F73F35">
        <w:rPr>
          <w:rFonts w:asciiTheme="minorHAnsi" w:hAnsiTheme="minorHAnsi" w:cstheme="minorHAnsi"/>
          <w:bCs/>
          <w:szCs w:val="18"/>
        </w:rPr>
        <w:t>Le Prestataire pilote les comités, rédige les documents supports ainsi que les comptes rendus de chaque comité</w:t>
      </w:r>
    </w:p>
    <w:p w14:paraId="49AA8BD6" w14:textId="41AD5BC9" w:rsidR="00BC7DFE" w:rsidRPr="00BC7DFE" w:rsidRDefault="00BC7DFE" w:rsidP="005F5039">
      <w:pPr>
        <w:numPr>
          <w:ilvl w:val="0"/>
          <w:numId w:val="71"/>
        </w:numPr>
        <w:spacing w:line="276" w:lineRule="auto"/>
        <w:rPr>
          <w:rFonts w:asciiTheme="minorHAnsi" w:hAnsiTheme="minorHAnsi" w:cstheme="minorHAnsi"/>
          <w:bCs/>
          <w:szCs w:val="18"/>
        </w:rPr>
      </w:pPr>
      <w:r w:rsidRPr="00BC7DFE">
        <w:rPr>
          <w:rFonts w:asciiTheme="minorHAnsi" w:hAnsiTheme="minorHAnsi" w:cstheme="minorHAnsi"/>
          <w:bCs/>
          <w:szCs w:val="18"/>
        </w:rPr>
        <w:t>Le Prestataire est force de proposition pour l’amélioration continue du fonctionnement des comités</w:t>
      </w:r>
    </w:p>
    <w:p w14:paraId="5455699D" w14:textId="32A70BFB" w:rsidR="004F149F" w:rsidRDefault="00BC7DFE" w:rsidP="005F5039">
      <w:pPr>
        <w:numPr>
          <w:ilvl w:val="0"/>
          <w:numId w:val="71"/>
        </w:numPr>
        <w:spacing w:line="276" w:lineRule="auto"/>
        <w:rPr>
          <w:rFonts w:asciiTheme="minorHAnsi" w:hAnsiTheme="minorHAnsi" w:cstheme="minorHAnsi"/>
          <w:bCs/>
          <w:szCs w:val="18"/>
        </w:rPr>
      </w:pPr>
      <w:r w:rsidRPr="00BC7DFE">
        <w:rPr>
          <w:rFonts w:asciiTheme="minorHAnsi" w:hAnsiTheme="minorHAnsi" w:cstheme="minorHAnsi"/>
          <w:bCs/>
          <w:szCs w:val="18"/>
        </w:rPr>
        <w:t>Praemia peut, si nécessaire, mettre en place des comités extraordinaires ou demander au Prestataire d’assister à des réunions non prévues dans le présent dispositif de gouvernance, sans coût supplémentaire pour Praemia</w:t>
      </w:r>
    </w:p>
    <w:p w14:paraId="33DAA628" w14:textId="77777777" w:rsidR="004F73B5" w:rsidRPr="001231E9" w:rsidRDefault="004F73B5" w:rsidP="00E467C3">
      <w:pPr>
        <w:spacing w:line="276" w:lineRule="auto"/>
        <w:ind w:left="720"/>
        <w:rPr>
          <w:rFonts w:asciiTheme="minorHAnsi" w:hAnsiTheme="minorHAnsi" w:cstheme="minorHAnsi"/>
          <w:bCs/>
          <w:szCs w:val="18"/>
        </w:rPr>
      </w:pPr>
    </w:p>
    <w:p w14:paraId="2ADE7F3F" w14:textId="046A3B3F" w:rsidR="00640381" w:rsidRDefault="004D7A39" w:rsidP="00640381">
      <w:pPr>
        <w:rPr>
          <w:rFonts w:asciiTheme="minorHAnsi" w:hAnsiTheme="minorHAnsi" w:cstheme="minorHAnsi"/>
          <w:bCs/>
          <w:szCs w:val="18"/>
        </w:rPr>
      </w:pPr>
      <w:r>
        <w:rPr>
          <w:rFonts w:asciiTheme="minorHAnsi" w:hAnsiTheme="minorHAnsi" w:cstheme="minorHAnsi"/>
          <w:bCs/>
          <w:szCs w:val="18"/>
        </w:rPr>
        <w:t xml:space="preserve">Le soumissionnaire désignera </w:t>
      </w:r>
      <w:r w:rsidRPr="004D7A39">
        <w:rPr>
          <w:rFonts w:asciiTheme="minorHAnsi" w:hAnsiTheme="minorHAnsi" w:cstheme="minorHAnsi"/>
          <w:b/>
          <w:bCs/>
          <w:szCs w:val="18"/>
        </w:rPr>
        <w:t xml:space="preserve">Customer </w:t>
      </w:r>
      <w:r w:rsidR="00DF729B" w:rsidRPr="004D7A39">
        <w:rPr>
          <w:rFonts w:asciiTheme="minorHAnsi" w:hAnsiTheme="minorHAnsi" w:cstheme="minorHAnsi"/>
          <w:b/>
          <w:bCs/>
          <w:szCs w:val="18"/>
        </w:rPr>
        <w:t>Suc</w:t>
      </w:r>
      <w:r w:rsidR="00DF729B">
        <w:rPr>
          <w:rFonts w:asciiTheme="minorHAnsi" w:hAnsiTheme="minorHAnsi" w:cstheme="minorHAnsi"/>
          <w:b/>
          <w:bCs/>
          <w:szCs w:val="18"/>
        </w:rPr>
        <w:t>ces</w:t>
      </w:r>
      <w:r w:rsidR="00DF729B" w:rsidRPr="004D7A39">
        <w:rPr>
          <w:rFonts w:asciiTheme="minorHAnsi" w:hAnsiTheme="minorHAnsi" w:cstheme="minorHAnsi"/>
          <w:b/>
          <w:bCs/>
          <w:szCs w:val="18"/>
        </w:rPr>
        <w:t>s</w:t>
      </w:r>
      <w:r w:rsidRPr="004D7A39">
        <w:rPr>
          <w:rFonts w:asciiTheme="minorHAnsi" w:hAnsiTheme="minorHAnsi" w:cstheme="minorHAnsi"/>
          <w:b/>
          <w:bCs/>
          <w:szCs w:val="18"/>
        </w:rPr>
        <w:t xml:space="preserve"> Manager</w:t>
      </w:r>
      <w:r w:rsidRPr="004D7A39">
        <w:rPr>
          <w:rFonts w:asciiTheme="minorHAnsi" w:hAnsiTheme="minorHAnsi" w:cstheme="minorHAnsi"/>
          <w:bCs/>
          <w:szCs w:val="18"/>
        </w:rPr>
        <w:t>, responsable de la gestion du compte</w:t>
      </w:r>
      <w:r w:rsidR="00407BAC">
        <w:rPr>
          <w:rFonts w:asciiTheme="minorHAnsi" w:hAnsiTheme="minorHAnsi" w:cstheme="minorHAnsi"/>
          <w:bCs/>
          <w:szCs w:val="18"/>
        </w:rPr>
        <w:t xml:space="preserve"> durant la phase d’exploitation ainsi que</w:t>
      </w:r>
      <w:r w:rsidRPr="004D7A39">
        <w:rPr>
          <w:rFonts w:asciiTheme="minorHAnsi" w:hAnsiTheme="minorHAnsi" w:cstheme="minorHAnsi"/>
          <w:bCs/>
          <w:szCs w:val="18"/>
        </w:rPr>
        <w:t xml:space="preserve"> de la gouvernance</w:t>
      </w:r>
      <w:r w:rsidR="00407BAC">
        <w:rPr>
          <w:rFonts w:asciiTheme="minorHAnsi" w:hAnsiTheme="minorHAnsi" w:cstheme="minorHAnsi"/>
          <w:bCs/>
          <w:szCs w:val="18"/>
        </w:rPr>
        <w:t xml:space="preserve">. </w:t>
      </w:r>
      <w:r w:rsidR="001231E9" w:rsidRPr="001231E9">
        <w:rPr>
          <w:rFonts w:asciiTheme="minorHAnsi" w:hAnsiTheme="minorHAnsi" w:cstheme="minorHAnsi"/>
          <w:bCs/>
          <w:szCs w:val="18"/>
        </w:rPr>
        <w:t>Praemia désignera</w:t>
      </w:r>
      <w:r w:rsidR="00407BAC">
        <w:rPr>
          <w:rFonts w:asciiTheme="minorHAnsi" w:hAnsiTheme="minorHAnsi" w:cstheme="minorHAnsi"/>
          <w:bCs/>
          <w:szCs w:val="18"/>
        </w:rPr>
        <w:t xml:space="preserve">, en miroir, </w:t>
      </w:r>
      <w:r w:rsidR="001231E9" w:rsidRPr="001231E9">
        <w:rPr>
          <w:rFonts w:asciiTheme="minorHAnsi" w:hAnsiTheme="minorHAnsi" w:cstheme="minorHAnsi"/>
          <w:bCs/>
          <w:szCs w:val="18"/>
        </w:rPr>
        <w:t xml:space="preserve">un </w:t>
      </w:r>
      <w:r w:rsidR="00994EE2">
        <w:rPr>
          <w:rFonts w:asciiTheme="minorHAnsi" w:hAnsiTheme="minorHAnsi" w:cstheme="minorHAnsi"/>
          <w:b/>
          <w:bCs/>
          <w:szCs w:val="18"/>
        </w:rPr>
        <w:t>correspondant principal</w:t>
      </w:r>
      <w:r w:rsidR="001231E9" w:rsidRPr="001231E9">
        <w:rPr>
          <w:rFonts w:asciiTheme="minorHAnsi" w:hAnsiTheme="minorHAnsi" w:cstheme="minorHAnsi"/>
          <w:bCs/>
          <w:szCs w:val="18"/>
        </w:rPr>
        <w:t xml:space="preserve"> au sein de l’équipe, qui agira comme point de contact opérationnel vis-à-vis d</w:t>
      </w:r>
      <w:r w:rsidR="00407BAC">
        <w:rPr>
          <w:rFonts w:asciiTheme="minorHAnsi" w:hAnsiTheme="minorHAnsi" w:cstheme="minorHAnsi"/>
          <w:bCs/>
          <w:szCs w:val="18"/>
        </w:rPr>
        <w:t>u CSM et d</w:t>
      </w:r>
      <w:r w:rsidR="001231E9" w:rsidRPr="001231E9">
        <w:rPr>
          <w:rFonts w:asciiTheme="minorHAnsi" w:hAnsiTheme="minorHAnsi" w:cstheme="minorHAnsi"/>
          <w:bCs/>
          <w:szCs w:val="18"/>
        </w:rPr>
        <w:t xml:space="preserve">es équipes du </w:t>
      </w:r>
      <w:r w:rsidR="00994EE2">
        <w:rPr>
          <w:rFonts w:asciiTheme="minorHAnsi" w:hAnsiTheme="minorHAnsi" w:cstheme="minorHAnsi"/>
          <w:bCs/>
          <w:szCs w:val="18"/>
        </w:rPr>
        <w:t>soumissionnaire</w:t>
      </w:r>
      <w:r w:rsidR="001231E9" w:rsidRPr="001231E9">
        <w:rPr>
          <w:rFonts w:asciiTheme="minorHAnsi" w:hAnsiTheme="minorHAnsi" w:cstheme="minorHAnsi"/>
          <w:bCs/>
          <w:szCs w:val="18"/>
        </w:rPr>
        <w:t>.</w:t>
      </w:r>
    </w:p>
    <w:p w14:paraId="59549D68" w14:textId="77777777" w:rsidR="007F3F81" w:rsidRDefault="007F3F81" w:rsidP="00640381">
      <w:pPr>
        <w:rPr>
          <w:rFonts w:asciiTheme="minorHAnsi" w:hAnsiTheme="minorHAnsi" w:cstheme="minorHAnsi"/>
          <w:bCs/>
          <w:szCs w:val="18"/>
        </w:rPr>
      </w:pPr>
    </w:p>
    <w:p w14:paraId="6C92EEB0" w14:textId="2ED7234F" w:rsidR="007F3F81" w:rsidRDefault="00D919DE" w:rsidP="00640381">
      <w:pPr>
        <w:rPr>
          <w:rFonts w:asciiTheme="minorHAnsi" w:hAnsiTheme="minorHAnsi" w:cstheme="minorHAnsi"/>
          <w:bCs/>
          <w:szCs w:val="18"/>
        </w:rPr>
      </w:pPr>
      <w:r w:rsidRPr="00D919DE">
        <w:rPr>
          <w:rFonts w:asciiTheme="minorHAnsi" w:hAnsiTheme="minorHAnsi" w:cstheme="minorHAnsi"/>
          <w:bCs/>
          <w:szCs w:val="18"/>
        </w:rPr>
        <w:t xml:space="preserve">Les instances de gouvernance ci-dessous doivent permettre la gestion </w:t>
      </w:r>
      <w:r w:rsidR="00AA6BBC">
        <w:rPr>
          <w:rFonts w:asciiTheme="minorHAnsi" w:hAnsiTheme="minorHAnsi" w:cstheme="minorHAnsi"/>
          <w:bCs/>
          <w:szCs w:val="18"/>
        </w:rPr>
        <w:t xml:space="preserve">et l’adoption </w:t>
      </w:r>
      <w:r w:rsidRPr="00D919DE">
        <w:rPr>
          <w:rFonts w:asciiTheme="minorHAnsi" w:hAnsiTheme="minorHAnsi" w:cstheme="minorHAnsi"/>
          <w:bCs/>
          <w:szCs w:val="18"/>
        </w:rPr>
        <w:t>de la solution</w:t>
      </w:r>
      <w:r w:rsidR="00AA6BBC">
        <w:rPr>
          <w:rFonts w:asciiTheme="minorHAnsi" w:hAnsiTheme="minorHAnsi" w:cstheme="minorHAnsi"/>
          <w:bCs/>
          <w:szCs w:val="18"/>
        </w:rPr>
        <w:t xml:space="preserve"> dans le temps</w:t>
      </w:r>
      <w:r w:rsidR="002F6561">
        <w:rPr>
          <w:rFonts w:asciiTheme="minorHAnsi" w:hAnsiTheme="minorHAnsi" w:cstheme="minorHAnsi"/>
          <w:bCs/>
          <w:szCs w:val="18"/>
        </w:rPr>
        <w:t xml:space="preserve"> en phase d’exploitation</w:t>
      </w:r>
      <w:r w:rsidR="00AA6BBC">
        <w:rPr>
          <w:rFonts w:asciiTheme="minorHAnsi" w:hAnsiTheme="minorHAnsi" w:cstheme="minorHAnsi"/>
          <w:bCs/>
          <w:szCs w:val="18"/>
        </w:rPr>
        <w:t> :</w:t>
      </w:r>
    </w:p>
    <w:p w14:paraId="68130D7F" w14:textId="77777777" w:rsidR="004D7A39" w:rsidRDefault="004D7A39" w:rsidP="00640381">
      <w:pPr>
        <w:rPr>
          <w:rFonts w:asciiTheme="minorHAnsi" w:hAnsiTheme="minorHAnsi" w:cstheme="minorHAnsi"/>
          <w:bCs/>
          <w:szCs w:val="18"/>
        </w:rPr>
      </w:pPr>
    </w:p>
    <w:p w14:paraId="33542FF6" w14:textId="004D4311" w:rsidR="00960773" w:rsidRDefault="00CA38E3" w:rsidP="005F5039">
      <w:pPr>
        <w:pStyle w:val="Paragraphedeliste"/>
        <w:numPr>
          <w:ilvl w:val="0"/>
          <w:numId w:val="38"/>
        </w:numPr>
      </w:pPr>
      <w:r w:rsidRPr="00960773">
        <w:rPr>
          <w:rFonts w:asciiTheme="minorHAnsi" w:hAnsiTheme="minorHAnsi" w:cstheme="minorHAnsi"/>
          <w:b/>
          <w:bCs/>
          <w:szCs w:val="18"/>
        </w:rPr>
        <w:t xml:space="preserve">Comités de suivi mensuel : </w:t>
      </w:r>
      <w:r w:rsidRPr="00960773">
        <w:rPr>
          <w:rFonts w:asciiTheme="minorHAnsi" w:hAnsiTheme="minorHAnsi" w:cstheme="minorHAnsi"/>
          <w:bCs/>
          <w:szCs w:val="18"/>
        </w:rPr>
        <w:t xml:space="preserve">Reporting sur les incidents </w:t>
      </w:r>
      <w:r w:rsidR="00D455CE" w:rsidRPr="00960773">
        <w:rPr>
          <w:rFonts w:asciiTheme="minorHAnsi" w:hAnsiTheme="minorHAnsi" w:cstheme="minorHAnsi"/>
          <w:bCs/>
          <w:szCs w:val="18"/>
        </w:rPr>
        <w:t>e</w:t>
      </w:r>
      <w:r w:rsidRPr="00960773">
        <w:rPr>
          <w:rFonts w:asciiTheme="minorHAnsi" w:hAnsiTheme="minorHAnsi" w:cstheme="minorHAnsi"/>
          <w:bCs/>
          <w:szCs w:val="18"/>
        </w:rPr>
        <w:t>t problèmes en cours,</w:t>
      </w:r>
      <w:r w:rsidR="00960773" w:rsidRPr="00960773">
        <w:t xml:space="preserve"> </w:t>
      </w:r>
      <w:r w:rsidR="00960773">
        <w:t>suivi des indicateurs d’adoption</w:t>
      </w:r>
      <w:r w:rsidR="00854246">
        <w:t xml:space="preserve"> et des </w:t>
      </w:r>
      <w:r w:rsidR="00960773">
        <w:t>plans d’action</w:t>
      </w:r>
    </w:p>
    <w:p w14:paraId="020FB998" w14:textId="77777777" w:rsidR="00A903F6" w:rsidRDefault="00A903F6" w:rsidP="00A903F6">
      <w:pPr>
        <w:pStyle w:val="Paragraphedeliste"/>
      </w:pPr>
    </w:p>
    <w:p w14:paraId="573E40DC" w14:textId="195A4982" w:rsidR="00CA38E3" w:rsidRDefault="00854246" w:rsidP="005F5039">
      <w:pPr>
        <w:pStyle w:val="Paragraphedeliste"/>
        <w:numPr>
          <w:ilvl w:val="0"/>
          <w:numId w:val="72"/>
        </w:numPr>
        <w:rPr>
          <w:rFonts w:asciiTheme="minorHAnsi" w:hAnsiTheme="minorHAnsi" w:cstheme="minorBidi"/>
        </w:rPr>
      </w:pPr>
      <w:r w:rsidRPr="40ED8C8D">
        <w:rPr>
          <w:rFonts w:asciiTheme="minorHAnsi" w:hAnsiTheme="minorHAnsi" w:cstheme="minorBidi"/>
          <w:b/>
        </w:rPr>
        <w:t>Comité de pilotage trimestriel</w:t>
      </w:r>
      <w:r w:rsidRPr="40ED8C8D">
        <w:rPr>
          <w:rFonts w:asciiTheme="minorHAnsi" w:hAnsiTheme="minorHAnsi" w:cstheme="minorBidi"/>
        </w:rPr>
        <w:t xml:space="preserve"> : </w:t>
      </w:r>
      <w:r w:rsidR="00CA38E3" w:rsidRPr="40ED8C8D">
        <w:rPr>
          <w:rFonts w:asciiTheme="minorHAnsi" w:hAnsiTheme="minorHAnsi" w:cstheme="minorBidi"/>
        </w:rPr>
        <w:t>Revue des indicateurs clés (KPI) et des éventuelles pénalités,</w:t>
      </w:r>
      <w:r w:rsidR="00A903F6" w:rsidRPr="40ED8C8D">
        <w:rPr>
          <w:rFonts w:asciiTheme="minorHAnsi" w:hAnsiTheme="minorHAnsi" w:cstheme="minorBidi"/>
        </w:rPr>
        <w:t xml:space="preserve"> r</w:t>
      </w:r>
      <w:r w:rsidR="00CA38E3" w:rsidRPr="40ED8C8D">
        <w:rPr>
          <w:rFonts w:asciiTheme="minorHAnsi" w:hAnsiTheme="minorHAnsi" w:cstheme="minorBidi"/>
        </w:rPr>
        <w:t>evue de la conformité avec la politique Praemia,</w:t>
      </w:r>
      <w:r w:rsidR="00A903F6" w:rsidRPr="40ED8C8D">
        <w:rPr>
          <w:rFonts w:asciiTheme="minorHAnsi" w:hAnsiTheme="minorHAnsi" w:cstheme="minorBidi"/>
        </w:rPr>
        <w:t xml:space="preserve"> p</w:t>
      </w:r>
      <w:r w:rsidR="00CA38E3" w:rsidRPr="40ED8C8D">
        <w:rPr>
          <w:rFonts w:asciiTheme="minorHAnsi" w:hAnsiTheme="minorHAnsi" w:cstheme="minorBidi"/>
        </w:rPr>
        <w:t>artage des actualités et</w:t>
      </w:r>
      <w:r w:rsidR="00A903F6" w:rsidRPr="40ED8C8D">
        <w:rPr>
          <w:rFonts w:asciiTheme="minorHAnsi" w:hAnsiTheme="minorHAnsi" w:cstheme="minorBidi"/>
        </w:rPr>
        <w:t xml:space="preserve"> présentation de la feuille de route</w:t>
      </w:r>
      <w:r w:rsidR="009351F7">
        <w:rPr>
          <w:rFonts w:asciiTheme="minorHAnsi" w:hAnsiTheme="minorHAnsi" w:cstheme="minorBidi"/>
        </w:rPr>
        <w:t xml:space="preserve"> et</w:t>
      </w:r>
      <w:r w:rsidR="38272180" w:rsidRPr="40ED8C8D">
        <w:rPr>
          <w:rFonts w:asciiTheme="minorHAnsi" w:hAnsiTheme="minorHAnsi" w:cstheme="minorBidi"/>
        </w:rPr>
        <w:t xml:space="preserve"> de la roadmap produit </w:t>
      </w:r>
    </w:p>
    <w:p w14:paraId="52AB9870" w14:textId="77777777" w:rsidR="00CA38E3" w:rsidRDefault="00CA38E3" w:rsidP="00640381">
      <w:pPr>
        <w:rPr>
          <w:rFonts w:asciiTheme="minorHAnsi" w:hAnsiTheme="minorHAnsi" w:cstheme="minorHAnsi"/>
          <w:bCs/>
          <w:szCs w:val="18"/>
        </w:rPr>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3B4EBE" w14:paraId="3227A56B" w14:textId="77777777" w:rsidTr="00627A11">
        <w:trPr>
          <w:trHeight w:val="1005"/>
        </w:trPr>
        <w:tc>
          <w:tcPr>
            <w:tcW w:w="1564" w:type="dxa"/>
            <w:vAlign w:val="center"/>
          </w:tcPr>
          <w:p w14:paraId="124A9EE2" w14:textId="77777777" w:rsidR="003B4EBE" w:rsidRDefault="003B4EBE" w:rsidP="0099550E">
            <w:pPr>
              <w:jc w:val="center"/>
              <w:rPr>
                <w:color w:val="C00000"/>
              </w:rPr>
            </w:pPr>
            <w:r w:rsidRPr="004E1FF9">
              <w:rPr>
                <w:color w:val="C00000"/>
              </w:rPr>
              <w:t>Exigence n°</w:t>
            </w:r>
            <w:r>
              <w:rPr>
                <w:color w:val="C00000"/>
              </w:rPr>
              <w:t>xx</w:t>
            </w:r>
          </w:p>
          <w:p w14:paraId="53BE10AD" w14:textId="444236BB" w:rsidR="003B4EBE" w:rsidRPr="00DC28EC" w:rsidRDefault="003B4EBE" w:rsidP="0099550E">
            <w:pPr>
              <w:jc w:val="center"/>
              <w:rPr>
                <w:i/>
                <w:iCs/>
              </w:rPr>
            </w:pPr>
            <w:r>
              <w:rPr>
                <w:i/>
                <w:iCs/>
                <w:sz w:val="20"/>
                <w:szCs w:val="20"/>
              </w:rPr>
              <w:t xml:space="preserve">Gouvernance </w:t>
            </w:r>
            <w:r w:rsidR="00DF729B">
              <w:rPr>
                <w:i/>
                <w:iCs/>
                <w:sz w:val="20"/>
                <w:szCs w:val="20"/>
              </w:rPr>
              <w:t>exploitation</w:t>
            </w:r>
          </w:p>
        </w:tc>
        <w:tc>
          <w:tcPr>
            <w:tcW w:w="7503" w:type="dxa"/>
            <w:vAlign w:val="center"/>
          </w:tcPr>
          <w:p w14:paraId="3F54C573" w14:textId="5258559D" w:rsidR="003B4EBE" w:rsidRDefault="003B4EBE" w:rsidP="0099550E">
            <w:r>
              <w:t>Le soumissionnaire validera la gouvernance proposée ou proposera des ajustements.</w:t>
            </w:r>
          </w:p>
        </w:tc>
      </w:tr>
    </w:tbl>
    <w:p w14:paraId="6937E2D7" w14:textId="77777777" w:rsidR="003B4EBE" w:rsidRDefault="003B4EBE" w:rsidP="00640381">
      <w:pPr>
        <w:rPr>
          <w:rFonts w:asciiTheme="minorHAnsi" w:hAnsiTheme="minorHAnsi" w:cstheme="minorHAnsi"/>
          <w:bCs/>
          <w:szCs w:val="18"/>
        </w:rPr>
      </w:pPr>
    </w:p>
    <w:p w14:paraId="2BF284FF" w14:textId="77777777" w:rsidR="003B4EBE" w:rsidRDefault="003B4EBE" w:rsidP="00640381">
      <w:pPr>
        <w:rPr>
          <w:rFonts w:asciiTheme="minorHAnsi" w:hAnsiTheme="minorHAnsi" w:cstheme="minorHAnsi"/>
          <w:bCs/>
          <w:szCs w:val="18"/>
        </w:rPr>
      </w:pPr>
    </w:p>
    <w:p w14:paraId="2FC04C32" w14:textId="0A7FB647" w:rsidR="004D7A39" w:rsidRDefault="00C129A3" w:rsidP="00C129A3">
      <w:pPr>
        <w:pStyle w:val="Titre4"/>
      </w:pPr>
      <w:r>
        <w:t>Support</w:t>
      </w:r>
      <w:r w:rsidR="003B4EBE">
        <w:t xml:space="preserve"> et gestion des incidents et problèmes.</w:t>
      </w:r>
    </w:p>
    <w:p w14:paraId="0F9A21A2" w14:textId="77777777" w:rsidR="00291F38" w:rsidRPr="00291F38" w:rsidRDefault="00291F38" w:rsidP="00291F38"/>
    <w:p w14:paraId="61A08466" w14:textId="4978930A" w:rsidR="00291F38" w:rsidRDefault="00291F38" w:rsidP="00291F38">
      <w:r w:rsidRPr="00291F38">
        <w:lastRenderedPageBreak/>
        <w:t xml:space="preserve">Il est attendu </w:t>
      </w:r>
      <w:r>
        <w:t>du soumissionnaire qu’il prenne en charge</w:t>
      </w:r>
      <w:r w:rsidRPr="00291F38">
        <w:t xml:space="preserve"> la </w:t>
      </w:r>
      <w:r w:rsidRPr="00291F38">
        <w:rPr>
          <w:b/>
          <w:bCs/>
        </w:rPr>
        <w:t xml:space="preserve">gestion des incidents et problèmes </w:t>
      </w:r>
      <w:r w:rsidR="00B412E3">
        <w:rPr>
          <w:b/>
          <w:bCs/>
        </w:rPr>
        <w:t xml:space="preserve">lié à sa solution et les intégrations </w:t>
      </w:r>
      <w:r w:rsidR="00B412E3" w:rsidRPr="00B412E3">
        <w:t>sous sa responsabilité</w:t>
      </w:r>
      <w:r w:rsidRPr="00291F38">
        <w:t>.</w:t>
      </w:r>
      <w:r w:rsidR="00B412E3">
        <w:t xml:space="preserve"> </w:t>
      </w:r>
      <w:r w:rsidR="00E9271F">
        <w:t xml:space="preserve">Il s’assurera </w:t>
      </w:r>
      <w:r w:rsidR="00E0430F">
        <w:t>de collaborer avec les fournisseurs tiers, sous pilotage de Praemia, pour la résolution d’incidents mettant en cause</w:t>
      </w:r>
      <w:r w:rsidR="00767A46">
        <w:t xml:space="preserve"> plusieurs parties.</w:t>
      </w:r>
    </w:p>
    <w:p w14:paraId="71DD5234" w14:textId="77777777" w:rsidR="00767A46" w:rsidRPr="00291F38" w:rsidRDefault="00767A46" w:rsidP="00291F38"/>
    <w:p w14:paraId="660421FB" w14:textId="77777777" w:rsidR="00291F38" w:rsidRPr="00291F38" w:rsidRDefault="00291F38" w:rsidP="00291F38">
      <w:r w:rsidRPr="00291F38">
        <w:t>Les différents types d’incidents sont les suivants :</w:t>
      </w:r>
    </w:p>
    <w:p w14:paraId="47988DB9" w14:textId="77777777" w:rsidR="00291F38" w:rsidRPr="00291F38" w:rsidRDefault="00291F38" w:rsidP="005F5039">
      <w:pPr>
        <w:numPr>
          <w:ilvl w:val="0"/>
          <w:numId w:val="73"/>
        </w:numPr>
      </w:pPr>
      <w:r w:rsidRPr="00291F38">
        <w:rPr>
          <w:b/>
          <w:bCs/>
        </w:rPr>
        <w:t>Critique</w:t>
      </w:r>
      <w:r w:rsidRPr="00291F38">
        <w:t xml:space="preserve"> : incident ayant un impact très important sur le service et empêchant l’accès ou l’utilisation de la plateforme sur un ou plusieurs sites ;</w:t>
      </w:r>
    </w:p>
    <w:p w14:paraId="4281CF7E" w14:textId="77777777" w:rsidR="00291F38" w:rsidRPr="00291F38" w:rsidRDefault="00291F38" w:rsidP="005F5039">
      <w:pPr>
        <w:numPr>
          <w:ilvl w:val="0"/>
          <w:numId w:val="73"/>
        </w:numPr>
      </w:pPr>
      <w:r w:rsidRPr="00291F38">
        <w:rPr>
          <w:b/>
          <w:bCs/>
        </w:rPr>
        <w:t>Majeur</w:t>
      </w:r>
      <w:r w:rsidRPr="00291F38">
        <w:t xml:space="preserve"> : incident ayant un impact significatif sur le service et rendant impossible l’utilisation d’au moins une fonctionnalité ;</w:t>
      </w:r>
    </w:p>
    <w:p w14:paraId="0901F416" w14:textId="77777777" w:rsidR="00291F38" w:rsidRDefault="00291F38" w:rsidP="005F5039">
      <w:pPr>
        <w:numPr>
          <w:ilvl w:val="0"/>
          <w:numId w:val="73"/>
        </w:numPr>
      </w:pPr>
      <w:r w:rsidRPr="00291F38">
        <w:rPr>
          <w:b/>
          <w:bCs/>
        </w:rPr>
        <w:t>Mineur</w:t>
      </w:r>
      <w:r w:rsidRPr="00291F38">
        <w:t xml:space="preserve"> : tous les autres incidents.</w:t>
      </w:r>
    </w:p>
    <w:p w14:paraId="390E8E94" w14:textId="77777777" w:rsidR="003941A4" w:rsidRDefault="003941A4" w:rsidP="00291F38"/>
    <w:p w14:paraId="42F8EBDA" w14:textId="0FF5723B" w:rsidR="001231E9" w:rsidRPr="00640381" w:rsidRDefault="003941A4" w:rsidP="00640381">
      <w:r>
        <w:t>La plage de disponibilité</w:t>
      </w:r>
      <w:r w:rsidR="00AD559C">
        <w:t xml:space="preserve"> </w:t>
      </w:r>
      <w:r>
        <w:t>souhaitée d</w:t>
      </w:r>
      <w:r w:rsidR="00AD559C">
        <w:t>es équipes</w:t>
      </w:r>
      <w:r>
        <w:t xml:space="preserve"> support est en jours ouvrée (8h – 18h</w:t>
      </w:r>
      <w:r w:rsidR="000C63BA">
        <w:t>, du lundi au vendredi).</w:t>
      </w:r>
      <w:r w:rsidR="008512C9">
        <w:t xml:space="preserve"> </w:t>
      </w:r>
      <w:r w:rsidR="008512C9" w:rsidRPr="00291F38">
        <w:t xml:space="preserve">Le prestataire s’engagera sur les </w:t>
      </w:r>
      <w:r w:rsidR="008512C9" w:rsidRPr="00291F38">
        <w:rPr>
          <w:b/>
          <w:bCs/>
        </w:rPr>
        <w:t>délais de prise en compte et de résolution</w:t>
      </w:r>
      <w:r w:rsidR="008512C9" w:rsidRPr="00291F38">
        <w:t xml:space="preserve"> des incidents tels que définis dans l’annexe SLA.</w:t>
      </w:r>
      <w:r w:rsidR="008512C9">
        <w:t xml:space="preserve"> </w:t>
      </w:r>
    </w:p>
    <w:p w14:paraId="05D8113D" w14:textId="77777777" w:rsidR="00952AA0" w:rsidRDefault="00952AA0" w:rsidP="00952AA0"/>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952AA0" w14:paraId="0EFB391A" w14:textId="77777777" w:rsidTr="00627A11">
        <w:trPr>
          <w:trHeight w:val="577"/>
        </w:trPr>
        <w:tc>
          <w:tcPr>
            <w:tcW w:w="1564" w:type="dxa"/>
            <w:vAlign w:val="center"/>
          </w:tcPr>
          <w:p w14:paraId="0BF89000" w14:textId="77777777" w:rsidR="00952AA0" w:rsidRDefault="00952AA0" w:rsidP="00A260A7">
            <w:pPr>
              <w:jc w:val="center"/>
              <w:rPr>
                <w:color w:val="C00000"/>
              </w:rPr>
            </w:pPr>
            <w:r w:rsidRPr="004E1FF9">
              <w:rPr>
                <w:color w:val="C00000"/>
              </w:rPr>
              <w:t>Exigence n°</w:t>
            </w:r>
            <w:r>
              <w:rPr>
                <w:color w:val="C00000"/>
              </w:rPr>
              <w:t>xx</w:t>
            </w:r>
          </w:p>
          <w:p w14:paraId="59B8FE61" w14:textId="4755A12B" w:rsidR="00952AA0" w:rsidRPr="00DC28EC" w:rsidRDefault="00E74F30" w:rsidP="00A260A7">
            <w:pPr>
              <w:jc w:val="center"/>
              <w:rPr>
                <w:i/>
                <w:iCs/>
              </w:rPr>
            </w:pPr>
            <w:r w:rsidRPr="00E74F30">
              <w:rPr>
                <w:i/>
                <w:iCs/>
                <w:sz w:val="20"/>
                <w:szCs w:val="20"/>
              </w:rPr>
              <w:t>Service support</w:t>
            </w:r>
          </w:p>
        </w:tc>
        <w:tc>
          <w:tcPr>
            <w:tcW w:w="7503" w:type="dxa"/>
            <w:vAlign w:val="center"/>
          </w:tcPr>
          <w:p w14:paraId="2903B9CA" w14:textId="486D3F74" w:rsidR="00952AA0" w:rsidRDefault="003822C1" w:rsidP="00E74F30">
            <w:r w:rsidRPr="003822C1">
              <w:t>Le prestataire devra assurer un support utilisateur multicanal (e-mail, téléphone, portail), basé en France et accessible sur les jours et heures ouvrées, au minimum de 8h à 18h (heure française).</w:t>
            </w:r>
          </w:p>
        </w:tc>
      </w:tr>
      <w:tr w:rsidR="00F512A1" w14:paraId="18460BFD" w14:textId="77777777" w:rsidTr="00627A11">
        <w:trPr>
          <w:trHeight w:val="1183"/>
        </w:trPr>
        <w:tc>
          <w:tcPr>
            <w:tcW w:w="1564" w:type="dxa"/>
            <w:vAlign w:val="center"/>
          </w:tcPr>
          <w:p w14:paraId="0337FDE4" w14:textId="77777777" w:rsidR="00F512A1" w:rsidRDefault="00F512A1" w:rsidP="00F512A1">
            <w:pPr>
              <w:jc w:val="center"/>
              <w:rPr>
                <w:color w:val="C00000"/>
              </w:rPr>
            </w:pPr>
            <w:r w:rsidRPr="004E1FF9">
              <w:rPr>
                <w:color w:val="C00000"/>
              </w:rPr>
              <w:t>Exigence n°</w:t>
            </w:r>
            <w:r>
              <w:rPr>
                <w:color w:val="C00000"/>
              </w:rPr>
              <w:t>xx</w:t>
            </w:r>
          </w:p>
          <w:p w14:paraId="71AB7827" w14:textId="30C7C989" w:rsidR="00F512A1" w:rsidRPr="004E1FF9" w:rsidRDefault="00F512A1" w:rsidP="00F512A1">
            <w:pPr>
              <w:jc w:val="center"/>
              <w:rPr>
                <w:color w:val="C00000"/>
              </w:rPr>
            </w:pPr>
            <w:r>
              <w:rPr>
                <w:i/>
                <w:iCs/>
                <w:sz w:val="20"/>
                <w:szCs w:val="20"/>
              </w:rPr>
              <w:t>Supervision</w:t>
            </w:r>
          </w:p>
        </w:tc>
        <w:tc>
          <w:tcPr>
            <w:tcW w:w="7503" w:type="dxa"/>
            <w:vAlign w:val="center"/>
          </w:tcPr>
          <w:p w14:paraId="5A2D55EB" w14:textId="6B577759" w:rsidR="00F512A1" w:rsidRDefault="00F512A1" w:rsidP="00E74F30">
            <w:r w:rsidRPr="00F512A1">
              <w:t xml:space="preserve">Le soumissionnaire devra préciser la manière dont il assure la supervision de sa solution afin de suivre les indicateurs de bon fonctionnement du service. Il indiquera également la méthode et la fréquence de partage de ces informations avec </w:t>
            </w:r>
            <w:r w:rsidRPr="000F66A2">
              <w:t>Praemia</w:t>
            </w:r>
          </w:p>
        </w:tc>
      </w:tr>
      <w:tr w:rsidR="00952AA0" w14:paraId="169674A9" w14:textId="77777777" w:rsidTr="00627A11">
        <w:tc>
          <w:tcPr>
            <w:tcW w:w="1564" w:type="dxa"/>
            <w:vAlign w:val="center"/>
          </w:tcPr>
          <w:p w14:paraId="56CA4F32" w14:textId="77777777" w:rsidR="00952AA0" w:rsidRDefault="00952AA0" w:rsidP="00A260A7">
            <w:pPr>
              <w:jc w:val="center"/>
              <w:rPr>
                <w:color w:val="C00000"/>
              </w:rPr>
            </w:pPr>
            <w:r w:rsidRPr="004E1FF9">
              <w:rPr>
                <w:color w:val="C00000"/>
              </w:rPr>
              <w:t>Exigence n°</w:t>
            </w:r>
            <w:r>
              <w:rPr>
                <w:color w:val="C00000"/>
              </w:rPr>
              <w:t>xx</w:t>
            </w:r>
          </w:p>
          <w:p w14:paraId="2A4D0636" w14:textId="307AF65D" w:rsidR="00952AA0" w:rsidRPr="004E1FF9" w:rsidRDefault="00F52012" w:rsidP="00A260A7">
            <w:pPr>
              <w:jc w:val="center"/>
              <w:rPr>
                <w:color w:val="C00000"/>
              </w:rPr>
            </w:pPr>
            <w:r w:rsidRPr="00F52012">
              <w:rPr>
                <w:i/>
                <w:iCs/>
                <w:sz w:val="20"/>
                <w:szCs w:val="20"/>
              </w:rPr>
              <w:t>Mises à jour et maintenance évolutive</w:t>
            </w:r>
          </w:p>
        </w:tc>
        <w:tc>
          <w:tcPr>
            <w:tcW w:w="7503" w:type="dxa"/>
            <w:vAlign w:val="center"/>
          </w:tcPr>
          <w:p w14:paraId="67F3FF4F" w14:textId="5AC0EAB7" w:rsidR="00952AA0" w:rsidRPr="00BC312D" w:rsidRDefault="00F52012" w:rsidP="00A260A7">
            <w:r w:rsidRPr="00F52012">
              <w:t>Le soumissionnaire devra assurer la maintenance corrective et évolutive de la solution, incluant les mises à jour fonctionnelles et de sécurité, sans interruption de service pour les utilisateurs.</w:t>
            </w:r>
          </w:p>
        </w:tc>
      </w:tr>
    </w:tbl>
    <w:p w14:paraId="157A5B41" w14:textId="77777777" w:rsidR="00D017AC" w:rsidRDefault="00D017AC" w:rsidP="006F5077"/>
    <w:p w14:paraId="2475886B" w14:textId="77777777" w:rsidR="00346ED9" w:rsidRDefault="00346ED9" w:rsidP="00346ED9">
      <w:pPr>
        <w:pStyle w:val="Titre4"/>
      </w:pPr>
      <w:r>
        <w:t>Niveaux de services et pénalités associées</w:t>
      </w:r>
    </w:p>
    <w:p w14:paraId="4BFF3189" w14:textId="77777777" w:rsidR="00346ED9" w:rsidRDefault="00346ED9" w:rsidP="00346ED9"/>
    <w:p w14:paraId="181C253F" w14:textId="77777777" w:rsidR="00346ED9" w:rsidRDefault="00346ED9" w:rsidP="00346ED9">
      <w:r w:rsidRPr="00BC1CE1">
        <w:t xml:space="preserve">Les niveaux de service définissent les </w:t>
      </w:r>
      <w:r w:rsidRPr="00BC1CE1">
        <w:rPr>
          <w:b/>
          <w:bCs/>
        </w:rPr>
        <w:t>engagements de performance et de continuité</w:t>
      </w:r>
      <w:r w:rsidRPr="00BC1CE1">
        <w:t xml:space="preserve"> attendus pour la plateforme applicative.</w:t>
      </w:r>
    </w:p>
    <w:p w14:paraId="53E706FA" w14:textId="77777777" w:rsidR="00C94043" w:rsidRDefault="00C94043" w:rsidP="00C94043"/>
    <w:p w14:paraId="7174DB4C" w14:textId="4BDD9694" w:rsidR="00346ED9" w:rsidRPr="00BC1CE1" w:rsidRDefault="00346ED9" w:rsidP="00C94043">
      <w:r w:rsidRPr="00BC1CE1">
        <w:t xml:space="preserve">Le </w:t>
      </w:r>
      <w:r w:rsidRPr="00BC1CE1">
        <w:rPr>
          <w:b/>
          <w:bCs/>
        </w:rPr>
        <w:t>taux de disponibilité</w:t>
      </w:r>
      <w:r w:rsidRPr="00BC1CE1">
        <w:t xml:space="preserve"> de la plateforme</w:t>
      </w:r>
      <w:r w:rsidR="00C94043">
        <w:t xml:space="preserve"> fera l’objet d’engagement afin de garantir</w:t>
      </w:r>
      <w:r w:rsidRPr="00BC1CE1">
        <w:t xml:space="preserve"> un accès continu aux utilisateurs, hors fenêtres de maintenance planifiées.</w:t>
      </w:r>
    </w:p>
    <w:p w14:paraId="5A6241EA" w14:textId="77777777" w:rsidR="00346ED9" w:rsidRDefault="00346ED9" w:rsidP="00346ED9"/>
    <w:p w14:paraId="0687889A" w14:textId="67959D01" w:rsidR="00346ED9" w:rsidRDefault="00C94043" w:rsidP="00346ED9">
      <w:r>
        <w:t>L</w:t>
      </w:r>
      <w:r w:rsidR="00346ED9" w:rsidRPr="000706A7">
        <w:t xml:space="preserve">a </w:t>
      </w:r>
      <w:r w:rsidR="00346ED9" w:rsidRPr="000706A7">
        <w:rPr>
          <w:b/>
          <w:bCs/>
        </w:rPr>
        <w:t>disponibilité, la performance et la réactivité opérationnelle</w:t>
      </w:r>
      <w:r w:rsidR="00346ED9" w:rsidRPr="000706A7">
        <w:t xml:space="preserve"> du prestataire dans la </w:t>
      </w:r>
      <w:r w:rsidR="00346ED9" w:rsidRPr="000706A7">
        <w:rPr>
          <w:b/>
          <w:bCs/>
        </w:rPr>
        <w:t>gestion et la résolution des incidents</w:t>
      </w:r>
      <w:r w:rsidR="00337BD6">
        <w:rPr>
          <w:b/>
          <w:bCs/>
        </w:rPr>
        <w:t xml:space="preserve"> </w:t>
      </w:r>
      <w:r w:rsidR="00337BD6" w:rsidRPr="00337BD6">
        <w:t>fera également l’objet d’engagements</w:t>
      </w:r>
      <w:r w:rsidR="00337BD6">
        <w:t xml:space="preserve"> du soumissionnaire</w:t>
      </w:r>
      <w:r w:rsidR="00346ED9" w:rsidRPr="000706A7">
        <w:t>.</w:t>
      </w:r>
      <w:r w:rsidR="00346ED9">
        <w:t xml:space="preserve"> </w:t>
      </w:r>
      <w:r w:rsidR="00346ED9" w:rsidRPr="00AE6C9F">
        <w:t>Les incidents seront classés selon trois niveaux de criticité :</w:t>
      </w:r>
    </w:p>
    <w:p w14:paraId="18902037" w14:textId="77777777" w:rsidR="00346ED9" w:rsidRPr="00AE6C9F" w:rsidRDefault="00346ED9" w:rsidP="00346ED9"/>
    <w:p w14:paraId="6C308E28" w14:textId="77777777" w:rsidR="00346ED9" w:rsidRPr="00AE6C9F" w:rsidRDefault="00346ED9" w:rsidP="00346ED9">
      <w:pPr>
        <w:numPr>
          <w:ilvl w:val="0"/>
          <w:numId w:val="111"/>
        </w:numPr>
      </w:pPr>
      <w:r w:rsidRPr="00AE6C9F">
        <w:rPr>
          <w:b/>
          <w:bCs/>
        </w:rPr>
        <w:t>Critique</w:t>
      </w:r>
      <w:r w:rsidRPr="00AE6C9F">
        <w:t xml:space="preserve"> : incident bloquant ayant un impact majeur sur le service, empêchant l’accès ou l’utilisation de la plateforme sur un ou plusieurs sites.</w:t>
      </w:r>
    </w:p>
    <w:p w14:paraId="1DCA8CDE" w14:textId="77777777" w:rsidR="00346ED9" w:rsidRPr="00AE6C9F" w:rsidRDefault="00346ED9" w:rsidP="00346ED9">
      <w:pPr>
        <w:numPr>
          <w:ilvl w:val="0"/>
          <w:numId w:val="111"/>
        </w:numPr>
      </w:pPr>
      <w:r w:rsidRPr="00AE6C9F">
        <w:rPr>
          <w:b/>
          <w:bCs/>
        </w:rPr>
        <w:t>Majeur</w:t>
      </w:r>
      <w:r w:rsidRPr="00AE6C9F">
        <w:t xml:space="preserve"> : incident significatif rendant indisponible au moins une fonctionnalité essentielle.</w:t>
      </w:r>
    </w:p>
    <w:p w14:paraId="7E8AEFB2" w14:textId="77777777" w:rsidR="00346ED9" w:rsidRPr="00AE6C9F" w:rsidRDefault="00346ED9" w:rsidP="00346ED9">
      <w:pPr>
        <w:numPr>
          <w:ilvl w:val="0"/>
          <w:numId w:val="111"/>
        </w:numPr>
      </w:pPr>
      <w:r w:rsidRPr="00AE6C9F">
        <w:rPr>
          <w:b/>
          <w:bCs/>
        </w:rPr>
        <w:t>Mineur</w:t>
      </w:r>
      <w:r w:rsidRPr="00AE6C9F">
        <w:t xml:space="preserve"> : tout autre incident n’affectant pas la disponibilité globale du service.</w:t>
      </w:r>
    </w:p>
    <w:p w14:paraId="331A71B5" w14:textId="77777777" w:rsidR="00346ED9" w:rsidRDefault="00346ED9" w:rsidP="00346ED9"/>
    <w:p w14:paraId="1888F1EA" w14:textId="77777777" w:rsidR="00346ED9" w:rsidRDefault="00346ED9" w:rsidP="00346ED9">
      <w:r>
        <w:t xml:space="preserve">La plage de disponibilité souhaitée des équipes support est en jours ouvrée (8h – 18h, du lundi au vendredi). </w:t>
      </w:r>
      <w:r w:rsidRPr="00291F38">
        <w:t xml:space="preserve">Le prestataire s’engagera sur les </w:t>
      </w:r>
      <w:r w:rsidRPr="00291F38">
        <w:rPr>
          <w:b/>
          <w:bCs/>
        </w:rPr>
        <w:t>délais de prise en compte et de résolution</w:t>
      </w:r>
      <w:r w:rsidRPr="00291F38">
        <w:t xml:space="preserve"> des incidents tels que définis </w:t>
      </w:r>
      <w:r>
        <w:t>ci-après :</w:t>
      </w:r>
    </w:p>
    <w:p w14:paraId="58B56A95" w14:textId="77777777" w:rsidR="00346ED9" w:rsidRDefault="00346ED9" w:rsidP="00346ED9"/>
    <w:tbl>
      <w:tblPr>
        <w:tblStyle w:val="Grilledutableau"/>
        <w:tblW w:w="935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4250"/>
        <w:gridCol w:w="2835"/>
      </w:tblGrid>
      <w:tr w:rsidR="00346ED9" w14:paraId="3A1E8D8C" w14:textId="77777777" w:rsidTr="00346ED9">
        <w:trPr>
          <w:trHeight w:val="593"/>
        </w:trPr>
        <w:tc>
          <w:tcPr>
            <w:tcW w:w="2266" w:type="dxa"/>
            <w:shd w:val="clear" w:color="auto" w:fill="70AD47" w:themeFill="accent6"/>
            <w:vAlign w:val="center"/>
          </w:tcPr>
          <w:p w14:paraId="42C6C865" w14:textId="77777777" w:rsidR="00346ED9" w:rsidRPr="001D2913" w:rsidRDefault="00346ED9" w:rsidP="008963E2">
            <w:pPr>
              <w:jc w:val="center"/>
              <w:rPr>
                <w:color w:val="FFFFFF" w:themeColor="background1"/>
              </w:rPr>
            </w:pPr>
            <w:r w:rsidRPr="001D2913">
              <w:rPr>
                <w:rStyle w:val="lev"/>
                <w:color w:val="FFFFFF" w:themeColor="background1"/>
              </w:rPr>
              <w:t>Critère</w:t>
            </w:r>
          </w:p>
        </w:tc>
        <w:tc>
          <w:tcPr>
            <w:tcW w:w="4250" w:type="dxa"/>
            <w:shd w:val="clear" w:color="auto" w:fill="70AD47" w:themeFill="accent6"/>
            <w:vAlign w:val="center"/>
          </w:tcPr>
          <w:p w14:paraId="5F02A49B" w14:textId="77777777" w:rsidR="00346ED9" w:rsidRPr="001D2913" w:rsidRDefault="00346ED9" w:rsidP="008963E2">
            <w:pPr>
              <w:jc w:val="center"/>
              <w:rPr>
                <w:color w:val="FFFFFF" w:themeColor="background1"/>
              </w:rPr>
            </w:pPr>
            <w:r w:rsidRPr="001D2913">
              <w:rPr>
                <w:rStyle w:val="lev"/>
                <w:color w:val="FFFFFF" w:themeColor="background1"/>
              </w:rPr>
              <w:t>Définition</w:t>
            </w:r>
          </w:p>
        </w:tc>
        <w:tc>
          <w:tcPr>
            <w:tcW w:w="2835" w:type="dxa"/>
            <w:shd w:val="clear" w:color="auto" w:fill="70AD47" w:themeFill="accent6"/>
            <w:vAlign w:val="center"/>
          </w:tcPr>
          <w:p w14:paraId="0371A6F4" w14:textId="77777777" w:rsidR="00346ED9" w:rsidRPr="001D2913" w:rsidRDefault="00346ED9" w:rsidP="008963E2">
            <w:pPr>
              <w:jc w:val="center"/>
              <w:rPr>
                <w:color w:val="FFFFFF" w:themeColor="background1"/>
              </w:rPr>
            </w:pPr>
            <w:r w:rsidRPr="001D2913">
              <w:rPr>
                <w:rStyle w:val="lev"/>
                <w:color w:val="FFFFFF" w:themeColor="background1"/>
              </w:rPr>
              <w:t>Niveau de service attendu</w:t>
            </w:r>
          </w:p>
        </w:tc>
      </w:tr>
      <w:tr w:rsidR="00346ED9" w14:paraId="6E8059AE" w14:textId="77777777">
        <w:tc>
          <w:tcPr>
            <w:tcW w:w="2266" w:type="dxa"/>
            <w:vAlign w:val="center"/>
          </w:tcPr>
          <w:p w14:paraId="41290276" w14:textId="77777777" w:rsidR="00346ED9" w:rsidRDefault="00346ED9" w:rsidP="008963E2">
            <w:r>
              <w:rPr>
                <w:rStyle w:val="lev"/>
              </w:rPr>
              <w:t xml:space="preserve">Disponibilité de la </w:t>
            </w:r>
            <w:r>
              <w:rPr>
                <w:rStyle w:val="lev"/>
              </w:rPr>
              <w:lastRenderedPageBreak/>
              <w:t>plateforme</w:t>
            </w:r>
          </w:p>
        </w:tc>
        <w:tc>
          <w:tcPr>
            <w:tcW w:w="4250" w:type="dxa"/>
            <w:vAlign w:val="center"/>
          </w:tcPr>
          <w:p w14:paraId="5D503119" w14:textId="77777777" w:rsidR="00346ED9" w:rsidRDefault="00346ED9" w:rsidP="008963E2">
            <w:r>
              <w:lastRenderedPageBreak/>
              <w:t xml:space="preserve">Pourcentage de temps pendant lequel la </w:t>
            </w:r>
            <w:r>
              <w:lastRenderedPageBreak/>
              <w:t>solution est accessible et opérationnelle, hors maintenances planifiées</w:t>
            </w:r>
          </w:p>
        </w:tc>
        <w:tc>
          <w:tcPr>
            <w:tcW w:w="2835" w:type="dxa"/>
            <w:vAlign w:val="center"/>
          </w:tcPr>
          <w:p w14:paraId="687869D1" w14:textId="77777777" w:rsidR="00346ED9" w:rsidRDefault="00346ED9" w:rsidP="008963E2">
            <w:pPr>
              <w:jc w:val="center"/>
            </w:pPr>
            <w:r>
              <w:lastRenderedPageBreak/>
              <w:t xml:space="preserve">≥ </w:t>
            </w:r>
            <w:r>
              <w:rPr>
                <w:rStyle w:val="lev"/>
              </w:rPr>
              <w:t>99,9 %</w:t>
            </w:r>
          </w:p>
        </w:tc>
      </w:tr>
      <w:tr w:rsidR="00346ED9" w14:paraId="39841487" w14:textId="77777777">
        <w:tc>
          <w:tcPr>
            <w:tcW w:w="2266" w:type="dxa"/>
            <w:vAlign w:val="center"/>
          </w:tcPr>
          <w:p w14:paraId="4CFD517C" w14:textId="77777777" w:rsidR="00346ED9" w:rsidRDefault="00346ED9" w:rsidP="008963E2">
            <w:r>
              <w:rPr>
                <w:rStyle w:val="lev"/>
              </w:rPr>
              <w:t>Incident critique</w:t>
            </w:r>
          </w:p>
        </w:tc>
        <w:tc>
          <w:tcPr>
            <w:tcW w:w="4250" w:type="dxa"/>
            <w:vAlign w:val="center"/>
          </w:tcPr>
          <w:p w14:paraId="2D2BE3D4" w14:textId="77777777" w:rsidR="00346ED9" w:rsidRDefault="00346ED9" w:rsidP="008963E2">
            <w:r>
              <w:t>Blocage complet de la plateforme sur un ou plusieurs sites</w:t>
            </w:r>
          </w:p>
        </w:tc>
        <w:tc>
          <w:tcPr>
            <w:tcW w:w="2835" w:type="dxa"/>
            <w:vAlign w:val="center"/>
          </w:tcPr>
          <w:p w14:paraId="07D0176F" w14:textId="77777777" w:rsidR="00346ED9" w:rsidRPr="00697346" w:rsidRDefault="00346ED9" w:rsidP="008963E2">
            <w:pPr>
              <w:jc w:val="center"/>
              <w:rPr>
                <w:b/>
                <w:bCs/>
              </w:rPr>
            </w:pPr>
            <w:r w:rsidRPr="00697346">
              <w:rPr>
                <w:b/>
                <w:bCs/>
              </w:rPr>
              <w:t>Réponse : 30 min</w:t>
            </w:r>
          </w:p>
          <w:p w14:paraId="551FA183" w14:textId="77777777" w:rsidR="00346ED9" w:rsidRPr="00697346" w:rsidRDefault="00346ED9" w:rsidP="008963E2">
            <w:pPr>
              <w:jc w:val="center"/>
              <w:rPr>
                <w:b/>
                <w:bCs/>
              </w:rPr>
            </w:pPr>
            <w:r w:rsidRPr="00697346">
              <w:rPr>
                <w:b/>
                <w:bCs/>
              </w:rPr>
              <w:t>Résolution : 4h</w:t>
            </w:r>
          </w:p>
        </w:tc>
      </w:tr>
      <w:tr w:rsidR="00346ED9" w14:paraId="5D8C9CA0" w14:textId="77777777">
        <w:tc>
          <w:tcPr>
            <w:tcW w:w="2266" w:type="dxa"/>
            <w:vAlign w:val="center"/>
          </w:tcPr>
          <w:p w14:paraId="1B145523" w14:textId="77777777" w:rsidR="00346ED9" w:rsidRDefault="00346ED9" w:rsidP="008963E2">
            <w:r>
              <w:rPr>
                <w:rStyle w:val="lev"/>
              </w:rPr>
              <w:t>Incident majeur</w:t>
            </w:r>
          </w:p>
        </w:tc>
        <w:tc>
          <w:tcPr>
            <w:tcW w:w="4250" w:type="dxa"/>
            <w:vAlign w:val="center"/>
          </w:tcPr>
          <w:p w14:paraId="7612EE3D" w14:textId="77777777" w:rsidR="00346ED9" w:rsidRDefault="00346ED9" w:rsidP="008963E2">
            <w:r>
              <w:t>Dysfonctionnement d’une fonctionnalité essentielle</w:t>
            </w:r>
          </w:p>
        </w:tc>
        <w:tc>
          <w:tcPr>
            <w:tcW w:w="2835" w:type="dxa"/>
            <w:vAlign w:val="center"/>
          </w:tcPr>
          <w:p w14:paraId="4F4A81C9" w14:textId="77777777" w:rsidR="00346ED9" w:rsidRDefault="00346ED9" w:rsidP="008963E2">
            <w:pPr>
              <w:jc w:val="center"/>
              <w:rPr>
                <w:rStyle w:val="lev"/>
              </w:rPr>
            </w:pPr>
            <w:r>
              <w:rPr>
                <w:rStyle w:val="lev"/>
              </w:rPr>
              <w:t>Réponse : 2h</w:t>
            </w:r>
          </w:p>
          <w:p w14:paraId="7861DDF3" w14:textId="77777777" w:rsidR="00346ED9" w:rsidRDefault="00346ED9" w:rsidP="008963E2">
            <w:pPr>
              <w:jc w:val="center"/>
            </w:pPr>
            <w:r>
              <w:rPr>
                <w:rStyle w:val="lev"/>
              </w:rPr>
              <w:t>Résolution : 12h</w:t>
            </w:r>
          </w:p>
        </w:tc>
      </w:tr>
      <w:tr w:rsidR="00346ED9" w14:paraId="72471BB7" w14:textId="77777777">
        <w:tc>
          <w:tcPr>
            <w:tcW w:w="2266" w:type="dxa"/>
            <w:vAlign w:val="center"/>
          </w:tcPr>
          <w:p w14:paraId="76618EF2" w14:textId="77777777" w:rsidR="00346ED9" w:rsidRDefault="00346ED9" w:rsidP="008963E2">
            <w:r>
              <w:rPr>
                <w:rStyle w:val="lev"/>
              </w:rPr>
              <w:t>Incident mineur</w:t>
            </w:r>
          </w:p>
        </w:tc>
        <w:tc>
          <w:tcPr>
            <w:tcW w:w="4250" w:type="dxa"/>
            <w:vAlign w:val="center"/>
          </w:tcPr>
          <w:p w14:paraId="17B5DE8A" w14:textId="77777777" w:rsidR="00346ED9" w:rsidRDefault="00346ED9" w:rsidP="008963E2">
            <w:r>
              <w:t>Anomalie n’impactant pas la disponibilité globale</w:t>
            </w:r>
          </w:p>
        </w:tc>
        <w:tc>
          <w:tcPr>
            <w:tcW w:w="2835" w:type="dxa"/>
            <w:vAlign w:val="center"/>
          </w:tcPr>
          <w:p w14:paraId="37271B17" w14:textId="76F288E0" w:rsidR="00FD7930" w:rsidRPr="00697346" w:rsidRDefault="00346ED9" w:rsidP="009106FD">
            <w:pPr>
              <w:jc w:val="center"/>
              <w:rPr>
                <w:b/>
                <w:bCs/>
              </w:rPr>
            </w:pPr>
            <w:r>
              <w:rPr>
                <w:rStyle w:val="lev"/>
              </w:rPr>
              <w:t>Prise en charge : 24h</w:t>
            </w:r>
          </w:p>
        </w:tc>
      </w:tr>
      <w:tr w:rsidR="00346ED9" w14:paraId="543EEDFE" w14:textId="77777777">
        <w:tc>
          <w:tcPr>
            <w:tcW w:w="2266" w:type="dxa"/>
            <w:vAlign w:val="center"/>
          </w:tcPr>
          <w:p w14:paraId="2CFF3DEF" w14:textId="77777777" w:rsidR="00346ED9" w:rsidRDefault="00346ED9" w:rsidP="008963E2">
            <w:pPr>
              <w:rPr>
                <w:rStyle w:val="lev"/>
              </w:rPr>
            </w:pPr>
            <w:r>
              <w:rPr>
                <w:rStyle w:val="lev"/>
              </w:rPr>
              <w:t>Communication des maintenances</w:t>
            </w:r>
          </w:p>
        </w:tc>
        <w:tc>
          <w:tcPr>
            <w:tcW w:w="4250" w:type="dxa"/>
            <w:vAlign w:val="center"/>
          </w:tcPr>
          <w:p w14:paraId="56F7B671" w14:textId="77777777" w:rsidR="00346ED9" w:rsidRDefault="00346ED9" w:rsidP="008963E2">
            <w:r>
              <w:t>Délai minimal d’information avant intervention planifiée</w:t>
            </w:r>
          </w:p>
        </w:tc>
        <w:tc>
          <w:tcPr>
            <w:tcW w:w="2835" w:type="dxa"/>
            <w:vAlign w:val="center"/>
          </w:tcPr>
          <w:p w14:paraId="781EE4DD" w14:textId="77777777" w:rsidR="00346ED9" w:rsidRDefault="00346ED9" w:rsidP="008963E2">
            <w:pPr>
              <w:jc w:val="center"/>
              <w:rPr>
                <w:rStyle w:val="lev"/>
              </w:rPr>
            </w:pPr>
            <w:r>
              <w:rPr>
                <w:rStyle w:val="lev"/>
              </w:rPr>
              <w:t>7 jours avant</w:t>
            </w:r>
          </w:p>
        </w:tc>
      </w:tr>
    </w:tbl>
    <w:p w14:paraId="0D3CFEEB" w14:textId="77777777" w:rsidR="00346ED9" w:rsidRDefault="00346ED9" w:rsidP="00346ED9"/>
    <w:p w14:paraId="780C4872" w14:textId="77777777" w:rsidR="00346ED9" w:rsidRDefault="00346ED9" w:rsidP="00346ED9"/>
    <w:p w14:paraId="0A443DC5" w14:textId="77777777" w:rsidR="00346ED9" w:rsidRDefault="00346ED9" w:rsidP="00346ED9">
      <w:pPr>
        <w:rPr>
          <w:b/>
          <w:bCs/>
        </w:rPr>
      </w:pPr>
      <w:r w:rsidRPr="004A286D">
        <w:t xml:space="preserve">Ces indicateurs constituent les </w:t>
      </w:r>
      <w:r w:rsidRPr="004A286D">
        <w:rPr>
          <w:b/>
          <w:bCs/>
        </w:rPr>
        <w:t>références contractuelles de qualité de service</w:t>
      </w:r>
      <w:r w:rsidRPr="004A286D">
        <w:t xml:space="preserve"> et devront être mesurés, suivis et reportés périodiquement par le prestataire via un </w:t>
      </w:r>
      <w:r w:rsidRPr="004A286D">
        <w:rPr>
          <w:b/>
          <w:bCs/>
        </w:rPr>
        <w:t>tableau de bord</w:t>
      </w:r>
    </w:p>
    <w:p w14:paraId="770267E2" w14:textId="77777777" w:rsidR="00346ED9" w:rsidRDefault="00346ED9" w:rsidP="00346ED9">
      <w:pPr>
        <w:rPr>
          <w:b/>
          <w:bCs/>
        </w:rPr>
      </w:pPr>
    </w:p>
    <w:p w14:paraId="32584795" w14:textId="77777777" w:rsidR="00346ED9" w:rsidRPr="00A01259" w:rsidRDefault="00346ED9" w:rsidP="00346ED9">
      <w:r w:rsidRPr="00A01259">
        <w:t>En cas de non-respect des taux de disponibilité mentionnés, Pra</w:t>
      </w:r>
      <w:r>
        <w:t>e</w:t>
      </w:r>
      <w:r w:rsidRPr="00A01259">
        <w:t xml:space="preserve">mia REIM pourra appliquer les pénalités suivantes : </w:t>
      </w:r>
    </w:p>
    <w:p w14:paraId="7FBEE9FB" w14:textId="77777777" w:rsidR="00346ED9" w:rsidRDefault="00346ED9" w:rsidP="00346ED9">
      <w:pPr>
        <w:rPr>
          <w:b/>
          <w:bCs/>
        </w:rPr>
      </w:pPr>
    </w:p>
    <w:tbl>
      <w:tblPr>
        <w:tblStyle w:val="Grilledutableau"/>
        <w:tblW w:w="97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90"/>
      </w:tblGrid>
      <w:tr w:rsidR="00346ED9" w:rsidRPr="001D2913" w14:paraId="4838EFA2" w14:textId="77777777">
        <w:trPr>
          <w:trHeight w:val="896"/>
        </w:trPr>
        <w:tc>
          <w:tcPr>
            <w:tcW w:w="4815" w:type="dxa"/>
            <w:shd w:val="clear" w:color="auto" w:fill="70AD47" w:themeFill="accent6"/>
            <w:vAlign w:val="center"/>
          </w:tcPr>
          <w:p w14:paraId="5A232DA1" w14:textId="77777777" w:rsidR="00346ED9" w:rsidRPr="007D4A29" w:rsidRDefault="00346ED9" w:rsidP="008963E2">
            <w:pPr>
              <w:jc w:val="center"/>
              <w:rPr>
                <w:color w:val="FFFFFF" w:themeColor="background1"/>
              </w:rPr>
            </w:pPr>
            <w:r w:rsidRPr="007D4A29">
              <w:rPr>
                <w:rStyle w:val="lev"/>
                <w:color w:val="FFFFFF" w:themeColor="background1"/>
              </w:rPr>
              <w:t>Disponibilité de la plateforme en % par mois</w:t>
            </w:r>
          </w:p>
        </w:tc>
        <w:tc>
          <w:tcPr>
            <w:tcW w:w="4890" w:type="dxa"/>
            <w:shd w:val="clear" w:color="auto" w:fill="70AD47" w:themeFill="accent6"/>
            <w:vAlign w:val="center"/>
          </w:tcPr>
          <w:p w14:paraId="129A659D" w14:textId="77777777" w:rsidR="00346ED9" w:rsidRPr="007D4A29" w:rsidRDefault="00346ED9" w:rsidP="008963E2">
            <w:pPr>
              <w:jc w:val="center"/>
              <w:rPr>
                <w:color w:val="FFFFFF" w:themeColor="background1"/>
              </w:rPr>
            </w:pPr>
            <w:r w:rsidRPr="007D4A29">
              <w:rPr>
                <w:rStyle w:val="lev"/>
                <w:color w:val="FFFFFF" w:themeColor="background1"/>
              </w:rPr>
              <w:t>Montant de la pénalité mensuelle en % du montant mensuel facturé</w:t>
            </w:r>
          </w:p>
        </w:tc>
      </w:tr>
      <w:tr w:rsidR="00346ED9" w14:paraId="2DA66850" w14:textId="77777777">
        <w:trPr>
          <w:trHeight w:val="304"/>
        </w:trPr>
        <w:tc>
          <w:tcPr>
            <w:tcW w:w="4815" w:type="dxa"/>
            <w:vAlign w:val="center"/>
          </w:tcPr>
          <w:p w14:paraId="4B4DEB26" w14:textId="77777777" w:rsidR="00346ED9" w:rsidRDefault="00346ED9" w:rsidP="008963E2">
            <w:pPr>
              <w:jc w:val="center"/>
            </w:pPr>
            <w:r>
              <w:rPr>
                <w:rStyle w:val="lev"/>
              </w:rPr>
              <w:t>M</w:t>
            </w:r>
            <w:r w:rsidRPr="00697826">
              <w:rPr>
                <w:rStyle w:val="lev"/>
              </w:rPr>
              <w:t>oins de 99,9%</w:t>
            </w:r>
          </w:p>
        </w:tc>
        <w:tc>
          <w:tcPr>
            <w:tcW w:w="4890" w:type="dxa"/>
            <w:vAlign w:val="center"/>
          </w:tcPr>
          <w:p w14:paraId="0742EDB8" w14:textId="77777777" w:rsidR="00346ED9" w:rsidRDefault="00346ED9" w:rsidP="008963E2">
            <w:pPr>
              <w:jc w:val="center"/>
            </w:pPr>
            <w:r>
              <w:t>2%</w:t>
            </w:r>
          </w:p>
        </w:tc>
      </w:tr>
      <w:tr w:rsidR="00346ED9" w:rsidRPr="00697346" w14:paraId="2940C089" w14:textId="77777777">
        <w:trPr>
          <w:trHeight w:val="304"/>
        </w:trPr>
        <w:tc>
          <w:tcPr>
            <w:tcW w:w="4815" w:type="dxa"/>
            <w:vAlign w:val="center"/>
          </w:tcPr>
          <w:p w14:paraId="63FC8EF1" w14:textId="77777777" w:rsidR="00346ED9" w:rsidRDefault="00346ED9" w:rsidP="008963E2">
            <w:pPr>
              <w:jc w:val="center"/>
            </w:pPr>
            <w:r w:rsidRPr="00697826">
              <w:rPr>
                <w:rStyle w:val="lev"/>
              </w:rPr>
              <w:t>Moins de 98%</w:t>
            </w:r>
          </w:p>
        </w:tc>
        <w:tc>
          <w:tcPr>
            <w:tcW w:w="4890" w:type="dxa"/>
            <w:vAlign w:val="center"/>
          </w:tcPr>
          <w:p w14:paraId="6B049122" w14:textId="77777777" w:rsidR="00346ED9" w:rsidRDefault="00346ED9" w:rsidP="008963E2">
            <w:pPr>
              <w:jc w:val="center"/>
            </w:pPr>
            <w:r>
              <w:t>4%</w:t>
            </w:r>
          </w:p>
        </w:tc>
      </w:tr>
      <w:tr w:rsidR="00346ED9" w:rsidRPr="00697346" w14:paraId="5DD909C9" w14:textId="77777777">
        <w:trPr>
          <w:trHeight w:val="287"/>
        </w:trPr>
        <w:tc>
          <w:tcPr>
            <w:tcW w:w="4815" w:type="dxa"/>
            <w:vAlign w:val="center"/>
          </w:tcPr>
          <w:p w14:paraId="342712EC" w14:textId="77777777" w:rsidR="00346ED9" w:rsidRPr="00697826" w:rsidRDefault="00346ED9" w:rsidP="008963E2">
            <w:pPr>
              <w:jc w:val="center"/>
              <w:rPr>
                <w:rStyle w:val="lev"/>
              </w:rPr>
            </w:pPr>
            <w:r w:rsidRPr="00697826">
              <w:rPr>
                <w:rStyle w:val="lev"/>
              </w:rPr>
              <w:t>Moins de 95%</w:t>
            </w:r>
          </w:p>
        </w:tc>
        <w:tc>
          <w:tcPr>
            <w:tcW w:w="4890" w:type="dxa"/>
            <w:vAlign w:val="center"/>
          </w:tcPr>
          <w:p w14:paraId="5A0DC8B1" w14:textId="77777777" w:rsidR="00346ED9" w:rsidRDefault="00346ED9" w:rsidP="008963E2">
            <w:pPr>
              <w:jc w:val="center"/>
            </w:pPr>
            <w:r>
              <w:t>5%</w:t>
            </w:r>
          </w:p>
        </w:tc>
      </w:tr>
    </w:tbl>
    <w:p w14:paraId="6A595BE7" w14:textId="77777777" w:rsidR="00346ED9" w:rsidRDefault="00346ED9" w:rsidP="00346ED9">
      <w:pPr>
        <w:rPr>
          <w:b/>
          <w:bCs/>
        </w:rPr>
      </w:pPr>
    </w:p>
    <w:p w14:paraId="01279EBD" w14:textId="77777777" w:rsidR="00346ED9" w:rsidRDefault="00346ED9" w:rsidP="00346ED9"/>
    <w:p w14:paraId="680168C3" w14:textId="77777777" w:rsidR="00346ED9" w:rsidRDefault="00346ED9" w:rsidP="00346ED9"/>
    <w:tbl>
      <w:tblPr>
        <w:tblStyle w:val="Grilledutableau"/>
        <w:tblW w:w="97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90"/>
      </w:tblGrid>
      <w:tr w:rsidR="00346ED9" w:rsidRPr="001D2913" w14:paraId="2CD66360" w14:textId="77777777">
        <w:trPr>
          <w:trHeight w:val="493"/>
        </w:trPr>
        <w:tc>
          <w:tcPr>
            <w:tcW w:w="4815" w:type="dxa"/>
            <w:shd w:val="clear" w:color="auto" w:fill="70AD47" w:themeFill="accent6"/>
            <w:vAlign w:val="center"/>
          </w:tcPr>
          <w:p w14:paraId="191CF236" w14:textId="77777777" w:rsidR="00346ED9" w:rsidRPr="007D4A29" w:rsidRDefault="00346ED9" w:rsidP="008963E2">
            <w:pPr>
              <w:jc w:val="center"/>
              <w:rPr>
                <w:b/>
                <w:bCs/>
                <w:color w:val="FFFFFF" w:themeColor="background1"/>
              </w:rPr>
            </w:pPr>
            <w:r w:rsidRPr="007D4A29">
              <w:rPr>
                <w:b/>
                <w:bCs/>
                <w:color w:val="FFFFFF" w:themeColor="background1"/>
              </w:rPr>
              <w:t>Niveau de l’anomalie</w:t>
            </w:r>
          </w:p>
        </w:tc>
        <w:tc>
          <w:tcPr>
            <w:tcW w:w="4890" w:type="dxa"/>
            <w:shd w:val="clear" w:color="auto" w:fill="70AD47" w:themeFill="accent6"/>
            <w:vAlign w:val="center"/>
          </w:tcPr>
          <w:p w14:paraId="0684B9BE" w14:textId="0D495832" w:rsidR="00346ED9" w:rsidRPr="007D4A29" w:rsidRDefault="00346ED9" w:rsidP="008963E2">
            <w:pPr>
              <w:jc w:val="center"/>
              <w:rPr>
                <w:b/>
                <w:bCs/>
                <w:color w:val="FFFFFF" w:themeColor="background1"/>
              </w:rPr>
            </w:pPr>
            <w:r w:rsidRPr="007D4A29">
              <w:rPr>
                <w:b/>
                <w:bCs/>
                <w:color w:val="FFFFFF" w:themeColor="background1"/>
              </w:rPr>
              <w:t>Pénalité</w:t>
            </w:r>
            <w:r w:rsidR="00836822">
              <w:rPr>
                <w:b/>
                <w:bCs/>
                <w:color w:val="FFFFFF" w:themeColor="background1"/>
              </w:rPr>
              <w:t>s</w:t>
            </w:r>
            <w:r w:rsidRPr="007D4A29">
              <w:rPr>
                <w:b/>
                <w:bCs/>
                <w:color w:val="FFFFFF" w:themeColor="background1"/>
              </w:rPr>
              <w:t xml:space="preserve"> associée</w:t>
            </w:r>
            <w:r w:rsidR="00836822">
              <w:rPr>
                <w:b/>
                <w:bCs/>
                <w:color w:val="FFFFFF" w:themeColor="background1"/>
              </w:rPr>
              <w:t>s</w:t>
            </w:r>
          </w:p>
        </w:tc>
      </w:tr>
      <w:tr w:rsidR="00346ED9" w14:paraId="617CF82B" w14:textId="77777777">
        <w:trPr>
          <w:trHeight w:val="1056"/>
        </w:trPr>
        <w:tc>
          <w:tcPr>
            <w:tcW w:w="4815" w:type="dxa"/>
            <w:vAlign w:val="center"/>
          </w:tcPr>
          <w:p w14:paraId="37AF19F1" w14:textId="77777777" w:rsidR="00346ED9" w:rsidRDefault="00346ED9" w:rsidP="008963E2">
            <w:r>
              <w:t xml:space="preserve">Critique </w:t>
            </w:r>
          </w:p>
        </w:tc>
        <w:tc>
          <w:tcPr>
            <w:tcW w:w="4890" w:type="dxa"/>
            <w:vAlign w:val="center"/>
          </w:tcPr>
          <w:p w14:paraId="5382F1A4" w14:textId="77777777" w:rsidR="00346ED9" w:rsidRDefault="00346ED9" w:rsidP="008963E2">
            <w:r>
              <w:t>10% de la redevance mensuelle de l’actif concerné X nombre de jours calendaires de dépassement des délais de résolution, dans la limite du total mensuel de la redevance</w:t>
            </w:r>
          </w:p>
        </w:tc>
      </w:tr>
      <w:tr w:rsidR="00346ED9" w:rsidRPr="00697346" w14:paraId="6881519B" w14:textId="77777777">
        <w:trPr>
          <w:trHeight w:val="253"/>
        </w:trPr>
        <w:tc>
          <w:tcPr>
            <w:tcW w:w="4815" w:type="dxa"/>
            <w:vAlign w:val="center"/>
          </w:tcPr>
          <w:p w14:paraId="1249706D" w14:textId="026B97F1" w:rsidR="00346ED9" w:rsidRDefault="00FD7930" w:rsidP="008963E2">
            <w:r>
              <w:t>Majeur</w:t>
            </w:r>
          </w:p>
        </w:tc>
        <w:tc>
          <w:tcPr>
            <w:tcW w:w="4890" w:type="dxa"/>
            <w:vAlign w:val="center"/>
          </w:tcPr>
          <w:p w14:paraId="266AC12B" w14:textId="77777777" w:rsidR="00346ED9" w:rsidRDefault="00346ED9" w:rsidP="008963E2">
            <w:r>
              <w:t>5% de la redevance mensuelle de l’actif concerné X nombre de jours calendaires de dépassement des délais de résolution, dans la limite du total mensuel de la redevance</w:t>
            </w:r>
          </w:p>
        </w:tc>
      </w:tr>
    </w:tbl>
    <w:p w14:paraId="7721797D" w14:textId="77777777" w:rsidR="00346ED9" w:rsidRDefault="00346ED9" w:rsidP="00346ED9">
      <w:r>
        <w:cr/>
        <w:t>Le montant total des pénalités ne pourra pas excéder 3 mois de forfait mensuel.</w:t>
      </w:r>
    </w:p>
    <w:p w14:paraId="5A3E9BC8" w14:textId="77777777" w:rsidR="00346ED9" w:rsidRDefault="00346ED9" w:rsidP="00346ED9"/>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346ED9" w14:paraId="7154197E" w14:textId="77777777" w:rsidTr="008963E2">
        <w:trPr>
          <w:trHeight w:val="929"/>
        </w:trPr>
        <w:tc>
          <w:tcPr>
            <w:tcW w:w="1564" w:type="dxa"/>
            <w:vAlign w:val="center"/>
          </w:tcPr>
          <w:p w14:paraId="2EEB2CBC" w14:textId="77777777" w:rsidR="00346ED9" w:rsidRDefault="00346ED9" w:rsidP="008963E2">
            <w:pPr>
              <w:jc w:val="center"/>
              <w:rPr>
                <w:color w:val="C00000"/>
              </w:rPr>
            </w:pPr>
            <w:r w:rsidRPr="004E1FF9">
              <w:rPr>
                <w:color w:val="C00000"/>
              </w:rPr>
              <w:t>Exigence n°</w:t>
            </w:r>
            <w:r>
              <w:rPr>
                <w:color w:val="C00000"/>
              </w:rPr>
              <w:t>xx</w:t>
            </w:r>
          </w:p>
          <w:p w14:paraId="0F20036A" w14:textId="77777777" w:rsidR="00346ED9" w:rsidRPr="00DC28EC" w:rsidRDefault="00346ED9" w:rsidP="008963E2">
            <w:pPr>
              <w:jc w:val="center"/>
              <w:rPr>
                <w:i/>
                <w:iCs/>
              </w:rPr>
            </w:pPr>
            <w:r>
              <w:rPr>
                <w:i/>
                <w:iCs/>
                <w:sz w:val="20"/>
                <w:szCs w:val="20"/>
              </w:rPr>
              <w:t>SLA</w:t>
            </w:r>
          </w:p>
        </w:tc>
        <w:tc>
          <w:tcPr>
            <w:tcW w:w="7503" w:type="dxa"/>
            <w:vAlign w:val="center"/>
          </w:tcPr>
          <w:p w14:paraId="5A2FA830" w14:textId="77777777" w:rsidR="00346ED9" w:rsidRDefault="00346ED9" w:rsidP="008963E2">
            <w:r w:rsidRPr="00400D1C">
              <w:t xml:space="preserve">Le soumissionnaire </w:t>
            </w:r>
            <w:r>
              <w:t>confirmera l’acceptation des niveaux de service ou présentera une contre-proposition</w:t>
            </w:r>
          </w:p>
        </w:tc>
      </w:tr>
      <w:tr w:rsidR="00346ED9" w14:paraId="4285DA2E" w14:textId="77777777" w:rsidTr="008963E2">
        <w:trPr>
          <w:trHeight w:val="929"/>
        </w:trPr>
        <w:tc>
          <w:tcPr>
            <w:tcW w:w="1564" w:type="dxa"/>
            <w:vAlign w:val="center"/>
          </w:tcPr>
          <w:p w14:paraId="4262F1BB" w14:textId="77777777" w:rsidR="00346ED9" w:rsidRDefault="00346ED9" w:rsidP="008963E2">
            <w:pPr>
              <w:jc w:val="center"/>
              <w:rPr>
                <w:color w:val="C00000"/>
              </w:rPr>
            </w:pPr>
            <w:r w:rsidRPr="004E1FF9">
              <w:rPr>
                <w:color w:val="C00000"/>
              </w:rPr>
              <w:t>Exigence n°</w:t>
            </w:r>
            <w:r>
              <w:rPr>
                <w:color w:val="C00000"/>
              </w:rPr>
              <w:t>xx</w:t>
            </w:r>
          </w:p>
          <w:p w14:paraId="68E06F9E" w14:textId="77777777" w:rsidR="00346ED9" w:rsidRPr="004E1FF9" w:rsidRDefault="00346ED9" w:rsidP="008963E2">
            <w:pPr>
              <w:jc w:val="center"/>
              <w:rPr>
                <w:color w:val="C00000"/>
              </w:rPr>
            </w:pPr>
            <w:r>
              <w:rPr>
                <w:i/>
                <w:iCs/>
                <w:sz w:val="20"/>
                <w:szCs w:val="20"/>
              </w:rPr>
              <w:t>Pénalités</w:t>
            </w:r>
          </w:p>
        </w:tc>
        <w:tc>
          <w:tcPr>
            <w:tcW w:w="7503" w:type="dxa"/>
            <w:vAlign w:val="center"/>
          </w:tcPr>
          <w:p w14:paraId="0526F4B1" w14:textId="77777777" w:rsidR="00346ED9" w:rsidRPr="00400D1C" w:rsidRDefault="00346ED9" w:rsidP="008963E2">
            <w:r w:rsidRPr="00400D1C">
              <w:t xml:space="preserve">Le soumissionnaire </w:t>
            </w:r>
            <w:r>
              <w:t>confirmera l’acceptation des pénalités ou présentera une contre-proposition.</w:t>
            </w:r>
          </w:p>
        </w:tc>
      </w:tr>
    </w:tbl>
    <w:p w14:paraId="240FF32D" w14:textId="77777777" w:rsidR="00346ED9" w:rsidRDefault="00346ED9" w:rsidP="00346ED9"/>
    <w:p w14:paraId="7A9E42CC" w14:textId="77777777" w:rsidR="00346ED9" w:rsidRDefault="00346ED9" w:rsidP="009C0C30"/>
    <w:p w14:paraId="22700D3F" w14:textId="545276A4" w:rsidR="006F5077" w:rsidRDefault="00CF3967" w:rsidP="005D55C7">
      <w:pPr>
        <w:pStyle w:val="Titre4"/>
      </w:pPr>
      <w:r>
        <w:lastRenderedPageBreak/>
        <w:t>Réversibilité</w:t>
      </w:r>
    </w:p>
    <w:p w14:paraId="51F1A303" w14:textId="77777777" w:rsidR="000A69E3" w:rsidRDefault="000A69E3" w:rsidP="000A69E3"/>
    <w:p w14:paraId="07F2490B" w14:textId="364FAA67" w:rsidR="000A69E3" w:rsidRDefault="000A69E3" w:rsidP="000A69E3">
      <w:r>
        <w:t xml:space="preserve">À la fin du contrat ou </w:t>
      </w:r>
      <w:r w:rsidR="00F62AE8">
        <w:t>à la suite de</w:t>
      </w:r>
      <w:r>
        <w:t xml:space="preserve"> l’activation de la clause de réversibilité, le soumissionnaire devra :</w:t>
      </w:r>
    </w:p>
    <w:p w14:paraId="74E8E5A9" w14:textId="77777777" w:rsidR="000A69E3" w:rsidRDefault="000A69E3" w:rsidP="000A69E3"/>
    <w:p w14:paraId="40994488" w14:textId="2747F203" w:rsidR="000A69E3" w:rsidRDefault="000A69E3" w:rsidP="005F5039">
      <w:pPr>
        <w:pStyle w:val="Paragraphedeliste"/>
        <w:numPr>
          <w:ilvl w:val="0"/>
          <w:numId w:val="74"/>
        </w:numPr>
      </w:pPr>
      <w:r>
        <w:t>Contribuer proactivement au projet de transition piloté par Praemia.</w:t>
      </w:r>
    </w:p>
    <w:p w14:paraId="007235B1" w14:textId="325B96F0" w:rsidR="000A69E3" w:rsidRDefault="000A69E3" w:rsidP="005F5039">
      <w:pPr>
        <w:pStyle w:val="Paragraphedeliste"/>
        <w:numPr>
          <w:ilvl w:val="0"/>
          <w:numId w:val="74"/>
        </w:numPr>
      </w:pPr>
      <w:r>
        <w:t>Assurer le retour des données appartenant à Praemia.</w:t>
      </w:r>
    </w:p>
    <w:p w14:paraId="37694CE6" w14:textId="38827E73" w:rsidR="006F5077" w:rsidRDefault="000A69E3" w:rsidP="005F5039">
      <w:pPr>
        <w:pStyle w:val="Paragraphedeliste"/>
        <w:numPr>
          <w:ilvl w:val="0"/>
          <w:numId w:val="74"/>
        </w:numPr>
      </w:pPr>
      <w:r>
        <w:t>Détruire ou effacer de manière sécurisée toutes les données de Praemia présentes sur tout support en sa possession et/ou en celle de ses agents, sous-traitants et partenaires, sans en conserver de copie, sauf obligation légale contraire.</w:t>
      </w:r>
    </w:p>
    <w:p w14:paraId="734656EE" w14:textId="77777777" w:rsidR="006F5077" w:rsidRDefault="006F5077" w:rsidP="006F5077"/>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400D1C" w14:paraId="42F2715D" w14:textId="77777777" w:rsidTr="00E467C3">
        <w:tc>
          <w:tcPr>
            <w:tcW w:w="1564" w:type="dxa"/>
            <w:vAlign w:val="center"/>
          </w:tcPr>
          <w:p w14:paraId="31A1BEE4" w14:textId="77777777" w:rsidR="00400D1C" w:rsidRDefault="00400D1C" w:rsidP="0099550E">
            <w:pPr>
              <w:jc w:val="center"/>
              <w:rPr>
                <w:color w:val="C00000"/>
              </w:rPr>
            </w:pPr>
            <w:r w:rsidRPr="004E1FF9">
              <w:rPr>
                <w:color w:val="C00000"/>
              </w:rPr>
              <w:t>Exigence n°</w:t>
            </w:r>
            <w:r>
              <w:rPr>
                <w:color w:val="C00000"/>
              </w:rPr>
              <w:t>xx</w:t>
            </w:r>
          </w:p>
          <w:p w14:paraId="2524F038" w14:textId="57E8799E" w:rsidR="00400D1C" w:rsidRPr="00DC28EC" w:rsidRDefault="004A4798" w:rsidP="0099550E">
            <w:pPr>
              <w:jc w:val="center"/>
              <w:rPr>
                <w:i/>
                <w:iCs/>
              </w:rPr>
            </w:pPr>
            <w:r w:rsidRPr="004A4798">
              <w:rPr>
                <w:i/>
                <w:iCs/>
                <w:sz w:val="20"/>
                <w:szCs w:val="20"/>
              </w:rPr>
              <w:t>Export des données</w:t>
            </w:r>
          </w:p>
        </w:tc>
        <w:tc>
          <w:tcPr>
            <w:tcW w:w="7503" w:type="dxa"/>
            <w:vAlign w:val="center"/>
          </w:tcPr>
          <w:p w14:paraId="164728BC" w14:textId="46F67DD8" w:rsidR="00400D1C" w:rsidRDefault="00400D1C" w:rsidP="0099550E">
            <w:r w:rsidRPr="00400D1C">
              <w:t>Le soumissionnaire doit garantir que toutes les données, y compris les données historiques, les paramètres de configuration, les métadonnées et les journaux d’activité des utilisateurs, peuvent être intégralement récupérées et exportées sur demande.</w:t>
            </w:r>
          </w:p>
        </w:tc>
      </w:tr>
      <w:tr w:rsidR="00400D1C" w14:paraId="0C276095" w14:textId="77777777" w:rsidTr="00E467C3">
        <w:trPr>
          <w:trHeight w:val="1183"/>
        </w:trPr>
        <w:tc>
          <w:tcPr>
            <w:tcW w:w="1564" w:type="dxa"/>
            <w:vAlign w:val="center"/>
          </w:tcPr>
          <w:p w14:paraId="69F3D80C" w14:textId="77777777" w:rsidR="00400D1C" w:rsidRDefault="00400D1C" w:rsidP="0099550E">
            <w:pPr>
              <w:jc w:val="center"/>
              <w:rPr>
                <w:color w:val="C00000"/>
              </w:rPr>
            </w:pPr>
            <w:r w:rsidRPr="004E1FF9">
              <w:rPr>
                <w:color w:val="C00000"/>
              </w:rPr>
              <w:t>Exigence n°</w:t>
            </w:r>
            <w:r>
              <w:rPr>
                <w:color w:val="C00000"/>
              </w:rPr>
              <w:t>xx</w:t>
            </w:r>
          </w:p>
          <w:p w14:paraId="4AB42757" w14:textId="1A1CE667" w:rsidR="00400D1C" w:rsidRPr="004E1FF9" w:rsidRDefault="002C2738" w:rsidP="0099550E">
            <w:pPr>
              <w:jc w:val="center"/>
              <w:rPr>
                <w:color w:val="C00000"/>
              </w:rPr>
            </w:pPr>
            <w:r>
              <w:rPr>
                <w:i/>
                <w:iCs/>
                <w:sz w:val="20"/>
                <w:szCs w:val="20"/>
              </w:rPr>
              <w:t>Accompagnement réversibilité</w:t>
            </w:r>
          </w:p>
        </w:tc>
        <w:tc>
          <w:tcPr>
            <w:tcW w:w="7503" w:type="dxa"/>
            <w:vAlign w:val="center"/>
          </w:tcPr>
          <w:p w14:paraId="7C560C6B" w14:textId="3383B482" w:rsidR="00400D1C" w:rsidRDefault="00B54519" w:rsidP="0099550E">
            <w:r w:rsidRPr="00B54519">
              <w:t>Le prestataire doit fournir un accompagnement lors du processus d’export des données, afin d’assister Praemia en cas de problème technique et d’assurer une transition fluide. Ce support doit être disponible pendant et pendant une période raisonnable après la phase d’export.</w:t>
            </w:r>
          </w:p>
        </w:tc>
      </w:tr>
      <w:tr w:rsidR="00E04BA2" w14:paraId="56E217C2" w14:textId="77777777" w:rsidTr="006202B3">
        <w:trPr>
          <w:trHeight w:val="1224"/>
        </w:trPr>
        <w:tc>
          <w:tcPr>
            <w:tcW w:w="1564" w:type="dxa"/>
            <w:vAlign w:val="center"/>
          </w:tcPr>
          <w:p w14:paraId="015437E9" w14:textId="77777777" w:rsidR="00E04BA2" w:rsidRDefault="00E04BA2" w:rsidP="00E04BA2">
            <w:pPr>
              <w:jc w:val="center"/>
              <w:rPr>
                <w:color w:val="C00000"/>
              </w:rPr>
            </w:pPr>
            <w:r w:rsidRPr="004E1FF9">
              <w:rPr>
                <w:color w:val="C00000"/>
              </w:rPr>
              <w:t>Exigence n°</w:t>
            </w:r>
            <w:r>
              <w:rPr>
                <w:color w:val="C00000"/>
              </w:rPr>
              <w:t>xx</w:t>
            </w:r>
          </w:p>
          <w:p w14:paraId="0E381001" w14:textId="7980C0C9" w:rsidR="00E04BA2" w:rsidRPr="004E1FF9" w:rsidRDefault="00E04BA2" w:rsidP="00E04BA2">
            <w:pPr>
              <w:jc w:val="center"/>
              <w:rPr>
                <w:color w:val="C00000"/>
              </w:rPr>
            </w:pPr>
            <w:r w:rsidRPr="00E04BA2">
              <w:rPr>
                <w:i/>
                <w:iCs/>
                <w:sz w:val="20"/>
                <w:szCs w:val="20"/>
              </w:rPr>
              <w:t>Suppression des données</w:t>
            </w:r>
          </w:p>
        </w:tc>
        <w:tc>
          <w:tcPr>
            <w:tcW w:w="7503" w:type="dxa"/>
            <w:vAlign w:val="center"/>
          </w:tcPr>
          <w:p w14:paraId="17CAB72E" w14:textId="656EC75C" w:rsidR="00E04BA2" w:rsidRPr="00B54519" w:rsidRDefault="00E04BA2" w:rsidP="0099550E">
            <w:r w:rsidRPr="002C2738">
              <w:t xml:space="preserve">Après la réussite de l’export des données et </w:t>
            </w:r>
            <w:r w:rsidRPr="00E467C3">
              <w:t>sur confirmation du client</w:t>
            </w:r>
            <w:r w:rsidRPr="002C2738">
              <w:t xml:space="preserve">, le prestataire doit </w:t>
            </w:r>
            <w:r w:rsidRPr="00E467C3">
              <w:t>supprimer définitivement toutes les données du client</w:t>
            </w:r>
            <w:r w:rsidRPr="002C2738">
              <w:t xml:space="preserve"> de ses systèmes et fournir un </w:t>
            </w:r>
            <w:r w:rsidRPr="00E467C3">
              <w:t>certificat de suppression</w:t>
            </w:r>
            <w:r w:rsidRPr="002C2738">
              <w:t xml:space="preserve"> garantissant qu’aucune donnée résiduelle ne subsiste.</w:t>
            </w:r>
          </w:p>
        </w:tc>
      </w:tr>
    </w:tbl>
    <w:p w14:paraId="4E6B97A4" w14:textId="77777777" w:rsidR="006F5077" w:rsidRDefault="006F5077" w:rsidP="006F5077"/>
    <w:p w14:paraId="3358DA32" w14:textId="77777777" w:rsidR="006F5077" w:rsidRDefault="006F5077" w:rsidP="006F5077"/>
    <w:p w14:paraId="032DFCF5" w14:textId="6FF37F6F" w:rsidR="006F5077" w:rsidRDefault="00E96DF5" w:rsidP="00E467C3">
      <w:pPr>
        <w:pStyle w:val="Titre3"/>
      </w:pPr>
      <w:bookmarkStart w:id="122" w:name="_Toc212800631"/>
      <w:r>
        <w:t>Modèle</w:t>
      </w:r>
      <w:r w:rsidR="00BA22F8">
        <w:t xml:space="preserve"> économique</w:t>
      </w:r>
      <w:r w:rsidR="00897F89">
        <w:t xml:space="preserve"> proposé</w:t>
      </w:r>
      <w:r w:rsidR="007A33F0">
        <w:t xml:space="preserve"> pour le Lot 1</w:t>
      </w:r>
      <w:bookmarkEnd w:id="122"/>
    </w:p>
    <w:p w14:paraId="7FF7A904" w14:textId="77777777" w:rsidR="00BA22F8" w:rsidRDefault="00BA22F8" w:rsidP="006F5077"/>
    <w:p w14:paraId="1C0C19F5" w14:textId="77777777" w:rsidR="007C31CB" w:rsidRPr="007C31CB" w:rsidRDefault="007C31CB" w:rsidP="007C31CB">
      <w:r w:rsidRPr="007C31CB">
        <w:t>Le soumissionnaire devra proposer un modèle économique clair et structuré, reposant sur les principes suivants :</w:t>
      </w:r>
    </w:p>
    <w:p w14:paraId="67121AA4" w14:textId="77777777" w:rsidR="009B5BFE" w:rsidRPr="007C31CB" w:rsidRDefault="009B5BFE" w:rsidP="005F5039">
      <w:pPr>
        <w:numPr>
          <w:ilvl w:val="0"/>
          <w:numId w:val="84"/>
        </w:numPr>
      </w:pPr>
      <w:r w:rsidRPr="007C31CB">
        <w:t xml:space="preserve">Deux </w:t>
      </w:r>
      <w:r w:rsidRPr="007C31CB">
        <w:rPr>
          <w:b/>
          <w:bCs/>
        </w:rPr>
        <w:t>offres de services distinctes</w:t>
      </w:r>
      <w:r w:rsidRPr="007C31CB">
        <w:t xml:space="preserve"> :</w:t>
      </w:r>
    </w:p>
    <w:p w14:paraId="3C94FB11" w14:textId="71A95B80" w:rsidR="009B5BFE" w:rsidRPr="007C31CB" w:rsidRDefault="00F62AE8" w:rsidP="005F5039">
      <w:pPr>
        <w:numPr>
          <w:ilvl w:val="1"/>
          <w:numId w:val="84"/>
        </w:numPr>
      </w:pPr>
      <w:r w:rsidRPr="007C31CB">
        <w:t>Une</w:t>
      </w:r>
      <w:r w:rsidR="009B5BFE" w:rsidRPr="007C31CB">
        <w:t xml:space="preserve"> </w:t>
      </w:r>
      <w:r w:rsidR="009B5BFE" w:rsidRPr="007C31CB">
        <w:rPr>
          <w:b/>
          <w:bCs/>
        </w:rPr>
        <w:t>offre de base</w:t>
      </w:r>
      <w:r w:rsidR="009B5BFE" w:rsidRPr="007C31CB">
        <w:t>, déployable sur l’ensemble du parc ;</w:t>
      </w:r>
    </w:p>
    <w:p w14:paraId="3A708DD3" w14:textId="65FF6924" w:rsidR="009B5BFE" w:rsidRPr="007C31CB" w:rsidRDefault="00F62AE8" w:rsidP="005F5039">
      <w:pPr>
        <w:numPr>
          <w:ilvl w:val="1"/>
          <w:numId w:val="84"/>
        </w:numPr>
      </w:pPr>
      <w:r w:rsidRPr="007C31CB">
        <w:t>Une</w:t>
      </w:r>
      <w:r w:rsidR="009B5BFE" w:rsidRPr="007C31CB">
        <w:t xml:space="preserve"> </w:t>
      </w:r>
      <w:r w:rsidR="009B5BFE" w:rsidRPr="007C31CB">
        <w:rPr>
          <w:b/>
          <w:bCs/>
        </w:rPr>
        <w:t>offre Premium</w:t>
      </w:r>
      <w:r w:rsidR="009B5BFE" w:rsidRPr="007C31CB">
        <w:t>, applicable aux sites proposant des services additionnels ou une volumétrie supérieure, conformément aux hypothèses précisées en introduction.</w:t>
      </w:r>
    </w:p>
    <w:p w14:paraId="174C979C" w14:textId="64757B25" w:rsidR="007C31CB" w:rsidRPr="00C35021" w:rsidRDefault="007C31CB" w:rsidP="005F5039">
      <w:pPr>
        <w:numPr>
          <w:ilvl w:val="0"/>
          <w:numId w:val="84"/>
        </w:numPr>
      </w:pPr>
      <w:r w:rsidRPr="00C35021">
        <w:t xml:space="preserve">Un </w:t>
      </w:r>
      <w:r w:rsidRPr="00E467C3">
        <w:t>prix récurrent forfaitaire au mètre carré</w:t>
      </w:r>
      <w:r w:rsidRPr="00C35021">
        <w:t xml:space="preserve">, appliqué sur la durée du contrat, avec un </w:t>
      </w:r>
      <w:r w:rsidRPr="00E467C3">
        <w:t>tarif dégressif en fonction de la surface totale couverte</w:t>
      </w:r>
    </w:p>
    <w:p w14:paraId="7060F9B6" w14:textId="4E0705C4" w:rsidR="007C31CB" w:rsidRPr="00C35021" w:rsidRDefault="007C31CB" w:rsidP="005F5039">
      <w:pPr>
        <w:numPr>
          <w:ilvl w:val="0"/>
          <w:numId w:val="84"/>
        </w:numPr>
      </w:pPr>
      <w:r w:rsidRPr="00C35021">
        <w:t xml:space="preserve">Un </w:t>
      </w:r>
      <w:r w:rsidRPr="00E467C3">
        <w:t xml:space="preserve">forfait initial </w:t>
      </w:r>
      <w:r w:rsidR="00B83012">
        <w:t>pour la mise en place de l’application et p</w:t>
      </w:r>
      <w:r w:rsidR="00060CB3">
        <w:t>our la mise en service d’un</w:t>
      </w:r>
      <w:r w:rsidR="00E555F5">
        <w:t xml:space="preserve"> nouvel</w:t>
      </w:r>
      <w:r w:rsidR="00060CB3">
        <w:t xml:space="preserve"> immeuble</w:t>
      </w:r>
      <w:r w:rsidRPr="00C35021">
        <w:t xml:space="preserve">, composé d’une partie fixe correspondant au socle fonctionnel de la solution et d’une partie variable liée aux </w:t>
      </w:r>
      <w:r w:rsidRPr="00E467C3">
        <w:t>intégrations spécifiques déployées</w:t>
      </w:r>
    </w:p>
    <w:p w14:paraId="5358A43E" w14:textId="5A04767B" w:rsidR="007C31CB" w:rsidRPr="00C35021" w:rsidRDefault="007C31CB" w:rsidP="005F5039">
      <w:pPr>
        <w:numPr>
          <w:ilvl w:val="0"/>
          <w:numId w:val="84"/>
        </w:numPr>
      </w:pPr>
      <w:r w:rsidRPr="00C35021">
        <w:t xml:space="preserve">Une </w:t>
      </w:r>
      <w:r w:rsidRPr="00E467C3">
        <w:t>grille tarifaire par type d’intégration</w:t>
      </w:r>
      <w:r w:rsidRPr="00C35021">
        <w:t xml:space="preserve"> (webview, webview avec SSO, API simple, moyenne ou complexe), accompagnée d’une description des </w:t>
      </w:r>
      <w:r w:rsidRPr="00E467C3">
        <w:t>critères retenus pour apprécier la complexité</w:t>
      </w:r>
    </w:p>
    <w:p w14:paraId="3F68D00D" w14:textId="77777777" w:rsidR="007C31CB" w:rsidRPr="00C35021" w:rsidRDefault="007C31CB" w:rsidP="005F5039">
      <w:pPr>
        <w:numPr>
          <w:ilvl w:val="0"/>
          <w:numId w:val="84"/>
        </w:numPr>
      </w:pPr>
      <w:r w:rsidRPr="00C35021">
        <w:t xml:space="preserve">Des </w:t>
      </w:r>
      <w:r w:rsidRPr="00E467C3">
        <w:t>options complémentaires</w:t>
      </w:r>
      <w:r w:rsidRPr="00C35021">
        <w:t xml:space="preserve">, telles que la </w:t>
      </w:r>
      <w:r w:rsidRPr="00E467C3">
        <w:t>cartographie interactive des espaces</w:t>
      </w:r>
      <w:r w:rsidRPr="00C35021">
        <w:t>, devront être identifiées et chiffrées séparément.</w:t>
      </w:r>
    </w:p>
    <w:p w14:paraId="722C558B" w14:textId="77777777" w:rsidR="00D87A1F" w:rsidRPr="007C31CB" w:rsidRDefault="00D87A1F" w:rsidP="00E467C3">
      <w:pPr>
        <w:ind w:left="720"/>
      </w:pPr>
    </w:p>
    <w:p w14:paraId="33025059" w14:textId="40074912" w:rsidR="007C31CB" w:rsidRPr="007C31CB" w:rsidRDefault="007C31CB" w:rsidP="007C31CB">
      <w:r w:rsidRPr="007C31CB">
        <w:t>Le soumissionnaire devra présenter l’ensemble de ces éléments dans une proposition financière détaillée, permettant une comparaison homogène entre candidats.</w:t>
      </w:r>
    </w:p>
    <w:p w14:paraId="47EA1EE0" w14:textId="77777777" w:rsidR="006F5077" w:rsidRDefault="006F5077" w:rsidP="006F5077"/>
    <w:p w14:paraId="5A137B5E" w14:textId="77777777" w:rsidR="006F5077" w:rsidRPr="006F5077" w:rsidRDefault="006F5077" w:rsidP="006F5077"/>
    <w:p w14:paraId="1A92DB23" w14:textId="77777777" w:rsidR="00086A1F" w:rsidRDefault="00086A1F" w:rsidP="00086A1F"/>
    <w:p w14:paraId="040533B3" w14:textId="27DED07F" w:rsidR="00EF0266" w:rsidRDefault="00EF0266" w:rsidP="00AE58EB">
      <w:pPr>
        <w:pStyle w:val="Titre2"/>
      </w:pPr>
      <w:bookmarkStart w:id="123" w:name="_Toc212800632"/>
      <w:r>
        <w:t>Lot 2 : Description des attendus fonctionnels et techniques</w:t>
      </w:r>
      <w:bookmarkEnd w:id="123"/>
    </w:p>
    <w:p w14:paraId="776B4C2B" w14:textId="77777777" w:rsidR="00EF0266" w:rsidRPr="00B77EDF" w:rsidRDefault="00EF0266" w:rsidP="00E467C3">
      <w:pPr>
        <w:rPr>
          <w:highlight w:val="yellow"/>
        </w:rPr>
      </w:pPr>
    </w:p>
    <w:p w14:paraId="6C716671" w14:textId="5011796C" w:rsidR="00E93F42" w:rsidRDefault="00ED7D8E" w:rsidP="00ED7D8E">
      <w:r w:rsidRPr="00B60204">
        <w:lastRenderedPageBreak/>
        <w:t xml:space="preserve">La solution </w:t>
      </w:r>
      <w:r w:rsidR="003C3467" w:rsidRPr="00B60204">
        <w:t xml:space="preserve">de </w:t>
      </w:r>
      <w:r w:rsidR="003C3467" w:rsidRPr="00B60204">
        <w:rPr>
          <w:b/>
        </w:rPr>
        <w:t>gestion technique de patrimoine</w:t>
      </w:r>
      <w:r w:rsidR="003C3467" w:rsidRPr="00B60204">
        <w:t>, faisant l’objet du Lot 2 de cette consultation</w:t>
      </w:r>
      <w:r w:rsidR="00B60204" w:rsidRPr="00B60204">
        <w:t>, constituera</w:t>
      </w:r>
      <w:r w:rsidRPr="00B60204">
        <w:t xml:space="preserve"> le socle </w:t>
      </w:r>
      <w:r w:rsidR="00604D7C">
        <w:t>central de pilotage</w:t>
      </w:r>
      <w:r w:rsidRPr="00B60204">
        <w:t xml:space="preserve"> de </w:t>
      </w:r>
      <w:r w:rsidR="00B60204" w:rsidRPr="00B60204">
        <w:t xml:space="preserve">la maintenance </w:t>
      </w:r>
      <w:r w:rsidRPr="00B60204">
        <w:t xml:space="preserve">du patrimoine </w:t>
      </w:r>
      <w:r w:rsidR="00B60204" w:rsidRPr="00B60204">
        <w:t xml:space="preserve">immobilier </w:t>
      </w:r>
      <w:r w:rsidR="00032DF6">
        <w:t xml:space="preserve">tertiaire </w:t>
      </w:r>
      <w:r w:rsidR="00B60204" w:rsidRPr="00B60204">
        <w:t xml:space="preserve">géré par </w:t>
      </w:r>
      <w:r w:rsidRPr="00B60204">
        <w:t>Praemia REIM</w:t>
      </w:r>
      <w:r w:rsidR="009319CB">
        <w:t xml:space="preserve"> pour le </w:t>
      </w:r>
      <w:r w:rsidR="001D542A">
        <w:t>P</w:t>
      </w:r>
      <w:r w:rsidR="009319CB">
        <w:t>roperty et l’</w:t>
      </w:r>
      <w:r w:rsidR="001D542A">
        <w:t>A</w:t>
      </w:r>
      <w:r w:rsidR="009319CB">
        <w:t xml:space="preserve">sset </w:t>
      </w:r>
      <w:r w:rsidR="001D542A">
        <w:t>M</w:t>
      </w:r>
      <w:r w:rsidR="009319CB">
        <w:t>anager</w:t>
      </w:r>
      <w:r w:rsidR="00B60204" w:rsidRPr="00B60204">
        <w:t>.</w:t>
      </w:r>
    </w:p>
    <w:p w14:paraId="5333D4C0" w14:textId="77777777" w:rsidR="00D91AB4" w:rsidRDefault="00D91AB4" w:rsidP="00ED7D8E"/>
    <w:p w14:paraId="2E7CBA98" w14:textId="6F1A8A47" w:rsidR="00D91AB4" w:rsidRDefault="00D91AB4" w:rsidP="00ED7D8E">
      <w:r w:rsidRPr="00D91AB4">
        <w:t xml:space="preserve">Elle aura pour vocation de </w:t>
      </w:r>
      <w:r w:rsidRPr="00D91AB4">
        <w:rPr>
          <w:b/>
          <w:bCs/>
        </w:rPr>
        <w:t xml:space="preserve">centraliser, structurer et piloter </w:t>
      </w:r>
      <w:r w:rsidRPr="00D91AB4">
        <w:t>l’ensemble des informations techniques relatives aux actifs et équipements, tout en assurant l</w:t>
      </w:r>
      <w:r w:rsidR="009501C1">
        <w:t>e pilotage du respect des mandats</w:t>
      </w:r>
      <w:r w:rsidRPr="00D91AB4">
        <w:t xml:space="preserve"> et </w:t>
      </w:r>
      <w:r w:rsidR="007B0AA3">
        <w:t>des obligations réglementaires</w:t>
      </w:r>
      <w:r w:rsidR="00E04AA0">
        <w:t xml:space="preserve"> sur le parc</w:t>
      </w:r>
      <w:r w:rsidRPr="00D91AB4">
        <w:t>.</w:t>
      </w:r>
      <w:r w:rsidR="00162FDC">
        <w:t xml:space="preserve"> </w:t>
      </w:r>
    </w:p>
    <w:p w14:paraId="275023DD" w14:textId="77777777" w:rsidR="00162FDC" w:rsidRDefault="00162FDC" w:rsidP="00ED7D8E"/>
    <w:p w14:paraId="0AC7AED8" w14:textId="43BDF2A8" w:rsidR="00162FDC" w:rsidRDefault="00162FDC" w:rsidP="00ED7D8E">
      <w:r>
        <w:t>En lien avec les outils d’exploitation du quotidien des mainteneurs, la s</w:t>
      </w:r>
      <w:r w:rsidRPr="00162FDC">
        <w:t xml:space="preserve">olution devra permettre une </w:t>
      </w:r>
      <w:r w:rsidRPr="00162FDC">
        <w:rPr>
          <w:b/>
          <w:bCs/>
        </w:rPr>
        <w:t>vision consolidée et partagée</w:t>
      </w:r>
      <w:r w:rsidRPr="00162FDC">
        <w:t xml:space="preserve"> entre les différents acteurs impliqués — Asset Managers, Property Managers et Mainteneurs — afin d’améliorer la performance, la conformité et la pérennité des actifs.</w:t>
      </w:r>
    </w:p>
    <w:p w14:paraId="2C53BF74" w14:textId="77777777" w:rsidR="007072A2" w:rsidRDefault="007072A2" w:rsidP="00ED7D8E"/>
    <w:p w14:paraId="2C635B2A" w14:textId="67AD3E24" w:rsidR="007072A2" w:rsidRDefault="007072A2" w:rsidP="007072A2">
      <w:r w:rsidRPr="007072A2">
        <w:t xml:space="preserve">Elle s’articulera autour de plusieurs </w:t>
      </w:r>
      <w:r w:rsidRPr="007072A2">
        <w:rPr>
          <w:b/>
          <w:bCs/>
        </w:rPr>
        <w:t>modules fonctionnels</w:t>
      </w:r>
      <w:r w:rsidR="005F5297">
        <w:t> :</w:t>
      </w:r>
    </w:p>
    <w:p w14:paraId="58AF207D" w14:textId="77777777" w:rsidR="005F5297" w:rsidRPr="007072A2" w:rsidRDefault="005F5297" w:rsidP="007072A2"/>
    <w:p w14:paraId="7AAD2781" w14:textId="6388C499" w:rsidR="007072A2" w:rsidRPr="007072A2" w:rsidRDefault="007072A2" w:rsidP="005F5039">
      <w:pPr>
        <w:numPr>
          <w:ilvl w:val="0"/>
          <w:numId w:val="104"/>
        </w:numPr>
      </w:pPr>
      <w:r w:rsidRPr="007072A2">
        <w:rPr>
          <w:b/>
          <w:bCs/>
        </w:rPr>
        <w:t>Référentiel patrimonial</w:t>
      </w:r>
      <w:r w:rsidRPr="007072A2">
        <w:t xml:space="preserve"> : </w:t>
      </w:r>
      <w:r w:rsidR="005162F0">
        <w:t>centralisation</w:t>
      </w:r>
      <w:r w:rsidRPr="007072A2">
        <w:t xml:space="preserve"> des données des actifs et équipements</w:t>
      </w:r>
      <w:r w:rsidR="005F5297">
        <w:t xml:space="preserve"> </w:t>
      </w:r>
      <w:r w:rsidRPr="007072A2">
        <w:t>;</w:t>
      </w:r>
    </w:p>
    <w:p w14:paraId="1EECF8EA" w14:textId="77777777" w:rsidR="008600CC" w:rsidRDefault="008600CC" w:rsidP="005F5039">
      <w:pPr>
        <w:numPr>
          <w:ilvl w:val="0"/>
          <w:numId w:val="104"/>
        </w:numPr>
      </w:pPr>
      <w:r w:rsidRPr="007072A2">
        <w:rPr>
          <w:b/>
          <w:bCs/>
        </w:rPr>
        <w:t>Gestion documentaire (GED)</w:t>
      </w:r>
      <w:r w:rsidRPr="007072A2">
        <w:t xml:space="preserve"> : centralisation</w:t>
      </w:r>
      <w:r w:rsidR="007072A2" w:rsidRPr="007072A2">
        <w:t xml:space="preserve"> et </w:t>
      </w:r>
      <w:r w:rsidRPr="007072A2">
        <w:t>rattachement des documents techniques et réglementaires ;</w:t>
      </w:r>
    </w:p>
    <w:p w14:paraId="393D8987" w14:textId="1935DBD2" w:rsidR="00331A09" w:rsidRPr="007072A2" w:rsidRDefault="00331A09" w:rsidP="005F5039">
      <w:pPr>
        <w:numPr>
          <w:ilvl w:val="0"/>
          <w:numId w:val="104"/>
        </w:numPr>
      </w:pPr>
      <w:commentRangeStart w:id="124"/>
      <w:r w:rsidRPr="007072A2">
        <w:rPr>
          <w:b/>
          <w:bCs/>
        </w:rPr>
        <w:t>Plans pluriannuels de travaux (PPAT)</w:t>
      </w:r>
      <w:r w:rsidRPr="007072A2">
        <w:t xml:space="preserve"> : priorisation et planification des investissements techniques</w:t>
      </w:r>
      <w:r>
        <w:t xml:space="preserve"> durant le cycle collaboratif de construction du plan</w:t>
      </w:r>
      <w:r w:rsidRPr="007072A2">
        <w:t xml:space="preserve"> ;</w:t>
      </w:r>
      <w:commentRangeEnd w:id="124"/>
      <w:r w:rsidR="00C05FE1" w:rsidRPr="007072A2">
        <w:rPr>
          <w:rStyle w:val="Marquedecommentaire"/>
          <w:sz w:val="22"/>
          <w:szCs w:val="22"/>
        </w:rPr>
        <w:commentReference w:id="124"/>
      </w:r>
    </w:p>
    <w:p w14:paraId="78730754" w14:textId="7028AAE5" w:rsidR="008600CC" w:rsidRPr="007072A2" w:rsidRDefault="008600CC" w:rsidP="005F5039">
      <w:pPr>
        <w:numPr>
          <w:ilvl w:val="0"/>
          <w:numId w:val="104"/>
        </w:numPr>
      </w:pPr>
      <w:r>
        <w:rPr>
          <w:b/>
          <w:bCs/>
        </w:rPr>
        <w:t xml:space="preserve">Suivi et reporting </w:t>
      </w:r>
      <w:r w:rsidR="00F62AE8" w:rsidRPr="007072A2">
        <w:rPr>
          <w:b/>
          <w:bCs/>
        </w:rPr>
        <w:t>HSE</w:t>
      </w:r>
      <w:r w:rsidR="00F62AE8" w:rsidRPr="007072A2">
        <w:t xml:space="preserve"> :</w:t>
      </w:r>
      <w:r w:rsidRPr="007072A2">
        <w:t xml:space="preserve"> gestion des diagnostics, constats, incidents et plans d’action associés ;</w:t>
      </w:r>
    </w:p>
    <w:p w14:paraId="5FD18A7B" w14:textId="1DCCD700" w:rsidR="007072A2" w:rsidRPr="007072A2" w:rsidRDefault="008600CC" w:rsidP="005F5039">
      <w:pPr>
        <w:numPr>
          <w:ilvl w:val="0"/>
          <w:numId w:val="104"/>
        </w:numPr>
      </w:pPr>
      <w:r>
        <w:rPr>
          <w:b/>
          <w:bCs/>
        </w:rPr>
        <w:t>Pilotage de la maintenance</w:t>
      </w:r>
      <w:r w:rsidR="007072A2" w:rsidRPr="007072A2">
        <w:t xml:space="preserve"> : </w:t>
      </w:r>
      <w:r w:rsidR="005162F0">
        <w:t>supervision</w:t>
      </w:r>
      <w:r w:rsidR="007072A2" w:rsidRPr="007072A2">
        <w:t xml:space="preserve"> des interventions préventives, curatives et réglementaires </w:t>
      </w:r>
      <w:r w:rsidR="005162F0">
        <w:t xml:space="preserve">et respect des engagements contractuels </w:t>
      </w:r>
      <w:r w:rsidR="007072A2" w:rsidRPr="007072A2">
        <w:t>;</w:t>
      </w:r>
    </w:p>
    <w:p w14:paraId="67724458" w14:textId="77777777" w:rsidR="007072A2" w:rsidRPr="007072A2" w:rsidRDefault="007072A2" w:rsidP="005F5039">
      <w:pPr>
        <w:numPr>
          <w:ilvl w:val="0"/>
          <w:numId w:val="104"/>
        </w:numPr>
      </w:pPr>
      <w:r w:rsidRPr="007072A2">
        <w:rPr>
          <w:b/>
          <w:bCs/>
        </w:rPr>
        <w:t>Reporting et tableaux de bord</w:t>
      </w:r>
      <w:r w:rsidRPr="007072A2">
        <w:t xml:space="preserve"> : analyse consolidée de la performance technique, de la conformité et des coûts.</w:t>
      </w:r>
    </w:p>
    <w:p w14:paraId="692D1AC3" w14:textId="77777777" w:rsidR="001633DE" w:rsidRPr="007072A2" w:rsidRDefault="001633DE" w:rsidP="001633DE"/>
    <w:p w14:paraId="25B4E359" w14:textId="4C7A906F" w:rsidR="007072A2" w:rsidRPr="007072A2" w:rsidRDefault="007072A2" w:rsidP="007072A2">
      <w:r w:rsidRPr="007072A2">
        <w:t xml:space="preserve">Cette approche permettra à Praemia REIM de disposer d’un </w:t>
      </w:r>
      <w:r w:rsidRPr="009E4E4A">
        <w:t>outil</w:t>
      </w:r>
      <w:r w:rsidRPr="007072A2">
        <w:t xml:space="preserve"> </w:t>
      </w:r>
      <w:r w:rsidR="001633DE">
        <w:t>complémentaire à la GMAO utilisé par le</w:t>
      </w:r>
      <w:r w:rsidR="009E4E4A">
        <w:t>s</w:t>
      </w:r>
      <w:r w:rsidR="001633DE">
        <w:t xml:space="preserve"> mainteneur</w:t>
      </w:r>
      <w:r w:rsidR="009E4E4A">
        <w:t>s,</w:t>
      </w:r>
      <w:r w:rsidR="001633DE">
        <w:t xml:space="preserve"> </w:t>
      </w:r>
      <w:r w:rsidRPr="007072A2">
        <w:t xml:space="preserve">garantissant la </w:t>
      </w:r>
      <w:r w:rsidR="005E30DE">
        <w:t xml:space="preserve">pérennité et la </w:t>
      </w:r>
      <w:r w:rsidRPr="007072A2">
        <w:t>cohérence des données patrimoniales et soutenant l</w:t>
      </w:r>
      <w:r w:rsidR="003052AD">
        <w:t xml:space="preserve">es </w:t>
      </w:r>
      <w:r w:rsidRPr="007072A2">
        <w:t>décision</w:t>
      </w:r>
      <w:r w:rsidR="003052AD" w:rsidRPr="003052AD">
        <w:t>s</w:t>
      </w:r>
      <w:r w:rsidRPr="007072A2">
        <w:t xml:space="preserve"> stratégique</w:t>
      </w:r>
      <w:r w:rsidR="003052AD" w:rsidRPr="003052AD">
        <w:t>s</w:t>
      </w:r>
      <w:r w:rsidRPr="007072A2">
        <w:t xml:space="preserve"> en matière d’exploitation, de maintenance et d’investissement.</w:t>
      </w:r>
    </w:p>
    <w:p w14:paraId="4FC229C7" w14:textId="77777777" w:rsidR="007072A2" w:rsidRDefault="007072A2" w:rsidP="00ED7D8E"/>
    <w:p w14:paraId="40756467" w14:textId="77777777" w:rsidR="008005CB" w:rsidRDefault="008005CB" w:rsidP="00D20561"/>
    <w:p w14:paraId="35D919C4" w14:textId="5C335A66" w:rsidR="008005CB" w:rsidRDefault="008005CB" w:rsidP="00C56C9A">
      <w:pPr>
        <w:pStyle w:val="Titre3"/>
      </w:pPr>
      <w:bookmarkStart w:id="125" w:name="_Toc212800633"/>
      <w:r>
        <w:t>Principes généraux</w:t>
      </w:r>
      <w:bookmarkEnd w:id="125"/>
    </w:p>
    <w:p w14:paraId="007AB47F" w14:textId="533510FA" w:rsidR="008005CB" w:rsidRDefault="008005CB" w:rsidP="003B7219">
      <w:pPr>
        <w:pStyle w:val="Titre4"/>
        <w:rPr>
          <w:rStyle w:val="Titre4Car"/>
        </w:rPr>
      </w:pPr>
      <w:r>
        <w:t xml:space="preserve">Ancrage </w:t>
      </w:r>
      <w:r w:rsidRPr="00FA45DF">
        <w:rPr>
          <w:rStyle w:val="Titre4Car"/>
          <w:i/>
          <w:iCs/>
        </w:rPr>
        <w:t>local</w:t>
      </w:r>
    </w:p>
    <w:p w14:paraId="7E6B2DFF" w14:textId="77777777" w:rsidR="008005CB" w:rsidRDefault="008005CB" w:rsidP="008005CB"/>
    <w:p w14:paraId="70D082E0" w14:textId="3B1EEE04" w:rsidR="008005CB" w:rsidRDefault="008005CB" w:rsidP="008005CB">
      <w:pPr>
        <w:rPr>
          <w:rFonts w:asciiTheme="minorHAnsi" w:hAnsiTheme="minorHAnsi" w:cstheme="minorHAnsi"/>
          <w:bCs/>
          <w:szCs w:val="18"/>
        </w:rPr>
      </w:pPr>
      <w:r>
        <w:rPr>
          <w:rFonts w:asciiTheme="minorHAnsi" w:hAnsiTheme="minorHAnsi" w:cstheme="minorHAnsi"/>
          <w:bCs/>
          <w:szCs w:val="18"/>
        </w:rPr>
        <w:t>I</w:t>
      </w:r>
      <w:r w:rsidRPr="003E6A33">
        <w:rPr>
          <w:rFonts w:asciiTheme="minorHAnsi" w:hAnsiTheme="minorHAnsi" w:cstheme="minorHAnsi"/>
          <w:bCs/>
          <w:szCs w:val="18"/>
        </w:rPr>
        <w:t xml:space="preserve">l est essentiel pour Praemia REIM de sélectionner un </w:t>
      </w:r>
      <w:r w:rsidRPr="00643636">
        <w:rPr>
          <w:rFonts w:asciiTheme="minorHAnsi" w:hAnsiTheme="minorHAnsi" w:cstheme="minorHAnsi"/>
          <w:bCs/>
          <w:szCs w:val="18"/>
        </w:rPr>
        <w:t>partenaire engagé dans le développement continu de sa solution</w:t>
      </w:r>
      <w:r w:rsidRPr="003E6A33">
        <w:rPr>
          <w:rFonts w:asciiTheme="minorHAnsi" w:hAnsiTheme="minorHAnsi" w:cstheme="minorHAnsi"/>
          <w:bCs/>
          <w:szCs w:val="18"/>
        </w:rPr>
        <w:t xml:space="preserve"> et dans la </w:t>
      </w:r>
      <w:r w:rsidRPr="00643636">
        <w:rPr>
          <w:rFonts w:asciiTheme="minorHAnsi" w:hAnsiTheme="minorHAnsi" w:cstheme="minorHAnsi"/>
          <w:bCs/>
          <w:szCs w:val="18"/>
        </w:rPr>
        <w:t>construction d’un écosystème de partenariats</w:t>
      </w:r>
      <w:r w:rsidRPr="003E6A33">
        <w:rPr>
          <w:rFonts w:asciiTheme="minorHAnsi" w:hAnsiTheme="minorHAnsi" w:cstheme="minorHAnsi"/>
          <w:bCs/>
          <w:szCs w:val="18"/>
        </w:rPr>
        <w:t xml:space="preserve"> solides avec les acteurs tiers du </w:t>
      </w:r>
      <w:r w:rsidRPr="00643636">
        <w:rPr>
          <w:rFonts w:asciiTheme="minorHAnsi" w:hAnsiTheme="minorHAnsi" w:cstheme="minorHAnsi"/>
          <w:bCs/>
          <w:szCs w:val="18"/>
        </w:rPr>
        <w:t>marché français</w:t>
      </w:r>
      <w:r>
        <w:rPr>
          <w:rFonts w:asciiTheme="minorHAnsi" w:hAnsiTheme="minorHAnsi" w:cstheme="minorHAnsi"/>
          <w:bCs/>
          <w:szCs w:val="18"/>
        </w:rPr>
        <w:t xml:space="preserve">. </w:t>
      </w:r>
      <w:r w:rsidRPr="003E6A33">
        <w:rPr>
          <w:rFonts w:asciiTheme="minorHAnsi" w:hAnsiTheme="minorHAnsi" w:cstheme="minorHAnsi"/>
          <w:bCs/>
          <w:szCs w:val="18"/>
        </w:rPr>
        <w:t>Cette dynamique d’innovation locale constitue un critère déterminant pour garantir la pérennité et l’évolutivité du dispositif.</w:t>
      </w:r>
    </w:p>
    <w:p w14:paraId="0A39BEB1" w14:textId="77777777" w:rsidR="008005CB" w:rsidRDefault="008005CB" w:rsidP="008005CB">
      <w:pPr>
        <w:rPr>
          <w:rFonts w:asciiTheme="minorHAnsi" w:hAnsiTheme="minorHAnsi" w:cstheme="minorHAnsi"/>
          <w:bCs/>
          <w:szCs w:val="18"/>
        </w:rPr>
      </w:pPr>
    </w:p>
    <w:p w14:paraId="645554C1" w14:textId="77777777" w:rsidR="008005CB" w:rsidRPr="00643636" w:rsidRDefault="008005CB" w:rsidP="008005CB">
      <w:pPr>
        <w:rPr>
          <w:rFonts w:asciiTheme="minorHAnsi" w:hAnsiTheme="minorHAnsi" w:cstheme="minorHAnsi"/>
          <w:bCs/>
          <w:szCs w:val="18"/>
        </w:rPr>
      </w:pPr>
      <w:r w:rsidRPr="003E6A33">
        <w:rPr>
          <w:rFonts w:asciiTheme="minorHAnsi" w:hAnsiTheme="minorHAnsi" w:cstheme="minorHAnsi"/>
          <w:bCs/>
          <w:szCs w:val="18"/>
        </w:rPr>
        <w:t xml:space="preserve">Les </w:t>
      </w:r>
      <w:r w:rsidRPr="00643636">
        <w:rPr>
          <w:rFonts w:asciiTheme="minorHAnsi" w:hAnsiTheme="minorHAnsi" w:cstheme="minorHAnsi"/>
          <w:bCs/>
          <w:szCs w:val="18"/>
        </w:rPr>
        <w:t>équipes en charge du projet et du support</w:t>
      </w:r>
      <w:r w:rsidRPr="003E6A33">
        <w:rPr>
          <w:rFonts w:asciiTheme="minorHAnsi" w:hAnsiTheme="minorHAnsi" w:cstheme="minorHAnsi"/>
          <w:bCs/>
          <w:szCs w:val="18"/>
        </w:rPr>
        <w:t xml:space="preserve"> devront être </w:t>
      </w:r>
      <w:r w:rsidRPr="00643636">
        <w:rPr>
          <w:rFonts w:asciiTheme="minorHAnsi" w:hAnsiTheme="minorHAnsi" w:cstheme="minorHAnsi"/>
          <w:bCs/>
          <w:szCs w:val="18"/>
        </w:rPr>
        <w:t>francophones et basées en France</w:t>
      </w:r>
      <w:r w:rsidRPr="003E6A33">
        <w:rPr>
          <w:rFonts w:asciiTheme="minorHAnsi" w:hAnsiTheme="minorHAnsi" w:cstheme="minorHAnsi"/>
          <w:bCs/>
          <w:szCs w:val="18"/>
        </w:rPr>
        <w:t xml:space="preserve">, afin d’assurer une </w:t>
      </w:r>
      <w:r w:rsidRPr="00643636">
        <w:rPr>
          <w:rFonts w:asciiTheme="minorHAnsi" w:hAnsiTheme="minorHAnsi" w:cstheme="minorHAnsi"/>
          <w:bCs/>
          <w:szCs w:val="18"/>
        </w:rPr>
        <w:t>meilleure compréhension des besoins</w:t>
      </w:r>
      <w:r w:rsidRPr="003E6A33">
        <w:rPr>
          <w:rFonts w:asciiTheme="minorHAnsi" w:hAnsiTheme="minorHAnsi" w:cstheme="minorHAnsi"/>
          <w:bCs/>
          <w:szCs w:val="18"/>
        </w:rPr>
        <w:t xml:space="preserve"> et une </w:t>
      </w:r>
      <w:r w:rsidRPr="00643636">
        <w:rPr>
          <w:rFonts w:asciiTheme="minorHAnsi" w:hAnsiTheme="minorHAnsi" w:cstheme="minorHAnsi"/>
          <w:bCs/>
          <w:szCs w:val="18"/>
        </w:rPr>
        <w:t>réactivité accrue</w:t>
      </w:r>
      <w:r w:rsidRPr="003E6A33">
        <w:rPr>
          <w:rFonts w:asciiTheme="minorHAnsi" w:hAnsiTheme="minorHAnsi" w:cstheme="minorHAnsi"/>
          <w:bCs/>
          <w:szCs w:val="18"/>
        </w:rPr>
        <w:t xml:space="preserve"> dans le suivi des déploiements et l’assistance aux utilisateurs.</w:t>
      </w:r>
    </w:p>
    <w:p w14:paraId="38A162C1" w14:textId="77777777" w:rsidR="008005CB" w:rsidRDefault="008005CB" w:rsidP="008005CB">
      <w:pPr>
        <w:rPr>
          <w:rFonts w:asciiTheme="minorHAnsi" w:hAnsiTheme="minorHAnsi" w:cstheme="minorHAnsi"/>
          <w:bCs/>
          <w:szCs w:val="18"/>
        </w:rPr>
      </w:pPr>
    </w:p>
    <w:tbl>
      <w:tblPr>
        <w:tblStyle w:val="Grilledutableau"/>
        <w:tblW w:w="9067"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8005CB" w14:paraId="6B395209" w14:textId="77777777">
        <w:trPr>
          <w:trHeight w:val="1106"/>
        </w:trPr>
        <w:tc>
          <w:tcPr>
            <w:tcW w:w="1564" w:type="dxa"/>
            <w:vAlign w:val="center"/>
          </w:tcPr>
          <w:p w14:paraId="22565C82" w14:textId="77777777" w:rsidR="008005CB" w:rsidRDefault="008005CB">
            <w:pPr>
              <w:jc w:val="center"/>
              <w:rPr>
                <w:color w:val="C00000"/>
              </w:rPr>
            </w:pPr>
            <w:r w:rsidRPr="004E1FF9">
              <w:rPr>
                <w:color w:val="C00000"/>
              </w:rPr>
              <w:t>Exigence n°</w:t>
            </w:r>
            <w:r>
              <w:rPr>
                <w:color w:val="C00000"/>
              </w:rPr>
              <w:t>xx</w:t>
            </w:r>
          </w:p>
          <w:p w14:paraId="6627AB42" w14:textId="77777777" w:rsidR="008005CB" w:rsidRPr="004E1FF9" w:rsidRDefault="008005CB">
            <w:pPr>
              <w:jc w:val="center"/>
              <w:rPr>
                <w:color w:val="C00000"/>
              </w:rPr>
            </w:pPr>
            <w:r w:rsidRPr="000B6387">
              <w:rPr>
                <w:i/>
                <w:iCs/>
                <w:sz w:val="20"/>
                <w:szCs w:val="20"/>
              </w:rPr>
              <w:t>Ancrage local et présence en France</w:t>
            </w:r>
          </w:p>
        </w:tc>
        <w:tc>
          <w:tcPr>
            <w:tcW w:w="7503" w:type="dxa"/>
            <w:vAlign w:val="center"/>
          </w:tcPr>
          <w:p w14:paraId="1AE2007C" w14:textId="77777777" w:rsidR="008005CB" w:rsidRDefault="008005CB">
            <w:r w:rsidRPr="000556FD">
              <w:t>Le soumissionnaire devra disposer d’une organisation implantée en France, composée de ressources francophones en charge de la mise en œuvre, du support et de la maintenance opérationnelle de la solution. Il devra préciser la répartition et la localisation de ses effectifs, ainsi que le rôle des équipes françaises dans la relation client, le déploiement et l’évolution fonctionnelle de la solution.</w:t>
            </w:r>
          </w:p>
        </w:tc>
      </w:tr>
    </w:tbl>
    <w:p w14:paraId="110D1DEE" w14:textId="77777777" w:rsidR="008005CB" w:rsidRPr="002A70A9" w:rsidRDefault="008005CB" w:rsidP="008005CB"/>
    <w:p w14:paraId="3F41F446" w14:textId="77777777" w:rsidR="008005CB" w:rsidRPr="00AA0F0E" w:rsidRDefault="008005CB" w:rsidP="008005CB"/>
    <w:p w14:paraId="6044FFD6" w14:textId="12134EE9" w:rsidR="008005CB" w:rsidRDefault="008005CB" w:rsidP="003B7219">
      <w:pPr>
        <w:pStyle w:val="Titre4"/>
      </w:pPr>
      <w:r>
        <w:lastRenderedPageBreak/>
        <w:t xml:space="preserve">Expérience utilisateur &amp; design de </w:t>
      </w:r>
      <w:r w:rsidR="004866C1">
        <w:t>la so</w:t>
      </w:r>
      <w:r w:rsidR="0071282D">
        <w:t>l</w:t>
      </w:r>
      <w:r w:rsidR="004866C1">
        <w:t>ution</w:t>
      </w:r>
    </w:p>
    <w:p w14:paraId="5217AFD9" w14:textId="77777777" w:rsidR="008005CB" w:rsidRDefault="008005CB" w:rsidP="008005CB"/>
    <w:p w14:paraId="51F86249" w14:textId="627FBA6A" w:rsidR="004D37BD" w:rsidRDefault="004866C1" w:rsidP="008005CB">
      <w:r>
        <w:t xml:space="preserve">La solution </w:t>
      </w:r>
      <w:r w:rsidR="008A7FB7">
        <w:t xml:space="preserve">de gestion technique de patrimoine </w:t>
      </w:r>
      <w:r w:rsidR="008005CB">
        <w:t>devr</w:t>
      </w:r>
      <w:r w:rsidR="008A7FB7">
        <w:t>a</w:t>
      </w:r>
      <w:r w:rsidR="008005CB" w:rsidRPr="001F5703">
        <w:t xml:space="preserve"> offrir une expérience utilisateur fluide, intuitive et homogène, </w:t>
      </w:r>
      <w:r w:rsidR="008005CB">
        <w:t>favorisant</w:t>
      </w:r>
      <w:r w:rsidR="008005CB" w:rsidRPr="001F5703">
        <w:t xml:space="preserve"> un haut niveau d’adoption par les </w:t>
      </w:r>
      <w:r w:rsidR="004D37BD">
        <w:t>utilisateurs </w:t>
      </w:r>
      <w:r w:rsidR="0071282D">
        <w:t>P</w:t>
      </w:r>
      <w:r w:rsidR="004D37BD">
        <w:t xml:space="preserve">roperty </w:t>
      </w:r>
      <w:r w:rsidR="0071282D">
        <w:t>M</w:t>
      </w:r>
      <w:r w:rsidR="004D37BD">
        <w:t>anager</w:t>
      </w:r>
      <w:r w:rsidR="00AE51B6">
        <w:t>s</w:t>
      </w:r>
      <w:r w:rsidR="004D37BD">
        <w:t xml:space="preserve"> et </w:t>
      </w:r>
      <w:r w:rsidR="001D542A">
        <w:t>A</w:t>
      </w:r>
      <w:r w:rsidR="004D37BD">
        <w:t xml:space="preserve">sset </w:t>
      </w:r>
      <w:r w:rsidR="001D542A">
        <w:t>M</w:t>
      </w:r>
      <w:r w:rsidR="004D37BD">
        <w:t>anagers.</w:t>
      </w:r>
    </w:p>
    <w:p w14:paraId="71C20261" w14:textId="1C1F08A7" w:rsidR="008005CB" w:rsidRPr="001F5703" w:rsidRDefault="008005CB" w:rsidP="008005CB"/>
    <w:p w14:paraId="3AE22851" w14:textId="77777777" w:rsidR="008005CB" w:rsidRDefault="008005CB" w:rsidP="008005CB"/>
    <w:p w14:paraId="1131869E" w14:textId="77777777" w:rsidR="008005CB" w:rsidRPr="001F5703" w:rsidRDefault="008005CB" w:rsidP="008005CB">
      <w:pPr>
        <w:rPr>
          <w:b/>
          <w:bCs/>
        </w:rPr>
      </w:pPr>
      <w:r w:rsidRPr="001F5703">
        <w:rPr>
          <w:b/>
          <w:bCs/>
        </w:rPr>
        <w:t>Principes d’expérience utilisateur (UX)</w:t>
      </w:r>
    </w:p>
    <w:p w14:paraId="3406110C" w14:textId="70880379" w:rsidR="008005CB" w:rsidRPr="001F5703" w:rsidRDefault="008005CB" w:rsidP="008005CB">
      <w:r w:rsidRPr="001F5703">
        <w:t xml:space="preserve">Le soumissionnaire devra </w:t>
      </w:r>
      <w:r>
        <w:t>proposer</w:t>
      </w:r>
      <w:r w:rsidRPr="001F5703">
        <w:t xml:space="preserve"> un</w:t>
      </w:r>
      <w:r w:rsidR="0041287E">
        <w:t xml:space="preserve"> portail web </w:t>
      </w:r>
      <w:r>
        <w:t>:</w:t>
      </w:r>
    </w:p>
    <w:p w14:paraId="67C8D54B" w14:textId="684CC5C8" w:rsidR="008005CB" w:rsidRPr="001F5703" w:rsidRDefault="00F62AE8" w:rsidP="008005CB">
      <w:pPr>
        <w:numPr>
          <w:ilvl w:val="0"/>
          <w:numId w:val="6"/>
        </w:numPr>
      </w:pPr>
      <w:r w:rsidRPr="001F5703">
        <w:t>Reposant</w:t>
      </w:r>
      <w:r w:rsidR="008005CB" w:rsidRPr="001F5703">
        <w:t xml:space="preserve"> sur une architecture claire et logique, permettant un accès rapide aux fonctionnalités principales</w:t>
      </w:r>
      <w:r w:rsidR="00683179">
        <w:t xml:space="preserve"> et adaptée à l’expression des besoins de Praemia REIM</w:t>
      </w:r>
    </w:p>
    <w:p w14:paraId="1EAB9995" w14:textId="64E78A66" w:rsidR="008005CB" w:rsidRPr="001F5703" w:rsidRDefault="00F62AE8" w:rsidP="008005CB">
      <w:pPr>
        <w:numPr>
          <w:ilvl w:val="0"/>
          <w:numId w:val="6"/>
        </w:numPr>
      </w:pPr>
      <w:r w:rsidRPr="001F5703">
        <w:t>Privilégiant</w:t>
      </w:r>
      <w:r w:rsidR="008005CB" w:rsidRPr="001F5703">
        <w:t xml:space="preserve"> la simplicité de navigation et la réduction du nombre d’étapes nécessaires pour effectuer une action</w:t>
      </w:r>
      <w:r w:rsidR="00BF44FE">
        <w:t xml:space="preserve"> ou une saisie</w:t>
      </w:r>
    </w:p>
    <w:p w14:paraId="382F9BDB" w14:textId="429C714D" w:rsidR="008005CB" w:rsidRDefault="00F62AE8" w:rsidP="008005CB">
      <w:pPr>
        <w:numPr>
          <w:ilvl w:val="0"/>
          <w:numId w:val="6"/>
        </w:numPr>
      </w:pPr>
      <w:r w:rsidRPr="001F5703">
        <w:t>Assurant</w:t>
      </w:r>
      <w:r w:rsidR="008005CB" w:rsidRPr="001F5703">
        <w:t xml:space="preserve"> une expérience continue et cohérente entre les différents modules de l</w:t>
      </w:r>
      <w:r w:rsidR="0076609E">
        <w:t>a solution</w:t>
      </w:r>
    </w:p>
    <w:p w14:paraId="3D1C9641" w14:textId="4906BCFA" w:rsidR="000C1E06" w:rsidRDefault="000C1E06" w:rsidP="008005CB">
      <w:pPr>
        <w:numPr>
          <w:ilvl w:val="0"/>
          <w:numId w:val="6"/>
        </w:numPr>
      </w:pPr>
      <w:r>
        <w:t>Permettre une personnalisation minimale de l’application </w:t>
      </w:r>
      <w:r w:rsidR="009C6152">
        <w:t xml:space="preserve">(ex. </w:t>
      </w:r>
      <w:r>
        <w:t>coul</w:t>
      </w:r>
      <w:r w:rsidR="009C6152">
        <w:t>eu</w:t>
      </w:r>
      <w:r>
        <w:t>rs, logos</w:t>
      </w:r>
      <w:r w:rsidR="009C6152">
        <w:t>)</w:t>
      </w:r>
    </w:p>
    <w:p w14:paraId="2E76E5DE" w14:textId="77777777" w:rsidR="008005CB" w:rsidRPr="001F5703" w:rsidRDefault="008005CB" w:rsidP="00E467C3"/>
    <w:p w14:paraId="225D3D6F" w14:textId="77777777" w:rsidR="008005CB" w:rsidRDefault="008005CB" w:rsidP="008005CB">
      <w:pPr>
        <w:ind w:left="360"/>
      </w:pPr>
    </w:p>
    <w:tbl>
      <w:tblPr>
        <w:tblStyle w:val="Grilledutableau"/>
        <w:tblW w:w="9067"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7512"/>
      </w:tblGrid>
      <w:tr w:rsidR="008005CB" w14:paraId="1BCBE4C3" w14:textId="77777777">
        <w:tc>
          <w:tcPr>
            <w:tcW w:w="1555" w:type="dxa"/>
            <w:vAlign w:val="center"/>
          </w:tcPr>
          <w:p w14:paraId="4FCF5B46" w14:textId="00363A60" w:rsidR="008005CB" w:rsidRDefault="008005CB">
            <w:pPr>
              <w:jc w:val="center"/>
              <w:rPr>
                <w:color w:val="C00000"/>
              </w:rPr>
            </w:pPr>
            <w:r w:rsidRPr="004E1FF9">
              <w:rPr>
                <w:color w:val="C00000"/>
              </w:rPr>
              <w:t>Exigence n°</w:t>
            </w:r>
            <w:r w:rsidR="009C6152">
              <w:rPr>
                <w:color w:val="C00000"/>
              </w:rPr>
              <w:t>XX</w:t>
            </w:r>
          </w:p>
          <w:p w14:paraId="60ED763A" w14:textId="77777777" w:rsidR="008005CB" w:rsidRPr="00DC28EC" w:rsidRDefault="008005CB">
            <w:pPr>
              <w:jc w:val="center"/>
              <w:rPr>
                <w:i/>
                <w:iCs/>
                <w:color w:val="C00000"/>
              </w:rPr>
            </w:pPr>
            <w:r w:rsidRPr="00DC28EC">
              <w:rPr>
                <w:i/>
                <w:iCs/>
                <w:sz w:val="20"/>
                <w:szCs w:val="20"/>
              </w:rPr>
              <w:t>Ergonomie</w:t>
            </w:r>
          </w:p>
        </w:tc>
        <w:tc>
          <w:tcPr>
            <w:tcW w:w="7512" w:type="dxa"/>
          </w:tcPr>
          <w:p w14:paraId="10DD7B32" w14:textId="77777777" w:rsidR="008005CB" w:rsidRDefault="008005CB">
            <w:r w:rsidRPr="2556F1BD">
              <w:t xml:space="preserve">Le parcours utilisateur devra être simple et ergonomique. </w:t>
            </w:r>
            <w:r>
              <w:t>La plupart des</w:t>
            </w:r>
            <w:r w:rsidRPr="2556F1BD">
              <w:t xml:space="preserve"> fonctionnalités de l’application devront pouvoir se réaliser en un minimum de clics depuis l’interface d’accueil</w:t>
            </w:r>
            <w:r>
              <w:t xml:space="preserve"> </w:t>
            </w:r>
          </w:p>
        </w:tc>
      </w:tr>
    </w:tbl>
    <w:p w14:paraId="21776ED7" w14:textId="77777777" w:rsidR="008005CB" w:rsidRDefault="008005CB" w:rsidP="00D20561"/>
    <w:p w14:paraId="42D86659" w14:textId="77777777" w:rsidR="00C17800" w:rsidRDefault="00C17800" w:rsidP="003B7219">
      <w:pPr>
        <w:pStyle w:val="Titre4"/>
      </w:pPr>
      <w:r>
        <w:t>Profils utilisateurs et droits</w:t>
      </w:r>
    </w:p>
    <w:p w14:paraId="02DB418C" w14:textId="77777777" w:rsidR="00C17800" w:rsidRDefault="00C17800" w:rsidP="00C17800"/>
    <w:p w14:paraId="12137682" w14:textId="729AFA59" w:rsidR="00C17800" w:rsidRDefault="00C17800" w:rsidP="00C17800">
      <w:r w:rsidRPr="00B45036">
        <w:t>L</w:t>
      </w:r>
      <w:r>
        <w:t xml:space="preserve">a solution </w:t>
      </w:r>
      <w:r w:rsidRPr="00B45036">
        <w:t>permet</w:t>
      </w:r>
      <w:r>
        <w:t>tra</w:t>
      </w:r>
      <w:r w:rsidRPr="00B45036">
        <w:t xml:space="preserve"> </w:t>
      </w:r>
      <w:r>
        <w:t>une</w:t>
      </w:r>
      <w:r w:rsidRPr="00B45036">
        <w:t xml:space="preserve"> gestion des rôles</w:t>
      </w:r>
      <w:r>
        <w:t xml:space="preserve"> et </w:t>
      </w:r>
      <w:r w:rsidRPr="00B45036">
        <w:t xml:space="preserve">des droits d’accès </w:t>
      </w:r>
      <w:r>
        <w:t>afin d</w:t>
      </w:r>
      <w:r w:rsidR="00F24FB2">
        <w:t>e permettre l’accès aux informations et modules nécessaire en fonction d</w:t>
      </w:r>
      <w:r w:rsidR="007C193C">
        <w:t>u</w:t>
      </w:r>
      <w:r w:rsidRPr="00B45036">
        <w:t xml:space="preserve"> niveau de responsabilité de chaque </w:t>
      </w:r>
      <w:r w:rsidR="007C193C">
        <w:t>utilisateur</w:t>
      </w:r>
      <w:r w:rsidRPr="00B45036">
        <w:t>.</w:t>
      </w:r>
    </w:p>
    <w:p w14:paraId="0FB60297" w14:textId="77777777" w:rsidR="00C17800" w:rsidRDefault="00C17800" w:rsidP="00C17800"/>
    <w:p w14:paraId="407F30F9" w14:textId="73B3CA7A" w:rsidR="00C17800" w:rsidRDefault="00D55B3D" w:rsidP="00C17800">
      <w:pPr>
        <w:rPr>
          <w:b/>
          <w:bCs/>
        </w:rPr>
      </w:pPr>
      <w:r w:rsidRPr="00D55B3D">
        <w:t>Les utilisateurs de la plateforme se répartissent comme suit :</w:t>
      </w:r>
    </w:p>
    <w:p w14:paraId="4A9C0DA7" w14:textId="77777777" w:rsidR="00206569" w:rsidRPr="004F2D15" w:rsidRDefault="00206569" w:rsidP="00C17800"/>
    <w:p w14:paraId="47840473" w14:textId="529825FC" w:rsidR="00BF1335" w:rsidRDefault="00481932" w:rsidP="00BF1335">
      <w:pPr>
        <w:numPr>
          <w:ilvl w:val="0"/>
          <w:numId w:val="19"/>
        </w:numPr>
      </w:pPr>
      <w:commentRangeStart w:id="126"/>
      <w:commentRangeStart w:id="127"/>
      <w:r>
        <w:rPr>
          <w:b/>
          <w:bCs/>
        </w:rPr>
        <w:t xml:space="preserve">Prestataire </w:t>
      </w:r>
      <w:commentRangeEnd w:id="126"/>
      <w:r w:rsidR="003039F4">
        <w:rPr>
          <w:rStyle w:val="Marquedecommentaire"/>
          <w:b/>
          <w:sz w:val="22"/>
          <w:szCs w:val="22"/>
        </w:rPr>
        <w:commentReference w:id="126"/>
      </w:r>
      <w:commentRangeEnd w:id="127"/>
      <w:r w:rsidR="003039F4">
        <w:rPr>
          <w:rStyle w:val="Marquedecommentaire"/>
          <w:b/>
          <w:sz w:val="22"/>
          <w:szCs w:val="22"/>
        </w:rPr>
        <w:commentReference w:id="127"/>
      </w:r>
      <w:r w:rsidR="00956A61">
        <w:rPr>
          <w:b/>
          <w:bCs/>
        </w:rPr>
        <w:t xml:space="preserve">(mainteneur, bureau d’étude, </w:t>
      </w:r>
      <w:r w:rsidR="00045CD1">
        <w:rPr>
          <w:b/>
          <w:bCs/>
        </w:rPr>
        <w:t>etc.</w:t>
      </w:r>
      <w:r w:rsidR="00F62AE8">
        <w:rPr>
          <w:b/>
          <w:bCs/>
        </w:rPr>
        <w:t>) :</w:t>
      </w:r>
      <w:r w:rsidR="00C00A31">
        <w:rPr>
          <w:b/>
          <w:bCs/>
        </w:rPr>
        <w:t xml:space="preserve"> </w:t>
      </w:r>
      <w:r w:rsidR="00D55B3D" w:rsidRPr="00D55B3D">
        <w:t>utilisateurs ponctuels de la solution. Ils accèdent à l’application pour mettre à jour les données du référentiel d’équipements, proposer ou ajuster les plans pluriannuels de travaux, et déposer des devis</w:t>
      </w:r>
      <w:r w:rsidR="00484BF9">
        <w:t xml:space="preserve"> et tous les documents dû </w:t>
      </w:r>
      <w:r w:rsidR="00892584">
        <w:t xml:space="preserve">au titre </w:t>
      </w:r>
      <w:r w:rsidR="00484BF9">
        <w:t>d</w:t>
      </w:r>
      <w:r w:rsidR="00892584">
        <w:t xml:space="preserve">es </w:t>
      </w:r>
      <w:r w:rsidR="005A7822">
        <w:t>mandat</w:t>
      </w:r>
      <w:r w:rsidR="00892584">
        <w:t>s</w:t>
      </w:r>
      <w:r w:rsidR="00484BF9">
        <w:t xml:space="preserve"> de Facility.</w:t>
      </w:r>
    </w:p>
    <w:p w14:paraId="497370B3" w14:textId="0915ED78" w:rsidR="00BF1335" w:rsidRPr="00E467C3" w:rsidRDefault="00BF1335" w:rsidP="00E467C3">
      <w:pPr>
        <w:ind w:left="720"/>
      </w:pPr>
    </w:p>
    <w:p w14:paraId="04971CE0" w14:textId="60C6286E" w:rsidR="00BF1335" w:rsidRDefault="00BF1335" w:rsidP="00BF1335">
      <w:pPr>
        <w:numPr>
          <w:ilvl w:val="0"/>
          <w:numId w:val="19"/>
        </w:numPr>
      </w:pPr>
      <w:r>
        <w:rPr>
          <w:b/>
          <w:bCs/>
        </w:rPr>
        <w:t>Property Manage</w:t>
      </w:r>
      <w:r w:rsidR="009064D2">
        <w:rPr>
          <w:b/>
          <w:bCs/>
        </w:rPr>
        <w:t xml:space="preserve">r </w:t>
      </w:r>
      <w:r>
        <w:rPr>
          <w:b/>
          <w:bCs/>
        </w:rPr>
        <w:t xml:space="preserve">: </w:t>
      </w:r>
      <w:r w:rsidR="000F6332" w:rsidRPr="000F6332">
        <w:t xml:space="preserve">utilisateurs réguliers des principaux modules fonctionnels de la plateforme, en complément de la GMAO Veolys utilisée pour le suivi opérationnel des </w:t>
      </w:r>
      <w:r w:rsidR="000F6332">
        <w:t>prestations de maintenance</w:t>
      </w:r>
      <w:r w:rsidR="00484BF9">
        <w:t xml:space="preserve"> et d’exploitation de l’immeuble </w:t>
      </w:r>
      <w:r w:rsidR="005A7822">
        <w:t>et déposer et tous les documents dû au titre du mandat</w:t>
      </w:r>
      <w:r w:rsidR="000F6332" w:rsidRPr="000F6332">
        <w:t>.</w:t>
      </w:r>
    </w:p>
    <w:p w14:paraId="47D772EC" w14:textId="77777777" w:rsidR="00C17800" w:rsidRPr="004F2D15" w:rsidRDefault="00C17800" w:rsidP="00C17800"/>
    <w:p w14:paraId="46A5246B" w14:textId="56021089" w:rsidR="00C17800" w:rsidRDefault="00C00A31" w:rsidP="00E467C3">
      <w:pPr>
        <w:numPr>
          <w:ilvl w:val="0"/>
          <w:numId w:val="19"/>
        </w:numPr>
      </w:pPr>
      <w:r>
        <w:rPr>
          <w:b/>
          <w:bCs/>
        </w:rPr>
        <w:t xml:space="preserve">Asset </w:t>
      </w:r>
      <w:r w:rsidR="00BF1335">
        <w:rPr>
          <w:b/>
          <w:bCs/>
        </w:rPr>
        <w:t>M</w:t>
      </w:r>
      <w:r>
        <w:rPr>
          <w:b/>
          <w:bCs/>
        </w:rPr>
        <w:t>anage</w:t>
      </w:r>
      <w:r w:rsidR="009064D2">
        <w:rPr>
          <w:b/>
          <w:bCs/>
        </w:rPr>
        <w:t xml:space="preserve">r </w:t>
      </w:r>
      <w:r w:rsidR="00C17800" w:rsidRPr="00590A58">
        <w:rPr>
          <w:b/>
          <w:bCs/>
        </w:rPr>
        <w:t xml:space="preserve">: </w:t>
      </w:r>
      <w:r w:rsidR="005670A6" w:rsidRPr="005670A6">
        <w:t xml:space="preserve">utilisateurs orientés pilotage. Ils exploitent les modules de reporting et de tableaux de bord pour analyser la performance </w:t>
      </w:r>
      <w:r w:rsidR="005A7822" w:rsidRPr="0065782C">
        <w:t>de l’exploitation</w:t>
      </w:r>
      <w:r w:rsidR="0065782C" w:rsidRPr="0065782C">
        <w:t xml:space="preserve">, </w:t>
      </w:r>
      <w:r w:rsidR="004A686D" w:rsidRPr="0065782C">
        <w:t>le niveau</w:t>
      </w:r>
      <w:r w:rsidR="0065782C" w:rsidRPr="0065782C">
        <w:t xml:space="preserve"> de conformité réglementaire</w:t>
      </w:r>
      <w:r w:rsidR="005A7822" w:rsidRPr="0065782C">
        <w:t xml:space="preserve"> et le respect des contrats des prestataires et d</w:t>
      </w:r>
      <w:r w:rsidR="00892584" w:rsidRPr="0065782C">
        <w:t xml:space="preserve">u </w:t>
      </w:r>
      <w:r w:rsidR="005A7822" w:rsidRPr="0065782C">
        <w:t xml:space="preserve">mandat du </w:t>
      </w:r>
      <w:r w:rsidR="00892584" w:rsidRPr="0065782C">
        <w:t>P</w:t>
      </w:r>
      <w:r w:rsidR="005A7822" w:rsidRPr="0065782C">
        <w:t>roperty</w:t>
      </w:r>
      <w:r w:rsidR="00892584" w:rsidRPr="0065782C">
        <w:t xml:space="preserve"> Manager</w:t>
      </w:r>
      <w:r w:rsidR="005A7822" w:rsidRPr="0065782C">
        <w:t>.</w:t>
      </w:r>
      <w:r w:rsidR="00C17800" w:rsidRPr="004F2D15">
        <w:br/>
      </w:r>
    </w:p>
    <w:p w14:paraId="4872E900" w14:textId="77777777" w:rsidR="00C17800" w:rsidRDefault="00C17800" w:rsidP="00C17800">
      <w:r w:rsidRPr="00B45036">
        <w:t xml:space="preserve">Le soumissionnaire devra </w:t>
      </w:r>
      <w:r>
        <w:t xml:space="preserve">donc </w:t>
      </w:r>
      <w:r w:rsidRPr="00B45036">
        <w:t xml:space="preserve">garantir que la solution permette </w:t>
      </w:r>
      <w:r>
        <w:t>la :</w:t>
      </w:r>
    </w:p>
    <w:p w14:paraId="7B616D74" w14:textId="77777777" w:rsidR="00C17800" w:rsidRPr="00B45036" w:rsidRDefault="00C17800" w:rsidP="00C17800"/>
    <w:p w14:paraId="63B0EDC7" w14:textId="69F629E0" w:rsidR="00C17800" w:rsidRPr="00B45036" w:rsidRDefault="004A686D" w:rsidP="00C17800">
      <w:pPr>
        <w:numPr>
          <w:ilvl w:val="0"/>
          <w:numId w:val="12"/>
        </w:numPr>
      </w:pPr>
      <w:r w:rsidRPr="00B45036">
        <w:t>Création</w:t>
      </w:r>
      <w:r w:rsidR="00C17800" w:rsidRPr="00B45036">
        <w:t xml:space="preserve"> et la gestion centralisée des </w:t>
      </w:r>
      <w:r w:rsidR="005670A6">
        <w:t xml:space="preserve">comptes et </w:t>
      </w:r>
      <w:r w:rsidR="00C17800" w:rsidRPr="00B45036">
        <w:t>profils utilisateurs depuis un portail d’administration</w:t>
      </w:r>
    </w:p>
    <w:p w14:paraId="5E1F0366" w14:textId="6545154E" w:rsidR="00C17800" w:rsidRDefault="004A686D" w:rsidP="00E467C3">
      <w:pPr>
        <w:numPr>
          <w:ilvl w:val="0"/>
          <w:numId w:val="12"/>
        </w:numPr>
      </w:pPr>
      <w:r w:rsidRPr="00B45036">
        <w:t>Configuration</w:t>
      </w:r>
      <w:r w:rsidR="00C17800" w:rsidRPr="00B45036">
        <w:t xml:space="preserve"> des droits d’accès par rôle, site ou </w:t>
      </w:r>
      <w:r w:rsidR="00F23D59">
        <w:t>prestataire</w:t>
      </w:r>
      <w:r w:rsidR="00C17800" w:rsidRPr="00B45036">
        <w:t xml:space="preserve"> (lecture, écriture, administration, etc.)</w:t>
      </w:r>
    </w:p>
    <w:p w14:paraId="66D24428" w14:textId="77777777" w:rsidR="00C17800" w:rsidRDefault="00C17800" w:rsidP="00C17800"/>
    <w:p w14:paraId="2B8DA626" w14:textId="77777777" w:rsidR="00C17800" w:rsidRPr="00B45036" w:rsidRDefault="00C17800" w:rsidP="00C17800">
      <w:pPr>
        <w:ind w:left="720"/>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8A7696" w14:paraId="4CA37810" w14:textId="77777777" w:rsidTr="00E467C3">
        <w:trPr>
          <w:trHeight w:val="1466"/>
        </w:trPr>
        <w:tc>
          <w:tcPr>
            <w:tcW w:w="1564" w:type="dxa"/>
            <w:vAlign w:val="center"/>
          </w:tcPr>
          <w:p w14:paraId="73C436C2" w14:textId="77777777" w:rsidR="008A7696" w:rsidRDefault="008A7696" w:rsidP="008A7696">
            <w:pPr>
              <w:jc w:val="center"/>
              <w:rPr>
                <w:color w:val="C00000"/>
              </w:rPr>
            </w:pPr>
            <w:r w:rsidRPr="004E1FF9">
              <w:rPr>
                <w:color w:val="C00000"/>
              </w:rPr>
              <w:lastRenderedPageBreak/>
              <w:t>Exigence n°</w:t>
            </w:r>
            <w:r>
              <w:rPr>
                <w:color w:val="C00000"/>
              </w:rPr>
              <w:t>X</w:t>
            </w:r>
          </w:p>
          <w:p w14:paraId="5A35A3AE" w14:textId="47EE621C" w:rsidR="008A7696" w:rsidRPr="004E1FF9" w:rsidRDefault="008A7696" w:rsidP="008A7696">
            <w:pPr>
              <w:jc w:val="center"/>
              <w:rPr>
                <w:color w:val="C00000"/>
              </w:rPr>
            </w:pPr>
            <w:r w:rsidRPr="001004CD">
              <w:rPr>
                <w:i/>
                <w:iCs/>
                <w:sz w:val="20"/>
                <w:szCs w:val="20"/>
              </w:rPr>
              <w:t xml:space="preserve">Gestion des </w:t>
            </w:r>
            <w:r w:rsidR="00653A6A">
              <w:rPr>
                <w:i/>
                <w:iCs/>
                <w:sz w:val="20"/>
                <w:szCs w:val="20"/>
              </w:rPr>
              <w:t>comptes et privilèges</w:t>
            </w:r>
          </w:p>
        </w:tc>
        <w:tc>
          <w:tcPr>
            <w:tcW w:w="7503" w:type="dxa"/>
            <w:vAlign w:val="center"/>
          </w:tcPr>
          <w:p w14:paraId="56D536C8" w14:textId="6E4FBE37" w:rsidR="008A7696" w:rsidRPr="001004CD" w:rsidRDefault="00D15632" w:rsidP="008A7696">
            <w:r w:rsidRPr="00D15632">
              <w:t>La solution devra permettre la création de comptes locaux, nominatifs ou génériques, avec une gestion centralisée des rôles et droits d’accès afin de contrôler finement les habilitations des utilisateurs selon leur profil (FM, PM, AM, administrateur, etc.), les périmètres de sites ou d’actifs gérés, et les modules fonctionnels accessibles.</w:t>
            </w:r>
          </w:p>
        </w:tc>
      </w:tr>
      <w:tr w:rsidR="00B7152B" w14:paraId="45C89ABF" w14:textId="77777777" w:rsidTr="00E467C3">
        <w:trPr>
          <w:trHeight w:val="1466"/>
        </w:trPr>
        <w:tc>
          <w:tcPr>
            <w:tcW w:w="1564" w:type="dxa"/>
            <w:vAlign w:val="center"/>
          </w:tcPr>
          <w:p w14:paraId="60DF815D" w14:textId="77777777" w:rsidR="00C4324B" w:rsidRDefault="00C4324B" w:rsidP="00C4324B">
            <w:pPr>
              <w:jc w:val="center"/>
              <w:rPr>
                <w:color w:val="C00000"/>
              </w:rPr>
            </w:pPr>
            <w:r w:rsidRPr="004E1FF9">
              <w:rPr>
                <w:color w:val="C00000"/>
              </w:rPr>
              <w:t>Exigence n°</w:t>
            </w:r>
            <w:r>
              <w:rPr>
                <w:color w:val="C00000"/>
              </w:rPr>
              <w:t>X</w:t>
            </w:r>
          </w:p>
          <w:p w14:paraId="2FAD6497" w14:textId="3BF79BA1" w:rsidR="00B7152B" w:rsidRPr="004E1FF9" w:rsidRDefault="00C4324B" w:rsidP="00C4324B">
            <w:pPr>
              <w:jc w:val="center"/>
              <w:rPr>
                <w:color w:val="C00000"/>
              </w:rPr>
            </w:pPr>
            <w:r>
              <w:rPr>
                <w:i/>
                <w:iCs/>
                <w:sz w:val="20"/>
                <w:szCs w:val="20"/>
              </w:rPr>
              <w:t>Traçabilité des accès</w:t>
            </w:r>
          </w:p>
        </w:tc>
        <w:tc>
          <w:tcPr>
            <w:tcW w:w="7503" w:type="dxa"/>
            <w:vAlign w:val="center"/>
          </w:tcPr>
          <w:p w14:paraId="29F8B871" w14:textId="251A3E77" w:rsidR="00B7152B" w:rsidRPr="00B7152B" w:rsidRDefault="0065782C" w:rsidP="008A7696">
            <w:pPr>
              <w:rPr>
                <w:highlight w:val="yellow"/>
              </w:rPr>
            </w:pPr>
            <w:r w:rsidRPr="00C4324B">
              <w:t xml:space="preserve">La solution permettra </w:t>
            </w:r>
            <w:r w:rsidR="00E34124" w:rsidRPr="00C4324B">
              <w:t>d’assurer la traçabilité des connexion</w:t>
            </w:r>
            <w:r w:rsidR="00C4324B" w:rsidRPr="00C4324B">
              <w:t>s</w:t>
            </w:r>
            <w:r w:rsidR="00E34124" w:rsidRPr="00C4324B">
              <w:t xml:space="preserve"> et des actions réalisées sur la plateforme</w:t>
            </w:r>
            <w:r w:rsidR="009C5639" w:rsidRPr="00C4324B">
              <w:t xml:space="preserve">, même pour les comptes supprimés. </w:t>
            </w:r>
            <w:r w:rsidR="00C4324B" w:rsidRPr="00C4324B">
              <w:t>Ces données pourront être visualisées dans un tableau de bord.</w:t>
            </w:r>
          </w:p>
        </w:tc>
      </w:tr>
    </w:tbl>
    <w:p w14:paraId="18174123" w14:textId="77777777" w:rsidR="00C17800" w:rsidRDefault="00C17800" w:rsidP="00D20561"/>
    <w:p w14:paraId="48EEDA67" w14:textId="77777777" w:rsidR="00D20561" w:rsidRDefault="00D20561" w:rsidP="00E467C3"/>
    <w:p w14:paraId="2019EAFE" w14:textId="3F59E46B" w:rsidR="00C63B6A" w:rsidRPr="00E467C3" w:rsidRDefault="00C63B6A" w:rsidP="00EF0266">
      <w:pPr>
        <w:pStyle w:val="Titre3"/>
        <w:rPr>
          <w:sz w:val="26"/>
          <w:szCs w:val="26"/>
        </w:rPr>
      </w:pPr>
      <w:bookmarkStart w:id="128" w:name="_Toc212800634"/>
      <w:r w:rsidRPr="00E467C3">
        <w:rPr>
          <w:sz w:val="26"/>
          <w:szCs w:val="26"/>
        </w:rPr>
        <w:t>Description des attendus fonctionnels et techniques des différents modules</w:t>
      </w:r>
      <w:bookmarkEnd w:id="128"/>
      <w:r w:rsidRPr="00E467C3">
        <w:rPr>
          <w:sz w:val="26"/>
          <w:szCs w:val="26"/>
        </w:rPr>
        <w:t xml:space="preserve"> </w:t>
      </w:r>
    </w:p>
    <w:p w14:paraId="316CA1A8" w14:textId="6C801030" w:rsidR="00EF0266" w:rsidRDefault="00EF0266" w:rsidP="00E467C3">
      <w:pPr>
        <w:pStyle w:val="Titre4"/>
      </w:pPr>
      <w:r>
        <w:t xml:space="preserve">Référentiel </w:t>
      </w:r>
      <w:r w:rsidR="00402B85">
        <w:t>du patrimoine</w:t>
      </w:r>
    </w:p>
    <w:p w14:paraId="17510DDB" w14:textId="77777777" w:rsidR="007B0D98" w:rsidRPr="00B77EDF" w:rsidRDefault="007B0D98" w:rsidP="00EF0266"/>
    <w:p w14:paraId="459F3313" w14:textId="7ADB1FF0" w:rsidR="00EF0266" w:rsidRDefault="00EF0266" w:rsidP="00EF0266">
      <w:r>
        <w:t xml:space="preserve">La solution du soumissionnaire </w:t>
      </w:r>
      <w:r w:rsidR="00E94899">
        <w:t>devra</w:t>
      </w:r>
      <w:r w:rsidR="00E94899" w:rsidRPr="000025A6">
        <w:t xml:space="preserve"> </w:t>
      </w:r>
      <w:r w:rsidRPr="000025A6">
        <w:t xml:space="preserve">permettre la </w:t>
      </w:r>
      <w:r w:rsidRPr="000025A6">
        <w:rPr>
          <w:b/>
          <w:bCs/>
        </w:rPr>
        <w:t>modélisation complète du patrimoine technique</w:t>
      </w:r>
      <w:r w:rsidRPr="000025A6">
        <w:t xml:space="preserve"> sous forme d’une arborescence hiérarchisée (</w:t>
      </w:r>
      <w:r w:rsidR="009D39F9">
        <w:t xml:space="preserve">ex. fond &gt; </w:t>
      </w:r>
      <w:r w:rsidR="00B21BEE">
        <w:t>actif</w:t>
      </w:r>
      <w:r w:rsidR="00B21BEE" w:rsidRPr="000025A6">
        <w:t xml:space="preserve"> </w:t>
      </w:r>
      <w:r w:rsidRPr="000025A6">
        <w:t>&gt; bâtiment &gt; niveau &gt; zone &gt; local &gt; équipement).</w:t>
      </w:r>
      <w:r>
        <w:t xml:space="preserve"> </w:t>
      </w:r>
      <w:r w:rsidRPr="000025A6">
        <w:t xml:space="preserve">Chaque équipement </w:t>
      </w:r>
      <w:r w:rsidR="00E94899">
        <w:t>devra</w:t>
      </w:r>
      <w:r w:rsidR="00E94899" w:rsidRPr="000025A6">
        <w:t xml:space="preserve"> </w:t>
      </w:r>
      <w:r w:rsidRPr="000025A6">
        <w:t xml:space="preserve">être </w:t>
      </w:r>
      <w:r w:rsidRPr="000025A6">
        <w:rPr>
          <w:b/>
          <w:bCs/>
        </w:rPr>
        <w:t>rattaché à sa localisation physique</w:t>
      </w:r>
      <w:r w:rsidRPr="000025A6">
        <w:t xml:space="preserve"> et à son système technique (CVC, CFO/CFA, plomberie, SSI, ascenseurs, etc.).</w:t>
      </w:r>
    </w:p>
    <w:p w14:paraId="376CEDFC" w14:textId="77777777" w:rsidR="00C31F5B" w:rsidRDefault="00C31F5B" w:rsidP="00EF0266">
      <w:pPr>
        <w:rPr>
          <w:ins w:id="129" w:author="Victor KAPRIEV" w:date="2025-10-31T15:59:00Z" w16du:dateUtc="2025-10-31T14:59:00Z"/>
        </w:rPr>
      </w:pPr>
    </w:p>
    <w:p w14:paraId="0355340F" w14:textId="77777777" w:rsidR="001A06B4" w:rsidRDefault="001A06B4" w:rsidP="00EF0266">
      <w:pPr>
        <w:rPr>
          <w:ins w:id="130" w:author="Victor KAPRIEV" w:date="2025-10-31T15:59:00Z" w16du:dateUtc="2025-10-31T14:59:00Z"/>
        </w:rPr>
      </w:pPr>
    </w:p>
    <w:p w14:paraId="305B116D" w14:textId="77777777" w:rsidR="001A06B4" w:rsidRDefault="001A06B4" w:rsidP="00EF0266"/>
    <w:p w14:paraId="42A4E1A1" w14:textId="46196CAD" w:rsidR="00C31F5B" w:rsidRDefault="00C31F5B" w:rsidP="00C31F5B">
      <w:pPr>
        <w:pStyle w:val="Titre5"/>
      </w:pPr>
      <w:r>
        <w:t>Attendus fonctionnels</w:t>
      </w:r>
    </w:p>
    <w:p w14:paraId="5FA9CE47" w14:textId="77777777" w:rsidR="00402B85" w:rsidRDefault="00402B85" w:rsidP="00EF0266"/>
    <w:p w14:paraId="55C6AF1D" w14:textId="3FC17A48" w:rsidR="00402B85" w:rsidRDefault="00402B85" w:rsidP="00C31F5B">
      <w:pPr>
        <w:pStyle w:val="Titre6"/>
      </w:pPr>
      <w:r w:rsidRPr="000025A6">
        <w:t>Fiches d’identité</w:t>
      </w:r>
      <w:r>
        <w:t xml:space="preserve"> de l’actif</w:t>
      </w:r>
    </w:p>
    <w:p w14:paraId="16DEB567" w14:textId="66818F25" w:rsidR="00F57917" w:rsidRDefault="00F57917" w:rsidP="00F57917">
      <w:r>
        <w:t xml:space="preserve">Chaque actif </w:t>
      </w:r>
      <w:r w:rsidR="00FB7814">
        <w:t>devra</w:t>
      </w:r>
      <w:r>
        <w:t xml:space="preserve"> disposer d’une fiche d’identité unique, intégra</w:t>
      </w:r>
      <w:r w:rsidR="00D03BBA">
        <w:t>nt, à minima,</w:t>
      </w:r>
      <w:r>
        <w:t xml:space="preserve"> les informations principales suivantes : </w:t>
      </w:r>
    </w:p>
    <w:p w14:paraId="31495C3E" w14:textId="305F9A20" w:rsidR="00F57917" w:rsidRPr="00613B98" w:rsidRDefault="00F57917" w:rsidP="005F5039">
      <w:pPr>
        <w:pStyle w:val="Paragraphedeliste"/>
        <w:numPr>
          <w:ilvl w:val="0"/>
          <w:numId w:val="68"/>
        </w:numPr>
      </w:pPr>
      <w:commentRangeStart w:id="131"/>
      <w:commentRangeStart w:id="132"/>
      <w:r w:rsidRPr="00F57917">
        <w:rPr>
          <w:b/>
          <w:bCs/>
        </w:rPr>
        <w:t>Identification</w:t>
      </w:r>
      <w:r w:rsidRPr="00F57917">
        <w:t xml:space="preserve"> </w:t>
      </w:r>
      <w:commentRangeEnd w:id="131"/>
      <w:r w:rsidR="00AD0DA9" w:rsidRPr="00F57917">
        <w:rPr>
          <w:rStyle w:val="Marquedecommentaire"/>
          <w:sz w:val="22"/>
          <w:szCs w:val="22"/>
        </w:rPr>
        <w:commentReference w:id="131"/>
      </w:r>
      <w:commentRangeEnd w:id="132"/>
      <w:r w:rsidR="00F41570" w:rsidRPr="00F57917">
        <w:rPr>
          <w:rStyle w:val="Marquedecommentaire"/>
          <w:sz w:val="22"/>
          <w:szCs w:val="22"/>
        </w:rPr>
        <w:commentReference w:id="132"/>
      </w:r>
      <w:r w:rsidRPr="00F57917">
        <w:t xml:space="preserve">: </w:t>
      </w:r>
      <w:r w:rsidR="003039F4">
        <w:t>nom du fond</w:t>
      </w:r>
      <w:r w:rsidR="004947A3">
        <w:t xml:space="preserve">, </w:t>
      </w:r>
      <w:r w:rsidR="004A686D">
        <w:t>propriétaire,</w:t>
      </w:r>
      <w:r w:rsidR="004947A3">
        <w:t xml:space="preserve"> </w:t>
      </w:r>
      <w:r w:rsidRPr="00F57917">
        <w:t>code actif, libellé, typologie (immeuble multi-locataires, siège, commerce, entrepôt, etc.), statut (en exploitation, en travaux, hors parc)</w:t>
      </w:r>
    </w:p>
    <w:p w14:paraId="736002E8" w14:textId="32CDA67F" w:rsidR="00823013" w:rsidRDefault="00823013" w:rsidP="005F5039">
      <w:pPr>
        <w:pStyle w:val="Paragraphedeliste"/>
        <w:numPr>
          <w:ilvl w:val="0"/>
          <w:numId w:val="68"/>
        </w:numPr>
      </w:pPr>
      <w:r w:rsidRPr="00823013">
        <w:rPr>
          <w:b/>
          <w:bCs/>
        </w:rPr>
        <w:t>Localisation</w:t>
      </w:r>
      <w:r w:rsidRPr="00823013">
        <w:t xml:space="preserve"> : adresse complète, coordonnées géographiques, surface totale</w:t>
      </w:r>
    </w:p>
    <w:p w14:paraId="7721CDB3" w14:textId="491197F1" w:rsidR="00823013" w:rsidRPr="00823013" w:rsidRDefault="00823013" w:rsidP="005F5039">
      <w:pPr>
        <w:pStyle w:val="Paragraphedeliste"/>
        <w:numPr>
          <w:ilvl w:val="0"/>
          <w:numId w:val="68"/>
        </w:numPr>
      </w:pPr>
      <w:r w:rsidRPr="00823013">
        <w:rPr>
          <w:b/>
          <w:bCs/>
        </w:rPr>
        <w:t>Occupants et contrats</w:t>
      </w:r>
      <w:r w:rsidRPr="00823013">
        <w:t xml:space="preserve"> : liste des locataires en place</w:t>
      </w:r>
      <w:r>
        <w:t xml:space="preserve">, </w:t>
      </w:r>
      <w:r w:rsidR="001F79DC">
        <w:t xml:space="preserve">mono-multi locataire, </w:t>
      </w:r>
      <w:r>
        <w:t>surfaces louées, titulaires des contrats</w:t>
      </w:r>
      <w:r w:rsidR="00650233">
        <w:t xml:space="preserve"> d’exploitation</w:t>
      </w:r>
    </w:p>
    <w:p w14:paraId="71264514" w14:textId="273724A5" w:rsidR="00270CC8" w:rsidRDefault="00270CC8" w:rsidP="005F5039">
      <w:pPr>
        <w:pStyle w:val="Paragraphedeliste"/>
        <w:numPr>
          <w:ilvl w:val="0"/>
          <w:numId w:val="68"/>
        </w:numPr>
      </w:pPr>
      <w:r w:rsidRPr="00270CC8">
        <w:rPr>
          <w:b/>
          <w:bCs/>
        </w:rPr>
        <w:t>Caractéristiques techniques principales</w:t>
      </w:r>
      <w:r w:rsidRPr="00270CC8">
        <w:t xml:space="preserve"> : année de construction, niveaux, certifications</w:t>
      </w:r>
      <w:r w:rsidR="00E44807">
        <w:t>, présence parking, nombre de place et de niveaux,</w:t>
      </w:r>
      <w:r w:rsidR="00E44807" w:rsidRPr="00E44807">
        <w:t xml:space="preserve"> </w:t>
      </w:r>
      <w:r w:rsidR="00E44807">
        <w:t>classement ERP/IGH/CDT</w:t>
      </w:r>
      <w:r w:rsidR="00F41570">
        <w:t>, date de garantie GPA, GBF et décennale</w:t>
      </w:r>
    </w:p>
    <w:p w14:paraId="0452FE1F" w14:textId="77777777" w:rsidR="00270CC8" w:rsidRDefault="00270CC8" w:rsidP="00270CC8"/>
    <w:p w14:paraId="0790768B" w14:textId="2436E4B6" w:rsidR="00270CC8" w:rsidRPr="000025A6" w:rsidRDefault="00270CC8" w:rsidP="00270CC8">
      <w:r w:rsidRPr="000025A6">
        <w:t xml:space="preserve">Chaque </w:t>
      </w:r>
      <w:r>
        <w:t>actif</w:t>
      </w:r>
      <w:r w:rsidRPr="000025A6">
        <w:t xml:space="preserve"> </w:t>
      </w:r>
      <w:r w:rsidR="00D03BBA">
        <w:t>devra</w:t>
      </w:r>
      <w:r w:rsidRPr="000025A6">
        <w:t xml:space="preserve"> pouvoir être </w:t>
      </w:r>
      <w:r w:rsidRPr="000025A6">
        <w:rPr>
          <w:b/>
          <w:bCs/>
        </w:rPr>
        <w:t xml:space="preserve">lié </w:t>
      </w:r>
      <w:r w:rsidR="00E97402">
        <w:rPr>
          <w:b/>
          <w:bCs/>
        </w:rPr>
        <w:t xml:space="preserve">aux autres </w:t>
      </w:r>
      <w:r w:rsidRPr="000025A6">
        <w:rPr>
          <w:b/>
          <w:bCs/>
        </w:rPr>
        <w:t>entités de la plateforme</w:t>
      </w:r>
      <w:r w:rsidRPr="000025A6">
        <w:t xml:space="preserve">, </w:t>
      </w:r>
      <w:r w:rsidR="00E97402">
        <w:t>par exemples</w:t>
      </w:r>
      <w:r w:rsidRPr="000025A6">
        <w:t xml:space="preserve"> :</w:t>
      </w:r>
    </w:p>
    <w:p w14:paraId="4752CF7F" w14:textId="01C125EF" w:rsidR="00270CC8" w:rsidRDefault="00270CC8" w:rsidP="005F5039">
      <w:pPr>
        <w:widowControl/>
        <w:numPr>
          <w:ilvl w:val="0"/>
          <w:numId w:val="52"/>
        </w:numPr>
        <w:autoSpaceDE/>
        <w:autoSpaceDN/>
        <w:spacing w:line="278" w:lineRule="auto"/>
      </w:pPr>
      <w:r>
        <w:t>Equipements</w:t>
      </w:r>
    </w:p>
    <w:p w14:paraId="5AD7F8A3" w14:textId="6D6E706A" w:rsidR="00270CC8" w:rsidRDefault="00270CC8" w:rsidP="005F5039">
      <w:pPr>
        <w:widowControl/>
        <w:numPr>
          <w:ilvl w:val="0"/>
          <w:numId w:val="52"/>
        </w:numPr>
        <w:autoSpaceDE/>
        <w:autoSpaceDN/>
        <w:spacing w:line="278" w:lineRule="auto"/>
      </w:pPr>
      <w:r>
        <w:t xml:space="preserve">Documents : </w:t>
      </w:r>
      <w:r w:rsidRPr="00270CC8">
        <w:t>plans, DOE, diagnostics, rapports de contrôle</w:t>
      </w:r>
    </w:p>
    <w:p w14:paraId="6E67473F" w14:textId="77777777" w:rsidR="00270CC8" w:rsidRDefault="00270CC8" w:rsidP="00270CC8">
      <w:pPr>
        <w:widowControl/>
        <w:autoSpaceDE/>
        <w:autoSpaceDN/>
        <w:spacing w:line="278" w:lineRule="auto"/>
      </w:pPr>
    </w:p>
    <w:p w14:paraId="716D422C" w14:textId="0E87324D" w:rsidR="00270CC8" w:rsidRPr="00823013" w:rsidRDefault="004E02DC" w:rsidP="00270CC8">
      <w:r w:rsidRPr="004E02DC">
        <w:t xml:space="preserve">Les fiches d’identité des actifs devront être </w:t>
      </w:r>
      <w:r w:rsidRPr="00E467C3">
        <w:t>alimentées à partir d</w:t>
      </w:r>
      <w:r>
        <w:t>e</w:t>
      </w:r>
      <w:r w:rsidRPr="00E467C3">
        <w:t xml:space="preserve"> PreimData</w:t>
      </w:r>
      <w:r w:rsidRPr="004E02DC">
        <w:t xml:space="preserve">, le </w:t>
      </w:r>
      <w:r w:rsidRPr="00E467C3">
        <w:t>référentiel de Praemia REIM</w:t>
      </w:r>
      <w:r w:rsidRPr="004E02DC">
        <w:t xml:space="preserve">, afin d’assurer la </w:t>
      </w:r>
      <w:r w:rsidRPr="00E467C3">
        <w:t>cohérence, la fiabilité et la mise à jour centralisée</w:t>
      </w:r>
      <w:r w:rsidRPr="004E02DC">
        <w:t xml:space="preserve"> des données relatives aux immeubles du portefeuille.</w:t>
      </w:r>
    </w:p>
    <w:p w14:paraId="07773AB8" w14:textId="77777777" w:rsidR="00EF0266" w:rsidRPr="000025A6" w:rsidRDefault="00EF0266" w:rsidP="00EF0266"/>
    <w:p w14:paraId="04145E05" w14:textId="77777777" w:rsidR="00EF0266" w:rsidRPr="000025A6" w:rsidRDefault="00EF0266" w:rsidP="00C31F5B">
      <w:pPr>
        <w:pStyle w:val="Titre6"/>
      </w:pPr>
      <w:r w:rsidRPr="000025A6">
        <w:t>Fiches d’identité et caractéristiques des équipements</w:t>
      </w:r>
    </w:p>
    <w:p w14:paraId="4B17DEF2" w14:textId="004282A1" w:rsidR="00EF0266" w:rsidRPr="000025A6" w:rsidRDefault="00EF0266" w:rsidP="00A95D9A">
      <w:r w:rsidRPr="000025A6">
        <w:t xml:space="preserve">Chaque équipement </w:t>
      </w:r>
      <w:r w:rsidR="00D03BBA">
        <w:t>devra</w:t>
      </w:r>
      <w:r>
        <w:t xml:space="preserve"> disposer</w:t>
      </w:r>
      <w:r w:rsidRPr="000025A6">
        <w:t xml:space="preserve"> d’une </w:t>
      </w:r>
      <w:r w:rsidRPr="000025A6">
        <w:rPr>
          <w:b/>
          <w:bCs/>
        </w:rPr>
        <w:t>fiche d’identité unique</w:t>
      </w:r>
      <w:r w:rsidRPr="000025A6">
        <w:t>, intégrant</w:t>
      </w:r>
      <w:r w:rsidR="00DE2583">
        <w:t>, à minima,</w:t>
      </w:r>
      <w:r w:rsidRPr="000025A6">
        <w:t xml:space="preserve"> les informations principales </w:t>
      </w:r>
      <w:commentRangeStart w:id="133"/>
      <w:commentRangeStart w:id="134"/>
      <w:r w:rsidRPr="000025A6">
        <w:t xml:space="preserve">suivantes </w:t>
      </w:r>
      <w:commentRangeEnd w:id="133"/>
      <w:r w:rsidR="00265175" w:rsidRPr="000025A6">
        <w:rPr>
          <w:rStyle w:val="Marquedecommentaire"/>
          <w:sz w:val="22"/>
          <w:szCs w:val="22"/>
        </w:rPr>
        <w:commentReference w:id="133"/>
      </w:r>
      <w:commentRangeEnd w:id="134"/>
      <w:r w:rsidR="00384249" w:rsidRPr="000025A6">
        <w:rPr>
          <w:rStyle w:val="Marquedecommentaire"/>
          <w:sz w:val="22"/>
          <w:szCs w:val="22"/>
        </w:rPr>
        <w:commentReference w:id="134"/>
      </w:r>
      <w:r w:rsidRPr="000025A6">
        <w:t>:</w:t>
      </w:r>
    </w:p>
    <w:p w14:paraId="6DD0D49C" w14:textId="77777777" w:rsidR="00EF0266" w:rsidRPr="000025A6" w:rsidRDefault="00EF0266" w:rsidP="005F5039">
      <w:pPr>
        <w:widowControl/>
        <w:numPr>
          <w:ilvl w:val="0"/>
          <w:numId w:val="51"/>
        </w:numPr>
        <w:autoSpaceDE/>
        <w:autoSpaceDN/>
      </w:pPr>
      <w:r>
        <w:rPr>
          <w:b/>
          <w:bCs/>
        </w:rPr>
        <w:t>I</w:t>
      </w:r>
      <w:r w:rsidRPr="000025A6">
        <w:rPr>
          <w:b/>
          <w:bCs/>
        </w:rPr>
        <w:t>dentification</w:t>
      </w:r>
      <w:r w:rsidRPr="000025A6">
        <w:t xml:space="preserve"> : code, libellé, typologie, famille et sous-famille</w:t>
      </w:r>
    </w:p>
    <w:p w14:paraId="7F7957AF" w14:textId="129A1C0E" w:rsidR="00EF0266" w:rsidRPr="000025A6" w:rsidRDefault="00EF0266" w:rsidP="005F5039">
      <w:pPr>
        <w:widowControl/>
        <w:numPr>
          <w:ilvl w:val="0"/>
          <w:numId w:val="51"/>
        </w:numPr>
        <w:autoSpaceDE/>
        <w:autoSpaceDN/>
      </w:pPr>
      <w:r>
        <w:rPr>
          <w:b/>
          <w:bCs/>
        </w:rPr>
        <w:t>L</w:t>
      </w:r>
      <w:r w:rsidRPr="000025A6">
        <w:rPr>
          <w:b/>
          <w:bCs/>
        </w:rPr>
        <w:t>ocalisation</w:t>
      </w:r>
      <w:r w:rsidRPr="000025A6">
        <w:t xml:space="preserve"> : site, bâtiment, zone, local</w:t>
      </w:r>
    </w:p>
    <w:p w14:paraId="6D25CDE1" w14:textId="4060C200" w:rsidR="00EF0266" w:rsidRDefault="00EF0266" w:rsidP="005F5039">
      <w:pPr>
        <w:widowControl/>
        <w:numPr>
          <w:ilvl w:val="0"/>
          <w:numId w:val="51"/>
        </w:numPr>
        <w:autoSpaceDE/>
        <w:autoSpaceDN/>
      </w:pPr>
      <w:r w:rsidRPr="00EC11EE">
        <w:rPr>
          <w:b/>
          <w:bCs/>
        </w:rPr>
        <w:lastRenderedPageBreak/>
        <w:t>Caractéristiques techniques</w:t>
      </w:r>
      <w:r w:rsidRPr="00EC11EE">
        <w:t xml:space="preserve"> : marque, modèle, puissance, capacité, année de fabrication, date de mise en service, durée de vie estimée, état, niveau de criticité</w:t>
      </w:r>
      <w:r w:rsidR="00E16C76">
        <w:t xml:space="preserve"> et tout élément lié à une notion réglementaire</w:t>
      </w:r>
      <w:r w:rsidR="001A0454">
        <w:t>.</w:t>
      </w:r>
    </w:p>
    <w:p w14:paraId="5E5833F0" w14:textId="70362824" w:rsidR="00EF0266" w:rsidRDefault="00EF0266" w:rsidP="005F5039">
      <w:pPr>
        <w:widowControl/>
        <w:numPr>
          <w:ilvl w:val="0"/>
          <w:numId w:val="51"/>
        </w:numPr>
        <w:autoSpaceDE/>
        <w:autoSpaceDN/>
      </w:pPr>
      <w:r>
        <w:rPr>
          <w:b/>
          <w:bCs/>
        </w:rPr>
        <w:t>R</w:t>
      </w:r>
      <w:r w:rsidRPr="000025A6">
        <w:rPr>
          <w:b/>
          <w:bCs/>
        </w:rPr>
        <w:t>attachements fonctionnels</w:t>
      </w:r>
      <w:r w:rsidRPr="000025A6">
        <w:t xml:space="preserve"> : système technique, contrat </w:t>
      </w:r>
      <w:r w:rsidR="00BC1C8E">
        <w:t>d’exploitation</w:t>
      </w:r>
      <w:r w:rsidRPr="000025A6">
        <w:t>, prestataire responsable</w:t>
      </w:r>
    </w:p>
    <w:p w14:paraId="78CD5A1F" w14:textId="77777777" w:rsidR="00EF0266" w:rsidRDefault="00EF0266" w:rsidP="005F5039">
      <w:pPr>
        <w:widowControl/>
        <w:numPr>
          <w:ilvl w:val="0"/>
          <w:numId w:val="51"/>
        </w:numPr>
        <w:autoSpaceDE/>
        <w:autoSpaceDN/>
      </w:pPr>
      <w:r w:rsidRPr="00EF446B">
        <w:rPr>
          <w:b/>
          <w:bCs/>
        </w:rPr>
        <w:t>Données de cycle de vie</w:t>
      </w:r>
      <w:r w:rsidRPr="000025A6">
        <w:t xml:space="preserve"> : date de mise en service, maintenance associée, état, obsolescence, criticité.</w:t>
      </w:r>
    </w:p>
    <w:p w14:paraId="2A07BE1B" w14:textId="77777777" w:rsidR="00F310E8" w:rsidRDefault="00F310E8" w:rsidP="00F310E8">
      <w:pPr>
        <w:widowControl/>
        <w:autoSpaceDE/>
        <w:autoSpaceDN/>
      </w:pPr>
    </w:p>
    <w:p w14:paraId="6925CD8E" w14:textId="26CDBCB6" w:rsidR="00F310E8" w:rsidRDefault="00F310E8" w:rsidP="00F310E8">
      <w:pPr>
        <w:widowControl/>
        <w:autoSpaceDE/>
        <w:autoSpaceDN/>
      </w:pPr>
      <w:r>
        <w:t xml:space="preserve">Chaque équipement devra pouvoir être lié </w:t>
      </w:r>
      <w:r w:rsidR="00191FC3">
        <w:t>aux équipements</w:t>
      </w:r>
      <w:r w:rsidR="00B45899">
        <w:t xml:space="preserve"> présents dans les outils utilisés par les exploitants</w:t>
      </w:r>
      <w:r w:rsidR="00191FC3">
        <w:t xml:space="preserve"> (</w:t>
      </w:r>
      <w:r w:rsidR="00B45899">
        <w:t>identifiants</w:t>
      </w:r>
      <w:r w:rsidR="00191FC3">
        <w:t xml:space="preserve"> commun</w:t>
      </w:r>
      <w:r w:rsidR="00B45899">
        <w:t>s / externes)</w:t>
      </w:r>
      <w:r w:rsidR="00384249">
        <w:t>.</w:t>
      </w:r>
    </w:p>
    <w:p w14:paraId="2BBE7A9F" w14:textId="77777777" w:rsidR="00A95D9A" w:rsidRDefault="00A95D9A" w:rsidP="00E467C3">
      <w:pPr>
        <w:widowControl/>
        <w:autoSpaceDE/>
        <w:autoSpaceDN/>
        <w:ind w:left="720"/>
      </w:pPr>
    </w:p>
    <w:p w14:paraId="79075297" w14:textId="3D32F617" w:rsidR="00EF0266" w:rsidRPr="000025A6" w:rsidRDefault="00EF0266" w:rsidP="00A95D9A">
      <w:r w:rsidRPr="000025A6">
        <w:t xml:space="preserve">Chaque équipement </w:t>
      </w:r>
      <w:r w:rsidR="00DE2583">
        <w:t>devra</w:t>
      </w:r>
      <w:r w:rsidR="00DE2583" w:rsidRPr="000025A6">
        <w:t xml:space="preserve"> </w:t>
      </w:r>
      <w:r w:rsidRPr="000025A6">
        <w:t xml:space="preserve">pouvoir être </w:t>
      </w:r>
      <w:r w:rsidRPr="000025A6">
        <w:rPr>
          <w:b/>
          <w:bCs/>
        </w:rPr>
        <w:t>lié à d’autres entités de la plateforme</w:t>
      </w:r>
      <w:r w:rsidRPr="000025A6">
        <w:t>, notamment :</w:t>
      </w:r>
    </w:p>
    <w:p w14:paraId="305E1B79" w14:textId="24EBA387" w:rsidR="00270CC8" w:rsidRDefault="00270CC8" w:rsidP="005F5039">
      <w:pPr>
        <w:widowControl/>
        <w:numPr>
          <w:ilvl w:val="0"/>
          <w:numId w:val="52"/>
        </w:numPr>
        <w:autoSpaceDE/>
        <w:autoSpaceDN/>
      </w:pPr>
      <w:r>
        <w:t>Actif</w:t>
      </w:r>
    </w:p>
    <w:p w14:paraId="28F86A76" w14:textId="2574C83A" w:rsidR="00EF0266" w:rsidRPr="000025A6" w:rsidRDefault="00270CC8" w:rsidP="005F5039">
      <w:pPr>
        <w:widowControl/>
        <w:numPr>
          <w:ilvl w:val="0"/>
          <w:numId w:val="52"/>
        </w:numPr>
        <w:autoSpaceDE/>
        <w:autoSpaceDN/>
      </w:pPr>
      <w:r>
        <w:t>T</w:t>
      </w:r>
      <w:r w:rsidR="00402B85">
        <w:t xml:space="preserve">ickets </w:t>
      </w:r>
      <w:r w:rsidR="00EF0266" w:rsidRPr="000025A6">
        <w:t>préventif, correctif, réglementaire</w:t>
      </w:r>
    </w:p>
    <w:p w14:paraId="5D18F13B" w14:textId="0C321671" w:rsidR="00EF0266" w:rsidRPr="000025A6" w:rsidRDefault="00270CC8" w:rsidP="005F5039">
      <w:pPr>
        <w:widowControl/>
        <w:numPr>
          <w:ilvl w:val="0"/>
          <w:numId w:val="52"/>
        </w:numPr>
        <w:autoSpaceDE/>
        <w:autoSpaceDN/>
      </w:pPr>
      <w:r>
        <w:t>D</w:t>
      </w:r>
      <w:r w:rsidR="00EF0266" w:rsidRPr="000025A6">
        <w:t>ocuments techniques (plans, fiches techniques, PV de contrôle)</w:t>
      </w:r>
    </w:p>
    <w:p w14:paraId="30AF764A" w14:textId="1AAECD93" w:rsidR="00A95D9A" w:rsidRDefault="00B21BEE" w:rsidP="005F5039">
      <w:pPr>
        <w:widowControl/>
        <w:numPr>
          <w:ilvl w:val="0"/>
          <w:numId w:val="52"/>
        </w:numPr>
        <w:autoSpaceDE/>
        <w:autoSpaceDN/>
      </w:pPr>
      <w:r w:rsidRPr="000025A6">
        <w:t>Observations</w:t>
      </w:r>
      <w:r w:rsidR="00EF0266" w:rsidRPr="000025A6">
        <w:t xml:space="preserve"> issues des bureaux de contrôle</w:t>
      </w:r>
    </w:p>
    <w:p w14:paraId="75E28A98" w14:textId="5BE9AD7C" w:rsidR="00FE0DCD" w:rsidRDefault="00FE0DCD" w:rsidP="005F5039">
      <w:pPr>
        <w:widowControl/>
        <w:numPr>
          <w:ilvl w:val="0"/>
          <w:numId w:val="52"/>
        </w:numPr>
        <w:autoSpaceDE/>
        <w:autoSpaceDN/>
      </w:pPr>
      <w:r>
        <w:t>Les systèmes complexes constitués de différents organes devront être détaillés dans la solution</w:t>
      </w:r>
      <w:r>
        <w:t xml:space="preserve"> (Ex. GTB)</w:t>
      </w:r>
    </w:p>
    <w:p w14:paraId="110C2660" w14:textId="346C465A" w:rsidR="00095F8D" w:rsidRDefault="00095F8D" w:rsidP="00EF0266"/>
    <w:p w14:paraId="7CA3461F" w14:textId="164F2C54" w:rsidR="005552A5" w:rsidRPr="000025A6" w:rsidRDefault="00095F8D" w:rsidP="00095F8D">
      <w:r w:rsidRPr="000025A6">
        <w:t xml:space="preserve">Chaque équipement </w:t>
      </w:r>
      <w:r w:rsidR="005552A5">
        <w:t>devra</w:t>
      </w:r>
      <w:r w:rsidRPr="000025A6">
        <w:t xml:space="preserve"> </w:t>
      </w:r>
      <w:r>
        <w:t xml:space="preserve">pouvoir </w:t>
      </w:r>
      <w:r w:rsidRPr="000025A6">
        <w:t xml:space="preserve">être suivi tout au long de son </w:t>
      </w:r>
      <w:r w:rsidRPr="000025A6">
        <w:rPr>
          <w:b/>
          <w:bCs/>
        </w:rPr>
        <w:t>cycle de vie</w:t>
      </w:r>
      <w:r w:rsidRPr="000025A6">
        <w:t xml:space="preserve"> : installation, exploitation, maintenance, remplacement.</w:t>
      </w:r>
      <w:r>
        <w:t xml:space="preserve"> </w:t>
      </w:r>
      <w:r w:rsidRPr="000025A6">
        <w:t>L’outil doit permettre de :</w:t>
      </w:r>
    </w:p>
    <w:p w14:paraId="532424F1" w14:textId="4DE2D937" w:rsidR="00095F8D" w:rsidRDefault="005552A5" w:rsidP="005F5039">
      <w:pPr>
        <w:widowControl/>
        <w:numPr>
          <w:ilvl w:val="0"/>
          <w:numId w:val="53"/>
        </w:numPr>
        <w:autoSpaceDE/>
        <w:autoSpaceDN/>
      </w:pPr>
      <w:r w:rsidRPr="00643636">
        <w:t>Suivre</w:t>
      </w:r>
      <w:r w:rsidR="00095F8D" w:rsidRPr="00643636">
        <w:t xml:space="preserve"> les statuts</w:t>
      </w:r>
      <w:r w:rsidR="00095F8D" w:rsidRPr="000025A6">
        <w:t xml:space="preserve"> (en service, en panne, hors service, remplacé)</w:t>
      </w:r>
    </w:p>
    <w:p w14:paraId="2CAA1043" w14:textId="77777777" w:rsidR="00095F8D" w:rsidRPr="000025A6" w:rsidRDefault="00095F8D" w:rsidP="005F5039">
      <w:pPr>
        <w:widowControl/>
        <w:numPr>
          <w:ilvl w:val="0"/>
          <w:numId w:val="53"/>
        </w:numPr>
        <w:autoSpaceDE/>
        <w:autoSpaceDN/>
      </w:pPr>
      <w:r w:rsidRPr="00643636">
        <w:t xml:space="preserve">Evaluer le niveau de </w:t>
      </w:r>
      <w:r>
        <w:t>vétusté des équipements afin d’alimenter les plans pluriannuels de travaux</w:t>
      </w:r>
    </w:p>
    <w:p w14:paraId="653D3548" w14:textId="01F042A0" w:rsidR="00095F8D" w:rsidRDefault="004A686D" w:rsidP="005F5039">
      <w:pPr>
        <w:widowControl/>
        <w:numPr>
          <w:ilvl w:val="0"/>
          <w:numId w:val="53"/>
        </w:numPr>
        <w:autoSpaceDE/>
        <w:autoSpaceDN/>
      </w:pPr>
      <w:r w:rsidRPr="000025A6">
        <w:t>Conserver</w:t>
      </w:r>
      <w:r w:rsidR="00095F8D" w:rsidRPr="000025A6">
        <w:t xml:space="preserve"> l’</w:t>
      </w:r>
      <w:r w:rsidR="00095F8D" w:rsidRPr="00643636">
        <w:t>historique complet des interventions et changements</w:t>
      </w:r>
      <w:r w:rsidR="00723971">
        <w:t xml:space="preserve"> et audits internes et tiers</w:t>
      </w:r>
    </w:p>
    <w:p w14:paraId="648AE104" w14:textId="77777777" w:rsidR="00D16A56" w:rsidRDefault="00D16A56" w:rsidP="00EF0266"/>
    <w:p w14:paraId="44205ECD" w14:textId="77777777" w:rsidR="00E419A3" w:rsidRDefault="00E419A3" w:rsidP="00EF0266"/>
    <w:tbl>
      <w:tblPr>
        <w:tblStyle w:val="Grilledutableau"/>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7507"/>
      </w:tblGrid>
      <w:tr w:rsidR="0029626E" w14:paraId="67865773" w14:textId="77777777" w:rsidTr="0029626E">
        <w:tc>
          <w:tcPr>
            <w:tcW w:w="1555" w:type="dxa"/>
          </w:tcPr>
          <w:p w14:paraId="40269CFE" w14:textId="77777777" w:rsidR="0029626E" w:rsidRDefault="0029626E" w:rsidP="0029626E">
            <w:pPr>
              <w:jc w:val="center"/>
              <w:rPr>
                <w:color w:val="C00000"/>
              </w:rPr>
            </w:pPr>
            <w:r w:rsidRPr="004E1FF9">
              <w:rPr>
                <w:color w:val="C00000"/>
              </w:rPr>
              <w:t>Exigence n°</w:t>
            </w:r>
            <w:r>
              <w:rPr>
                <w:color w:val="C00000"/>
              </w:rPr>
              <w:t>xx</w:t>
            </w:r>
          </w:p>
          <w:p w14:paraId="3309B539" w14:textId="2461912B" w:rsidR="0029626E" w:rsidRDefault="0029626E" w:rsidP="0029626E">
            <w:pPr>
              <w:jc w:val="center"/>
            </w:pPr>
            <w:r>
              <w:rPr>
                <w:i/>
                <w:iCs/>
                <w:sz w:val="20"/>
                <w:szCs w:val="20"/>
              </w:rPr>
              <w:t>Fiche par actif</w:t>
            </w:r>
          </w:p>
        </w:tc>
        <w:tc>
          <w:tcPr>
            <w:tcW w:w="7507" w:type="dxa"/>
          </w:tcPr>
          <w:p w14:paraId="167A2912" w14:textId="22EA4A60" w:rsidR="0029626E" w:rsidRDefault="0029626E" w:rsidP="00EF0266">
            <w:r>
              <w:t>La solution devra permettre la création et la gestion d’une fiche par actif, intégrant l’ensemble des informations techniques, fonctionnelles et administratives associées (localisation, rattachements, caractéristiques, prestataires, contrats, etc.) synchronisé avec le référentiel PreimData.</w:t>
            </w:r>
          </w:p>
        </w:tc>
      </w:tr>
      <w:tr w:rsidR="0029626E" w14:paraId="6E2FD456" w14:textId="77777777" w:rsidTr="0029626E">
        <w:tc>
          <w:tcPr>
            <w:tcW w:w="1555" w:type="dxa"/>
          </w:tcPr>
          <w:p w14:paraId="7058F6E8" w14:textId="77777777" w:rsidR="0029626E" w:rsidRDefault="0029626E" w:rsidP="0029626E">
            <w:pPr>
              <w:jc w:val="center"/>
              <w:rPr>
                <w:color w:val="C00000"/>
              </w:rPr>
            </w:pPr>
            <w:r w:rsidRPr="004E1FF9">
              <w:rPr>
                <w:color w:val="C00000"/>
              </w:rPr>
              <w:t>Exigence n°</w:t>
            </w:r>
            <w:r>
              <w:rPr>
                <w:color w:val="C00000"/>
              </w:rPr>
              <w:t>xx</w:t>
            </w:r>
          </w:p>
          <w:p w14:paraId="27D5D4A9" w14:textId="20050FDE" w:rsidR="0029626E" w:rsidRDefault="0029626E" w:rsidP="0029626E">
            <w:pPr>
              <w:jc w:val="center"/>
            </w:pPr>
            <w:r>
              <w:rPr>
                <w:i/>
                <w:iCs/>
                <w:sz w:val="20"/>
                <w:szCs w:val="20"/>
              </w:rPr>
              <w:t>Fiche par équipement</w:t>
            </w:r>
          </w:p>
        </w:tc>
        <w:tc>
          <w:tcPr>
            <w:tcW w:w="7507" w:type="dxa"/>
          </w:tcPr>
          <w:p w14:paraId="514C10DD" w14:textId="5EF06D2C" w:rsidR="0029626E" w:rsidRDefault="0029626E" w:rsidP="00EF0266">
            <w:r w:rsidRPr="00CD1811">
              <w:t xml:space="preserve">La solution devra permettre la création et la gestion d’une fiche </w:t>
            </w:r>
            <w:r>
              <w:t xml:space="preserve">éditable </w:t>
            </w:r>
            <w:r w:rsidRPr="00CD1811">
              <w:t xml:space="preserve">par </w:t>
            </w:r>
            <w:r>
              <w:t>équipement</w:t>
            </w:r>
            <w:r w:rsidRPr="00CD1811">
              <w:t xml:space="preserve">, intégrant l’ensemble des informations </w:t>
            </w:r>
            <w:r>
              <w:t xml:space="preserve">d’identification, caractéristiques </w:t>
            </w:r>
            <w:r w:rsidRPr="00CD1811">
              <w:t xml:space="preserve">techniques, </w:t>
            </w:r>
            <w:r>
              <w:t xml:space="preserve">rattachements </w:t>
            </w:r>
            <w:r w:rsidRPr="00CD1811">
              <w:t xml:space="preserve">fonctionnelles </w:t>
            </w:r>
            <w:r>
              <w:t>et données de cycle de vie</w:t>
            </w:r>
            <w:r w:rsidRPr="00CD1811">
              <w:t xml:space="preserve"> associées</w:t>
            </w:r>
            <w:r>
              <w:t xml:space="preserve"> et permettant un rattachement avec la liste d’équipements présents dans les outils utilisés par les exploitants (Ex. GMAO)</w:t>
            </w:r>
          </w:p>
        </w:tc>
      </w:tr>
      <w:tr w:rsidR="0029626E" w14:paraId="5D6F1525" w14:textId="77777777" w:rsidTr="0029626E">
        <w:tc>
          <w:tcPr>
            <w:tcW w:w="1555" w:type="dxa"/>
          </w:tcPr>
          <w:p w14:paraId="2F1D44C3" w14:textId="77777777" w:rsidR="0029626E" w:rsidRDefault="0029626E" w:rsidP="0029626E">
            <w:pPr>
              <w:jc w:val="center"/>
              <w:rPr>
                <w:color w:val="C00000"/>
              </w:rPr>
            </w:pPr>
            <w:r w:rsidRPr="004E1FF9">
              <w:rPr>
                <w:color w:val="C00000"/>
              </w:rPr>
              <w:t>Exigence n°</w:t>
            </w:r>
            <w:r>
              <w:rPr>
                <w:color w:val="C00000"/>
              </w:rPr>
              <w:t>xx</w:t>
            </w:r>
          </w:p>
          <w:p w14:paraId="3BF1D038" w14:textId="10E3AF28" w:rsidR="0029626E" w:rsidRDefault="0029626E" w:rsidP="0029626E">
            <w:pPr>
              <w:jc w:val="center"/>
            </w:pPr>
            <w:r>
              <w:rPr>
                <w:i/>
                <w:iCs/>
                <w:sz w:val="20"/>
                <w:szCs w:val="20"/>
              </w:rPr>
              <w:t>Champs personnalisés</w:t>
            </w:r>
          </w:p>
        </w:tc>
        <w:tc>
          <w:tcPr>
            <w:tcW w:w="7507" w:type="dxa"/>
          </w:tcPr>
          <w:p w14:paraId="46CDBA40" w14:textId="7ED00B47" w:rsidR="0029626E" w:rsidRDefault="0029626E" w:rsidP="00EF0266">
            <w:r>
              <w:t>Le module de référentiel devra permettre la création de champs personnalisés pour les besoins de Praemia REIM.  Le soumissionnaire expliquera les éventuelles limitations de sa solution le cas échéant.</w:t>
            </w:r>
          </w:p>
        </w:tc>
      </w:tr>
    </w:tbl>
    <w:p w14:paraId="7696A4AA" w14:textId="77777777" w:rsidR="00E419A3" w:rsidRDefault="00E419A3" w:rsidP="00EF0266"/>
    <w:p w14:paraId="1096D603" w14:textId="77777777" w:rsidR="00EF0266" w:rsidRDefault="00EF0266" w:rsidP="00EF0266"/>
    <w:p w14:paraId="56A2DB45" w14:textId="77777777" w:rsidR="00EF0266" w:rsidRPr="000025A6" w:rsidRDefault="00EF0266" w:rsidP="00C31F5B">
      <w:pPr>
        <w:pStyle w:val="Titre6"/>
      </w:pPr>
      <w:r>
        <w:t>Suivi de la complétude des données référentielles</w:t>
      </w:r>
    </w:p>
    <w:p w14:paraId="40C2D7CF" w14:textId="58908E0D" w:rsidR="00EF0266" w:rsidRPr="00D13D4F" w:rsidRDefault="00EF0266" w:rsidP="00EF0266">
      <w:r w:rsidRPr="00D13D4F">
        <w:t>Afin de garantir la fiabilité et la pérennité du référentiel patrimonial, la solution devra intégrer des mécanismes de contrôle de cohérence et de complétude permettant à Praemia REIM et au Property Manager de superviser la qualité des données en continu.</w:t>
      </w:r>
      <w:r w:rsidR="009D5B46">
        <w:t xml:space="preserve"> </w:t>
      </w:r>
    </w:p>
    <w:p w14:paraId="16417528" w14:textId="0E76E5A1" w:rsidR="00EF0266" w:rsidRPr="00D13D4F" w:rsidRDefault="004A686D" w:rsidP="005F5039">
      <w:pPr>
        <w:numPr>
          <w:ilvl w:val="0"/>
          <w:numId w:val="67"/>
        </w:numPr>
      </w:pPr>
      <w:r w:rsidRPr="00D13D4F">
        <w:t>Des</w:t>
      </w:r>
      <w:r w:rsidR="00EF0266" w:rsidRPr="00D13D4F">
        <w:t xml:space="preserve"> indicateurs de complétude du référentiel, consultables au niveau du parc, du site, de la typologie d’actif et de l’équipement individuel</w:t>
      </w:r>
    </w:p>
    <w:p w14:paraId="68382BD0" w14:textId="6EEFEB23" w:rsidR="00EF0266" w:rsidRPr="00D13D4F" w:rsidRDefault="004A686D" w:rsidP="005F5039">
      <w:pPr>
        <w:numPr>
          <w:ilvl w:val="0"/>
          <w:numId w:val="67"/>
        </w:numPr>
      </w:pPr>
      <w:r w:rsidRPr="00D13D4F">
        <w:t>Un</w:t>
      </w:r>
      <w:r w:rsidR="00EF0266" w:rsidRPr="00D13D4F">
        <w:t xml:space="preserve"> système </w:t>
      </w:r>
      <w:r w:rsidR="00BB6B51">
        <w:t xml:space="preserve">permettant la visualisation des </w:t>
      </w:r>
      <w:r w:rsidR="00EF0266" w:rsidRPr="00D13D4F">
        <w:t>anomalie</w:t>
      </w:r>
      <w:r w:rsidR="00BB6B51">
        <w:t>s</w:t>
      </w:r>
      <w:r w:rsidR="00EF0266" w:rsidRPr="00D13D4F">
        <w:t>, dou</w:t>
      </w:r>
      <w:r w:rsidR="00BB6B51">
        <w:t xml:space="preserve">blons </w:t>
      </w:r>
      <w:r w:rsidR="00EF0266" w:rsidRPr="00D13D4F">
        <w:t>ou donnée</w:t>
      </w:r>
      <w:r w:rsidR="00BB6B51">
        <w:t>s</w:t>
      </w:r>
      <w:r w:rsidR="00EF0266" w:rsidRPr="00D13D4F">
        <w:t xml:space="preserve"> manquante</w:t>
      </w:r>
      <w:r w:rsidR="00BB6B51">
        <w:t>s</w:t>
      </w:r>
    </w:p>
    <w:p w14:paraId="65B35DF0" w14:textId="3508B2E0" w:rsidR="00EF0266" w:rsidRDefault="004A686D" w:rsidP="005F5039">
      <w:pPr>
        <w:numPr>
          <w:ilvl w:val="0"/>
          <w:numId w:val="67"/>
        </w:numPr>
      </w:pPr>
      <w:r w:rsidRPr="00D13D4F">
        <w:t>Un</w:t>
      </w:r>
      <w:r w:rsidR="00EF0266" w:rsidRPr="00D13D4F">
        <w:t xml:space="preserve"> tableau de bord qualité des données, permettant de visualiser les taux de complétude, d’exactitude et de mise à jour</w:t>
      </w:r>
    </w:p>
    <w:p w14:paraId="67AAFDE8" w14:textId="598AF28D" w:rsidR="00EF0266" w:rsidRPr="00D13D4F" w:rsidRDefault="00EF0266" w:rsidP="00EF0266"/>
    <w:tbl>
      <w:tblPr>
        <w:tblStyle w:val="Grilledutableau"/>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7507"/>
      </w:tblGrid>
      <w:tr w:rsidR="00847C42" w14:paraId="274EA819" w14:textId="77777777" w:rsidTr="00847C42">
        <w:trPr>
          <w:trHeight w:val="1275"/>
        </w:trPr>
        <w:tc>
          <w:tcPr>
            <w:tcW w:w="1555" w:type="dxa"/>
            <w:vAlign w:val="center"/>
          </w:tcPr>
          <w:p w14:paraId="23B6E102" w14:textId="77777777" w:rsidR="00847C42" w:rsidRDefault="00847C42" w:rsidP="00847C42">
            <w:pPr>
              <w:jc w:val="center"/>
              <w:rPr>
                <w:color w:val="C00000"/>
              </w:rPr>
            </w:pPr>
            <w:r w:rsidRPr="004E1FF9">
              <w:rPr>
                <w:color w:val="C00000"/>
              </w:rPr>
              <w:lastRenderedPageBreak/>
              <w:t>Exigence n°</w:t>
            </w:r>
            <w:r>
              <w:rPr>
                <w:color w:val="C00000"/>
              </w:rPr>
              <w:t>xx</w:t>
            </w:r>
          </w:p>
          <w:p w14:paraId="3D5707D0" w14:textId="39E2DF85" w:rsidR="00847C42" w:rsidRDefault="00847C42" w:rsidP="00847C42">
            <w:pPr>
              <w:jc w:val="center"/>
            </w:pPr>
            <w:r>
              <w:rPr>
                <w:i/>
                <w:iCs/>
                <w:sz w:val="20"/>
                <w:szCs w:val="20"/>
              </w:rPr>
              <w:t>Suivi de la complétude des données</w:t>
            </w:r>
          </w:p>
        </w:tc>
        <w:tc>
          <w:tcPr>
            <w:tcW w:w="7507" w:type="dxa"/>
            <w:vAlign w:val="center"/>
          </w:tcPr>
          <w:p w14:paraId="4ED39D84" w14:textId="705871A1" w:rsidR="00847C42" w:rsidRDefault="00847C42" w:rsidP="00847C42">
            <w:r>
              <w:t>La solution devra intégrer un module de suivi de la complétude des données patrimoniales, permettant à Praemia REIM de piloter le niveau de qualité du référentiel patrimonial.</w:t>
            </w:r>
          </w:p>
        </w:tc>
      </w:tr>
    </w:tbl>
    <w:p w14:paraId="25DB8ED7" w14:textId="77777777" w:rsidR="00EF0266" w:rsidRDefault="00EF0266" w:rsidP="00EF0266"/>
    <w:p w14:paraId="7303949C" w14:textId="77777777" w:rsidR="00EF0266" w:rsidRDefault="00EF0266" w:rsidP="00C31F5B">
      <w:pPr>
        <w:pStyle w:val="Titre6"/>
      </w:pPr>
      <w:r>
        <w:t>Ingestion de documents via OCR</w:t>
      </w:r>
    </w:p>
    <w:p w14:paraId="6B6921F3" w14:textId="77777777" w:rsidR="00EF0266" w:rsidRDefault="00EF0266" w:rsidP="00EF0266">
      <w:r w:rsidRPr="004E5F9D">
        <w:t xml:space="preserve">Le système doit intégrer une </w:t>
      </w:r>
      <w:r w:rsidRPr="00DE32D7">
        <w:rPr>
          <w:b/>
          <w:bCs/>
        </w:rPr>
        <w:t>fonctionnalité d’OCR (Optical Character Recognition)</w:t>
      </w:r>
      <w:r w:rsidRPr="004E5F9D">
        <w:t xml:space="preserve"> permettant la lecture automatisée des rapports réglementaires, fiches techniques ou tout autre document technique.</w:t>
      </w:r>
      <w:r w:rsidRPr="004E5F9D">
        <w:br/>
        <w:t>L’objectif est de convertir les documents scannés ou PDF en données exploitables</w:t>
      </w:r>
      <w:r>
        <w:t xml:space="preserve"> et intégrables dans le référentiel </w:t>
      </w:r>
      <w:r w:rsidRPr="004E5F9D">
        <w:t xml:space="preserve">afin d’éviter la ressaisie manuelle </w:t>
      </w:r>
      <w:r>
        <w:t>des volumes importants de documents existants</w:t>
      </w:r>
      <w:r w:rsidRPr="004E5F9D">
        <w:t>. L’OCR doit être compatible avec les formats courants (PDF natif ou image, JPG, PNG, DOCX, XLSX, etc.)</w:t>
      </w:r>
    </w:p>
    <w:p w14:paraId="66265635" w14:textId="77777777" w:rsidR="00F11CB6" w:rsidRDefault="00F11CB6" w:rsidP="00EF0266"/>
    <w:p w14:paraId="3B485C17" w14:textId="77777777" w:rsidR="00EF0266" w:rsidRPr="002B25D8" w:rsidRDefault="00EF0266" w:rsidP="00EF0266">
      <w:r w:rsidRPr="002B25D8">
        <w:t>Le moteur OCR doit permettre d’</w:t>
      </w:r>
      <w:r w:rsidRPr="00E467C3">
        <w:t>identifier et d’extraire automatiquement les informations structurantes</w:t>
      </w:r>
      <w:r w:rsidRPr="002B25D8">
        <w:t xml:space="preserve"> selon le type de document, par exemple :</w:t>
      </w:r>
    </w:p>
    <w:p w14:paraId="6201BF16" w14:textId="3B961637" w:rsidR="00EF0266" w:rsidRPr="002B25D8" w:rsidRDefault="004A686D" w:rsidP="005F5039">
      <w:pPr>
        <w:widowControl/>
        <w:numPr>
          <w:ilvl w:val="0"/>
          <w:numId w:val="54"/>
        </w:numPr>
        <w:autoSpaceDE/>
        <w:autoSpaceDN/>
        <w:spacing w:line="278" w:lineRule="auto"/>
      </w:pPr>
      <w:r w:rsidRPr="002B25D8">
        <w:t>Pour</w:t>
      </w:r>
      <w:r w:rsidR="00EF0266" w:rsidRPr="002B25D8">
        <w:t xml:space="preserve"> un </w:t>
      </w:r>
      <w:r w:rsidR="00EF0266" w:rsidRPr="00E467C3">
        <w:t>rapport réglementaire</w:t>
      </w:r>
      <w:r w:rsidR="00EF0266" w:rsidRPr="002B25D8">
        <w:t xml:space="preserve"> : date de visite, organisme de contrôle, référence de l’équipement, observations, niveau de criticité, conformité, échéance de levée</w:t>
      </w:r>
    </w:p>
    <w:p w14:paraId="780C9BEF" w14:textId="121324F5" w:rsidR="00EF0266" w:rsidRPr="002B25D8" w:rsidRDefault="004A686D" w:rsidP="005F5039">
      <w:pPr>
        <w:widowControl/>
        <w:numPr>
          <w:ilvl w:val="0"/>
          <w:numId w:val="54"/>
        </w:numPr>
        <w:autoSpaceDE/>
        <w:autoSpaceDN/>
        <w:spacing w:line="278" w:lineRule="auto"/>
      </w:pPr>
      <w:r w:rsidRPr="002B25D8">
        <w:t>Pour</w:t>
      </w:r>
      <w:r w:rsidR="00EF0266" w:rsidRPr="002B25D8">
        <w:t xml:space="preserve"> une </w:t>
      </w:r>
      <w:r w:rsidR="00EF0266" w:rsidRPr="00E467C3">
        <w:t>fiche technique équipement</w:t>
      </w:r>
      <w:r w:rsidR="00EF0266" w:rsidRPr="002B25D8">
        <w:t xml:space="preserve"> : modèle, marque, puissance, code interne, date d’installation, durée de vie</w:t>
      </w:r>
    </w:p>
    <w:p w14:paraId="16C72413" w14:textId="77777777" w:rsidR="00EF0266" w:rsidRPr="0084118B" w:rsidRDefault="00EF0266" w:rsidP="00EF0266">
      <w:pPr>
        <w:widowControl/>
        <w:autoSpaceDE/>
        <w:autoSpaceDN/>
        <w:spacing w:line="278" w:lineRule="auto"/>
        <w:ind w:left="360"/>
      </w:pPr>
    </w:p>
    <w:p w14:paraId="05E81357" w14:textId="6BE7D658" w:rsidR="00EF0266" w:rsidRPr="002B25D8" w:rsidRDefault="00EF0266" w:rsidP="00EF0266">
      <w:r w:rsidRPr="002B25D8">
        <w:t>Les champs extraits doivent pouvoir être associés</w:t>
      </w:r>
      <w:r w:rsidRPr="00E467C3">
        <w:t xml:space="preserve"> </w:t>
      </w:r>
      <w:r w:rsidRPr="002B25D8">
        <w:t xml:space="preserve">vers les attributs du </w:t>
      </w:r>
      <w:r w:rsidRPr="00E467C3">
        <w:t>référentiel d’actifs ou d’équipements</w:t>
      </w:r>
      <w:r w:rsidRPr="002B25D8">
        <w:t>.</w:t>
      </w:r>
      <w:r w:rsidR="00ED4A41">
        <w:t xml:space="preserve"> </w:t>
      </w:r>
      <w:r w:rsidRPr="002B25D8">
        <w:t xml:space="preserve">Le processus d’analyse doit inclure une </w:t>
      </w:r>
      <w:r w:rsidRPr="00E467C3">
        <w:t xml:space="preserve">étape de validation </w:t>
      </w:r>
      <w:r w:rsidR="00A17B4C">
        <w:t>automatique</w:t>
      </w:r>
      <w:r w:rsidR="00485C99">
        <w:t xml:space="preserve"> et </w:t>
      </w:r>
      <w:r w:rsidRPr="00E467C3">
        <w:t>humaine assistée</w:t>
      </w:r>
      <w:r w:rsidRPr="002B25D8">
        <w:t>, permettant de :</w:t>
      </w:r>
    </w:p>
    <w:p w14:paraId="58C0EE94" w14:textId="03BFBFF3" w:rsidR="00485C99" w:rsidRDefault="004A686D" w:rsidP="005F5039">
      <w:pPr>
        <w:widowControl/>
        <w:numPr>
          <w:ilvl w:val="0"/>
          <w:numId w:val="55"/>
        </w:numPr>
        <w:autoSpaceDE/>
        <w:autoSpaceDN/>
        <w:spacing w:line="278" w:lineRule="auto"/>
      </w:pPr>
      <w:r>
        <w:t>Évaluer</w:t>
      </w:r>
      <w:r w:rsidR="00485C99">
        <w:t xml:space="preserve"> le niveau de qualité de l’import des données</w:t>
      </w:r>
    </w:p>
    <w:p w14:paraId="333AA894" w14:textId="495AD839" w:rsidR="00EF0266" w:rsidRPr="002B25D8" w:rsidRDefault="004A686D" w:rsidP="005F5039">
      <w:pPr>
        <w:widowControl/>
        <w:numPr>
          <w:ilvl w:val="0"/>
          <w:numId w:val="55"/>
        </w:numPr>
        <w:autoSpaceDE/>
        <w:autoSpaceDN/>
        <w:spacing w:line="278" w:lineRule="auto"/>
      </w:pPr>
      <w:r w:rsidRPr="002B25D8">
        <w:t>Visualiser</w:t>
      </w:r>
      <w:r w:rsidR="00EF0266" w:rsidRPr="002B25D8">
        <w:t xml:space="preserve"> les champs extraits et les modifier avant intégration</w:t>
      </w:r>
    </w:p>
    <w:p w14:paraId="6C62038A" w14:textId="72ACDFF5" w:rsidR="00EF0266" w:rsidRPr="002B25D8" w:rsidRDefault="004A686D" w:rsidP="005F5039">
      <w:pPr>
        <w:widowControl/>
        <w:numPr>
          <w:ilvl w:val="0"/>
          <w:numId w:val="55"/>
        </w:numPr>
        <w:autoSpaceDE/>
        <w:autoSpaceDN/>
        <w:spacing w:line="278" w:lineRule="auto"/>
      </w:pPr>
      <w:r w:rsidRPr="002B25D8">
        <w:t>Rejeter</w:t>
      </w:r>
      <w:r w:rsidR="00EF0266" w:rsidRPr="002B25D8">
        <w:t xml:space="preserve"> ou reclassifier un document mal interprété</w:t>
      </w:r>
    </w:p>
    <w:p w14:paraId="072EB3CE" w14:textId="663F70EF" w:rsidR="00EF0266" w:rsidRPr="002B25D8" w:rsidRDefault="004A686D" w:rsidP="005F5039">
      <w:pPr>
        <w:widowControl/>
        <w:numPr>
          <w:ilvl w:val="0"/>
          <w:numId w:val="55"/>
        </w:numPr>
        <w:autoSpaceDE/>
        <w:autoSpaceDN/>
        <w:spacing w:line="278" w:lineRule="auto"/>
      </w:pPr>
      <w:r w:rsidRPr="002B25D8">
        <w:t>Enregistrer</w:t>
      </w:r>
      <w:r w:rsidR="00EF0266" w:rsidRPr="002B25D8">
        <w:t xml:space="preserve"> les corrections pour </w:t>
      </w:r>
      <w:r w:rsidR="00EF0266" w:rsidRPr="00E467C3">
        <w:t>améliorer progressivement le moteur OCR</w:t>
      </w:r>
    </w:p>
    <w:p w14:paraId="25B4A441" w14:textId="77777777" w:rsidR="00EF0266" w:rsidRPr="004E5F9D" w:rsidRDefault="00EF0266" w:rsidP="00EF0266"/>
    <w:p w14:paraId="1E0E10DB" w14:textId="77777777" w:rsidR="00EF0266" w:rsidRDefault="00EF0266" w:rsidP="00EF0266"/>
    <w:tbl>
      <w:tblPr>
        <w:tblStyle w:val="Grilledutableau"/>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7507"/>
      </w:tblGrid>
      <w:tr w:rsidR="00583B93" w14:paraId="2C36FF0A" w14:textId="77777777" w:rsidTr="00583B93">
        <w:trPr>
          <w:trHeight w:val="1275"/>
        </w:trPr>
        <w:tc>
          <w:tcPr>
            <w:tcW w:w="1555" w:type="dxa"/>
            <w:vAlign w:val="center"/>
          </w:tcPr>
          <w:p w14:paraId="5F2F6B85" w14:textId="77777777" w:rsidR="00583B93" w:rsidRDefault="00583B93" w:rsidP="00583B93">
            <w:pPr>
              <w:jc w:val="center"/>
              <w:rPr>
                <w:color w:val="C00000"/>
              </w:rPr>
            </w:pPr>
            <w:r w:rsidRPr="004E1FF9">
              <w:rPr>
                <w:color w:val="C00000"/>
              </w:rPr>
              <w:t>Exigence n°</w:t>
            </w:r>
            <w:r>
              <w:rPr>
                <w:color w:val="C00000"/>
              </w:rPr>
              <w:t>xx</w:t>
            </w:r>
          </w:p>
          <w:p w14:paraId="10748CE8" w14:textId="393CA9EE" w:rsidR="00583B93" w:rsidRPr="004E1FF9" w:rsidRDefault="00583B93" w:rsidP="00583B93">
            <w:pPr>
              <w:jc w:val="center"/>
              <w:rPr>
                <w:color w:val="C00000"/>
              </w:rPr>
            </w:pPr>
            <w:r>
              <w:rPr>
                <w:i/>
                <w:iCs/>
                <w:sz w:val="20"/>
                <w:szCs w:val="20"/>
              </w:rPr>
              <w:t>Ingestion OCR</w:t>
            </w:r>
          </w:p>
        </w:tc>
        <w:tc>
          <w:tcPr>
            <w:tcW w:w="7507" w:type="dxa"/>
            <w:vAlign w:val="center"/>
          </w:tcPr>
          <w:p w14:paraId="04F3AE4B" w14:textId="77777777" w:rsidR="00583B93" w:rsidRDefault="00583B93" w:rsidP="00583B93">
            <w:r>
              <w:t>La solution devra intégrer un moteur OCR permettant la lecture et l’extraction automatique des données issues de documents techniques ou réglementaires (PDF, images, rapports, fiches équipements, etc.) et permettre une évaluation automatique du niveau qualité des données extraites.</w:t>
            </w:r>
          </w:p>
          <w:p w14:paraId="7DE3EE39" w14:textId="137219FD" w:rsidR="00583B93" w:rsidRDefault="00583B93" w:rsidP="00583B93">
            <w:r>
              <w:t>La fonctionnalité devra permettre une validation humaine avant intégration dans le référentiel (visualisation, correction, rejet).</w:t>
            </w:r>
          </w:p>
        </w:tc>
      </w:tr>
    </w:tbl>
    <w:p w14:paraId="374E7A47" w14:textId="77777777" w:rsidR="00583B93" w:rsidRPr="00480ADD" w:rsidRDefault="00583B93" w:rsidP="00EF0266"/>
    <w:p w14:paraId="4E0AA74B" w14:textId="77777777" w:rsidR="00131AFA" w:rsidRPr="00480ADD" w:rsidRDefault="00131AFA" w:rsidP="00EF0266"/>
    <w:p w14:paraId="4BD85710" w14:textId="77777777" w:rsidR="00095F8D" w:rsidRDefault="00095F8D" w:rsidP="00E467C3">
      <w:pPr>
        <w:pStyle w:val="Titre5"/>
      </w:pPr>
      <w:r>
        <w:t>Attendus techniques</w:t>
      </w:r>
    </w:p>
    <w:p w14:paraId="43404619" w14:textId="1B8E7A0C" w:rsidR="00095F8D" w:rsidRPr="00285452" w:rsidRDefault="00095F8D" w:rsidP="00E467C3">
      <w:pPr>
        <w:widowControl/>
        <w:autoSpaceDE/>
        <w:autoSpaceDN/>
        <w:spacing w:line="278" w:lineRule="auto"/>
      </w:pPr>
      <w:r>
        <w:t xml:space="preserve">Afin </w:t>
      </w:r>
      <w:r w:rsidRPr="00285452">
        <w:t xml:space="preserve">d’éviter toute redondance de saisie et de garantir la </w:t>
      </w:r>
      <w:r w:rsidRPr="00E467C3">
        <w:t xml:space="preserve">cohérence des données entre systèmes métiers, </w:t>
      </w:r>
      <w:r>
        <w:t>le référentiel</w:t>
      </w:r>
      <w:r w:rsidRPr="00285452">
        <w:t xml:space="preserve"> doit pouvoir être </w:t>
      </w:r>
      <w:r w:rsidRPr="00E467C3">
        <w:t>synchronisée automatiquement</w:t>
      </w:r>
      <w:r w:rsidRPr="00285452">
        <w:t xml:space="preserve"> avec </w:t>
      </w:r>
      <w:r>
        <w:t>d</w:t>
      </w:r>
      <w:r w:rsidRPr="00285452">
        <w:t xml:space="preserve">es référentiels de données existants, notamment </w:t>
      </w:r>
      <w:r w:rsidRPr="002B6862">
        <w:rPr>
          <w:b/>
          <w:bCs/>
        </w:rPr>
        <w:t>PreimData</w:t>
      </w:r>
      <w:r w:rsidR="002167FD">
        <w:rPr>
          <w:b/>
          <w:bCs/>
        </w:rPr>
        <w:t xml:space="preserve">, </w:t>
      </w:r>
      <w:r w:rsidR="002167FD" w:rsidRPr="00E467C3">
        <w:t>le</w:t>
      </w:r>
      <w:r w:rsidR="002167FD">
        <w:rPr>
          <w:b/>
          <w:bCs/>
        </w:rPr>
        <w:t xml:space="preserve"> </w:t>
      </w:r>
      <w:r w:rsidRPr="00285452">
        <w:t>référentiel patrimoine et actifs immobiliers)</w:t>
      </w:r>
    </w:p>
    <w:p w14:paraId="627EF6CF" w14:textId="77777777" w:rsidR="00095F8D" w:rsidRPr="00285452" w:rsidRDefault="00095F8D" w:rsidP="00095F8D">
      <w:pPr>
        <w:widowControl/>
        <w:autoSpaceDE/>
        <w:autoSpaceDN/>
        <w:spacing w:line="278" w:lineRule="auto"/>
        <w:ind w:left="720"/>
      </w:pPr>
    </w:p>
    <w:p w14:paraId="2E4FBD3F" w14:textId="72AB0194" w:rsidR="00095F8D" w:rsidRDefault="007152DE" w:rsidP="00F53BF6">
      <w:r>
        <w:t>Actuellement, Praemia</w:t>
      </w:r>
      <w:r w:rsidR="00095F8D">
        <w:t xml:space="preserve"> et </w:t>
      </w:r>
      <w:r w:rsidR="007B28F5">
        <w:t xml:space="preserve">son property manager et leurs prestataires utilisent la GMAO Veolys sur le périmètre tertiaire. </w:t>
      </w:r>
      <w:r w:rsidR="00DD3B20">
        <w:t>Dans l’hypothèse d’une évolution de</w:t>
      </w:r>
      <w:r w:rsidR="004D6648">
        <w:t xml:space="preserve"> </w:t>
      </w:r>
      <w:r w:rsidR="00095F8D">
        <w:t xml:space="preserve">la </w:t>
      </w:r>
      <w:r w:rsidR="004D6648">
        <w:t>stratégie,</w:t>
      </w:r>
      <w:r w:rsidR="00095F8D">
        <w:t xml:space="preserve"> des </w:t>
      </w:r>
      <w:r w:rsidR="00DD3B20">
        <w:t xml:space="preserve">outils ou </w:t>
      </w:r>
      <w:r w:rsidR="00095F8D">
        <w:t xml:space="preserve">du </w:t>
      </w:r>
      <w:r w:rsidR="00DD3B20">
        <w:t>périmètre</w:t>
      </w:r>
      <w:r w:rsidR="00095F8D">
        <w:t>, l</w:t>
      </w:r>
      <w:r w:rsidR="00095F8D" w:rsidRPr="000025A6">
        <w:t xml:space="preserve">’outil doit permettre </w:t>
      </w:r>
      <w:r w:rsidR="00095F8D">
        <w:t xml:space="preserve">l’intégration bidirectionnelle avec les GMAO </w:t>
      </w:r>
      <w:r w:rsidR="004D6648">
        <w:t>du marché, utilisées par les</w:t>
      </w:r>
      <w:r w:rsidR="00095F8D">
        <w:t xml:space="preserve"> Facility </w:t>
      </w:r>
      <w:commentRangeStart w:id="135"/>
      <w:commentRangeStart w:id="136"/>
      <w:r w:rsidR="00095F8D">
        <w:t>Managers</w:t>
      </w:r>
      <w:commentRangeEnd w:id="135"/>
      <w:r w:rsidR="00BA7EFE">
        <w:rPr>
          <w:rStyle w:val="Marquedecommentaire"/>
          <w:sz w:val="22"/>
          <w:szCs w:val="22"/>
        </w:rPr>
        <w:commentReference w:id="135"/>
      </w:r>
      <w:commentRangeEnd w:id="136"/>
      <w:r w:rsidR="009C0C30">
        <w:rPr>
          <w:rStyle w:val="Marquedecommentaire"/>
          <w:sz w:val="22"/>
          <w:szCs w:val="22"/>
        </w:rPr>
        <w:commentReference w:id="136"/>
      </w:r>
      <w:r w:rsidR="00F53BF6">
        <w:t>.</w:t>
      </w:r>
    </w:p>
    <w:p w14:paraId="47ACE4D9" w14:textId="77777777" w:rsidR="00095F8D" w:rsidRPr="000025A6" w:rsidRDefault="00095F8D" w:rsidP="003A0E7B">
      <w:pPr>
        <w:widowControl/>
        <w:autoSpaceDE/>
        <w:autoSpaceDN/>
        <w:spacing w:line="278" w:lineRule="auto"/>
      </w:pPr>
    </w:p>
    <w:tbl>
      <w:tblPr>
        <w:tblStyle w:val="Grilledutableau"/>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7507"/>
      </w:tblGrid>
      <w:tr w:rsidR="00D73C4A" w14:paraId="0A706492" w14:textId="77777777" w:rsidTr="00D73C4A">
        <w:trPr>
          <w:trHeight w:val="1275"/>
        </w:trPr>
        <w:tc>
          <w:tcPr>
            <w:tcW w:w="1555" w:type="dxa"/>
            <w:vAlign w:val="center"/>
          </w:tcPr>
          <w:p w14:paraId="18C6B3AB" w14:textId="77777777" w:rsidR="00D73C4A" w:rsidRDefault="00D73C4A" w:rsidP="00D73C4A">
            <w:pPr>
              <w:jc w:val="center"/>
              <w:rPr>
                <w:color w:val="C00000"/>
              </w:rPr>
            </w:pPr>
            <w:r w:rsidRPr="004E1FF9">
              <w:rPr>
                <w:color w:val="C00000"/>
              </w:rPr>
              <w:lastRenderedPageBreak/>
              <w:t>Exigence n°</w:t>
            </w:r>
            <w:r>
              <w:rPr>
                <w:color w:val="C00000"/>
              </w:rPr>
              <w:t>xx</w:t>
            </w:r>
          </w:p>
          <w:p w14:paraId="0AF99649" w14:textId="19E755A7" w:rsidR="00D73C4A" w:rsidRPr="004E1FF9" w:rsidRDefault="00D73C4A" w:rsidP="00D73C4A">
            <w:pPr>
              <w:jc w:val="center"/>
              <w:rPr>
                <w:color w:val="C00000"/>
              </w:rPr>
            </w:pPr>
            <w:r>
              <w:rPr>
                <w:i/>
                <w:iCs/>
                <w:sz w:val="20"/>
                <w:szCs w:val="20"/>
              </w:rPr>
              <w:t>Intégrations référentiels externes</w:t>
            </w:r>
          </w:p>
        </w:tc>
        <w:tc>
          <w:tcPr>
            <w:tcW w:w="7507" w:type="dxa"/>
            <w:vAlign w:val="center"/>
          </w:tcPr>
          <w:p w14:paraId="211053ED" w14:textId="60BB73E6" w:rsidR="00D73C4A" w:rsidRDefault="00D73C4A" w:rsidP="00D73C4A">
            <w:r w:rsidRPr="006F6785">
              <w:t>La solution devra permettre la synchronisation automatique avec les référentiels externes utilisés par Praemia REIM (</w:t>
            </w:r>
            <w:r w:rsidRPr="00352DB6">
              <w:t>notamment PreimData),</w:t>
            </w:r>
            <w:r w:rsidRPr="006F6785">
              <w:t xml:space="preserve"> afin de garantir la cohérence et la mise à jour continue des données patrimoniales et immobilière.</w:t>
            </w:r>
          </w:p>
        </w:tc>
      </w:tr>
      <w:tr w:rsidR="00D73C4A" w14:paraId="4AEF26EB" w14:textId="77777777" w:rsidTr="00D73C4A">
        <w:trPr>
          <w:trHeight w:val="1275"/>
        </w:trPr>
        <w:tc>
          <w:tcPr>
            <w:tcW w:w="1555" w:type="dxa"/>
            <w:vAlign w:val="center"/>
          </w:tcPr>
          <w:p w14:paraId="5ACDB9CA" w14:textId="77777777" w:rsidR="00D73C4A" w:rsidRDefault="00D73C4A" w:rsidP="00D73C4A">
            <w:pPr>
              <w:jc w:val="center"/>
              <w:rPr>
                <w:color w:val="C00000"/>
              </w:rPr>
            </w:pPr>
            <w:r w:rsidRPr="004E1FF9">
              <w:rPr>
                <w:color w:val="C00000"/>
              </w:rPr>
              <w:t>Exigence n°</w:t>
            </w:r>
            <w:r>
              <w:rPr>
                <w:color w:val="C00000"/>
              </w:rPr>
              <w:t>xx</w:t>
            </w:r>
          </w:p>
          <w:p w14:paraId="6CE8CF56" w14:textId="215D5739" w:rsidR="00D73C4A" w:rsidRPr="004E1FF9" w:rsidRDefault="00D73C4A" w:rsidP="00D73C4A">
            <w:pPr>
              <w:jc w:val="center"/>
              <w:rPr>
                <w:color w:val="C00000"/>
              </w:rPr>
            </w:pPr>
            <w:r>
              <w:rPr>
                <w:i/>
                <w:iCs/>
                <w:sz w:val="20"/>
                <w:szCs w:val="20"/>
              </w:rPr>
              <w:t>Intégrations Veolys</w:t>
            </w:r>
          </w:p>
        </w:tc>
        <w:tc>
          <w:tcPr>
            <w:tcW w:w="7507" w:type="dxa"/>
            <w:vAlign w:val="center"/>
          </w:tcPr>
          <w:p w14:paraId="41A75185" w14:textId="6BB4FEDA" w:rsidR="00D73C4A" w:rsidRPr="006F6785" w:rsidRDefault="00D73C4A" w:rsidP="00D73C4A">
            <w:r w:rsidRPr="00A069A9">
              <w:t xml:space="preserve">La solution devra assurer une intégration bidirectionnelle avec Veolys, permettant </w:t>
            </w:r>
            <w:r>
              <w:t>le partage</w:t>
            </w:r>
            <w:r w:rsidRPr="00A069A9">
              <w:t xml:space="preserve"> des informations patrimoniales (actifs, équipements</w:t>
            </w:r>
            <w:r>
              <w:t>) et données de maintenance et de conformité réglementaire.</w:t>
            </w:r>
          </w:p>
        </w:tc>
      </w:tr>
      <w:tr w:rsidR="00D73C4A" w14:paraId="7A3CC0B8" w14:textId="77777777" w:rsidTr="00D73C4A">
        <w:trPr>
          <w:trHeight w:val="1275"/>
        </w:trPr>
        <w:tc>
          <w:tcPr>
            <w:tcW w:w="1555" w:type="dxa"/>
          </w:tcPr>
          <w:p w14:paraId="14E7DB35" w14:textId="77777777" w:rsidR="00D73C4A" w:rsidRDefault="00D73C4A" w:rsidP="00D73C4A">
            <w:pPr>
              <w:jc w:val="center"/>
              <w:rPr>
                <w:color w:val="C00000"/>
              </w:rPr>
            </w:pPr>
            <w:r w:rsidRPr="004E1FF9">
              <w:rPr>
                <w:color w:val="C00000"/>
              </w:rPr>
              <w:t>Exigence n°</w:t>
            </w:r>
            <w:r>
              <w:rPr>
                <w:color w:val="C00000"/>
              </w:rPr>
              <w:t>xx</w:t>
            </w:r>
          </w:p>
          <w:p w14:paraId="68452F73" w14:textId="1DD14E42" w:rsidR="00D73C4A" w:rsidRPr="004E1FF9" w:rsidRDefault="00D73C4A" w:rsidP="00D73C4A">
            <w:pPr>
              <w:jc w:val="center"/>
              <w:rPr>
                <w:color w:val="C00000"/>
              </w:rPr>
            </w:pPr>
            <w:r>
              <w:rPr>
                <w:i/>
                <w:iCs/>
                <w:sz w:val="20"/>
                <w:szCs w:val="20"/>
              </w:rPr>
              <w:t>Intégrations GMAO tierces</w:t>
            </w:r>
          </w:p>
        </w:tc>
        <w:tc>
          <w:tcPr>
            <w:tcW w:w="7507" w:type="dxa"/>
            <w:vAlign w:val="center"/>
          </w:tcPr>
          <w:p w14:paraId="05571E94" w14:textId="647A231A" w:rsidR="00D73C4A" w:rsidRPr="00A069A9" w:rsidRDefault="00D73C4A" w:rsidP="00D73C4A">
            <w:r w:rsidRPr="0008523E">
              <w:t xml:space="preserve">La solution devra </w:t>
            </w:r>
            <w:r>
              <w:t xml:space="preserve">être en mesure de prendre en charge </w:t>
            </w:r>
            <w:r w:rsidRPr="0008523E">
              <w:t xml:space="preserve">une intégration bidirectionnelle avec les </w:t>
            </w:r>
            <w:r>
              <w:t xml:space="preserve">principales </w:t>
            </w:r>
            <w:r w:rsidRPr="0008523E">
              <w:t>GMAO du marché</w:t>
            </w:r>
            <w:r>
              <w:t xml:space="preserve">, </w:t>
            </w:r>
            <w:r w:rsidRPr="0008523E">
              <w:t>utilisées par les Facility Managers (Carl Source, Mission, SamFM, etc.)</w:t>
            </w:r>
            <w:r>
              <w:t>. Le soumissionnaire précisera les GMAO avec lequel il dispose de connecteurs.</w:t>
            </w:r>
          </w:p>
        </w:tc>
      </w:tr>
    </w:tbl>
    <w:p w14:paraId="56C4EED2" w14:textId="77777777" w:rsidR="00095F8D" w:rsidRDefault="00095F8D" w:rsidP="00095F8D"/>
    <w:p w14:paraId="0522F084" w14:textId="77777777" w:rsidR="00D73C4A" w:rsidRDefault="00D73C4A" w:rsidP="00095F8D"/>
    <w:p w14:paraId="5C0AD0AB" w14:textId="64B6E499" w:rsidR="00095F8D" w:rsidRPr="00EF446B" w:rsidRDefault="00095F8D" w:rsidP="00095F8D">
      <w:r w:rsidRPr="00EF446B">
        <w:t>L’outil devra permettre un import initial du référentiel patrimonial depuis des fichiers plats (Excel, CSV, ou équivalents) afin de faciliter la migration des données existantes vers la nouvelle solution.</w:t>
      </w:r>
      <w:r w:rsidRPr="00EF446B">
        <w:br/>
        <w:t xml:space="preserve">Cet import devra couvrir </w:t>
      </w:r>
      <w:r w:rsidR="004A686D" w:rsidRPr="00EF446B">
        <w:t>à</w:t>
      </w:r>
      <w:r w:rsidRPr="00EF446B">
        <w:t xml:space="preserve"> minima :</w:t>
      </w:r>
    </w:p>
    <w:p w14:paraId="25F41CEB" w14:textId="7EA9F7D9" w:rsidR="00095F8D" w:rsidRPr="00EF446B" w:rsidRDefault="004A686D" w:rsidP="005F5039">
      <w:pPr>
        <w:numPr>
          <w:ilvl w:val="0"/>
          <w:numId w:val="66"/>
        </w:numPr>
      </w:pPr>
      <w:r w:rsidRPr="00EF446B">
        <w:t>Les</w:t>
      </w:r>
      <w:r w:rsidR="00095F8D" w:rsidRPr="00EF446B">
        <w:t xml:space="preserve"> actifs techniques et équipements (identifiants, typologies, localisation, statut, date d’installation, durée de vie)</w:t>
      </w:r>
    </w:p>
    <w:p w14:paraId="21063352" w14:textId="742EEA7F" w:rsidR="00095F8D" w:rsidRPr="00EF446B" w:rsidRDefault="004A686D" w:rsidP="005F5039">
      <w:pPr>
        <w:numPr>
          <w:ilvl w:val="0"/>
          <w:numId w:val="66"/>
        </w:numPr>
      </w:pPr>
      <w:r w:rsidRPr="00EF446B">
        <w:t>Les</w:t>
      </w:r>
      <w:r w:rsidR="00095F8D" w:rsidRPr="00EF446B">
        <w:t xml:space="preserve"> contrats d</w:t>
      </w:r>
      <w:r w:rsidR="00BC1C8E">
        <w:t xml:space="preserve">’exploitation </w:t>
      </w:r>
      <w:r w:rsidR="00095F8D" w:rsidRPr="00EF446B">
        <w:t>et prestataires associés</w:t>
      </w:r>
    </w:p>
    <w:p w14:paraId="05EBA35D" w14:textId="27062EA1" w:rsidR="00095F8D" w:rsidRPr="00EF446B" w:rsidRDefault="004A686D" w:rsidP="005F5039">
      <w:pPr>
        <w:numPr>
          <w:ilvl w:val="0"/>
          <w:numId w:val="66"/>
        </w:numPr>
      </w:pPr>
      <w:r w:rsidRPr="00EF446B">
        <w:t>Les</w:t>
      </w:r>
      <w:r w:rsidR="00095F8D" w:rsidRPr="00EF446B">
        <w:t xml:space="preserve"> données d’intervention historiques, lorsqu’elles sont disponibles sous format exploitable</w:t>
      </w:r>
    </w:p>
    <w:p w14:paraId="094772BB" w14:textId="77777777" w:rsidR="00095F8D" w:rsidRDefault="00095F8D" w:rsidP="00095F8D"/>
    <w:tbl>
      <w:tblPr>
        <w:tblStyle w:val="Grilledutableau"/>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7507"/>
      </w:tblGrid>
      <w:tr w:rsidR="003A0E7B" w14:paraId="1C90E481" w14:textId="77777777" w:rsidTr="003A0E7B">
        <w:trPr>
          <w:trHeight w:val="1275"/>
        </w:trPr>
        <w:tc>
          <w:tcPr>
            <w:tcW w:w="1555" w:type="dxa"/>
            <w:vAlign w:val="center"/>
          </w:tcPr>
          <w:p w14:paraId="4FB6BCC0" w14:textId="77777777" w:rsidR="003A0E7B" w:rsidRDefault="003A0E7B" w:rsidP="003A0E7B">
            <w:pPr>
              <w:jc w:val="center"/>
              <w:rPr>
                <w:color w:val="C00000"/>
              </w:rPr>
            </w:pPr>
            <w:r w:rsidRPr="004E1FF9">
              <w:rPr>
                <w:color w:val="C00000"/>
              </w:rPr>
              <w:t>Exigence n°</w:t>
            </w:r>
            <w:r>
              <w:rPr>
                <w:color w:val="C00000"/>
              </w:rPr>
              <w:t>xx</w:t>
            </w:r>
          </w:p>
          <w:p w14:paraId="76FF0594" w14:textId="3073E0F4" w:rsidR="003A0E7B" w:rsidRPr="004E1FF9" w:rsidRDefault="003A0E7B" w:rsidP="003A0E7B">
            <w:pPr>
              <w:jc w:val="center"/>
              <w:rPr>
                <w:color w:val="C00000"/>
              </w:rPr>
            </w:pPr>
            <w:r>
              <w:rPr>
                <w:i/>
                <w:iCs/>
                <w:sz w:val="20"/>
                <w:szCs w:val="20"/>
              </w:rPr>
              <w:t>Import initial des données référentielles</w:t>
            </w:r>
          </w:p>
        </w:tc>
        <w:tc>
          <w:tcPr>
            <w:tcW w:w="7507" w:type="dxa"/>
            <w:vAlign w:val="center"/>
          </w:tcPr>
          <w:p w14:paraId="490C8E38" w14:textId="77777777" w:rsidR="003A0E7B" w:rsidRDefault="003A0E7B" w:rsidP="003A0E7B">
            <w:r>
              <w:t>La solution devra permettre l’import initial du référentiel patrimonial depuis les fichiers d’extractions fournies par Praemia, couvrant a minima les actifs techniques, contrats et données d’intervention historiques.</w:t>
            </w:r>
          </w:p>
          <w:p w14:paraId="3085EAE3" w14:textId="01B8E5A5" w:rsidR="003A0E7B" w:rsidRPr="00A069A9" w:rsidRDefault="003A0E7B" w:rsidP="003A0E7B">
            <w:r>
              <w:t>Le soumissionnaire précisera les formats pris en charge, les mécanismes de contrôle de qualité des données et les modalités d’accompagnement de Praemia REIM lors de la reprise initiale.</w:t>
            </w:r>
          </w:p>
        </w:tc>
      </w:tr>
    </w:tbl>
    <w:p w14:paraId="584D541C" w14:textId="77777777" w:rsidR="00095F8D" w:rsidRPr="000025A6" w:rsidRDefault="00095F8D" w:rsidP="00095F8D">
      <w:pPr>
        <w:widowControl/>
        <w:autoSpaceDE/>
        <w:autoSpaceDN/>
        <w:spacing w:line="278" w:lineRule="auto"/>
      </w:pPr>
    </w:p>
    <w:p w14:paraId="0304B669" w14:textId="6B915C04" w:rsidR="00EF0266" w:rsidRPr="001F4F96" w:rsidRDefault="00EF0266" w:rsidP="00E467C3">
      <w:pPr>
        <w:pStyle w:val="Titre4"/>
      </w:pPr>
      <w:r>
        <w:t>Gestion documentaire</w:t>
      </w:r>
    </w:p>
    <w:p w14:paraId="66B330DC" w14:textId="72FD95FD" w:rsidR="00EA066C" w:rsidRPr="001F4F96" w:rsidRDefault="00C32473" w:rsidP="00C56C9A">
      <w:pPr>
        <w:pStyle w:val="Titre5"/>
      </w:pPr>
      <w:r>
        <w:t xml:space="preserve">Gestion et consultation des documents </w:t>
      </w:r>
    </w:p>
    <w:p w14:paraId="4EF88A76" w14:textId="0B32C432" w:rsidR="00EF0266" w:rsidRDefault="00EF0266" w:rsidP="00EF0266">
      <w:r w:rsidRPr="001F4F96">
        <w:t xml:space="preserve">Le module </w:t>
      </w:r>
      <w:r w:rsidR="00EA00AA">
        <w:t>devra</w:t>
      </w:r>
      <w:r w:rsidRPr="001F4F96">
        <w:t xml:space="preserve"> permettre la </w:t>
      </w:r>
      <w:r w:rsidRPr="00E467C3">
        <w:t>création et la modification d’une arborescence documentaire</w:t>
      </w:r>
      <w:r w:rsidRPr="001F4F96">
        <w:t>, reflét</w:t>
      </w:r>
      <w:r>
        <w:t xml:space="preserve">ant </w:t>
      </w:r>
      <w:r w:rsidRPr="001F4F96">
        <w:t>la structure patrimoniale ou fonctionnelle (</w:t>
      </w:r>
      <w:r w:rsidR="00C62E92">
        <w:t xml:space="preserve">fonds, </w:t>
      </w:r>
      <w:r w:rsidRPr="001F4F96">
        <w:t xml:space="preserve">sites, bâtiments, typologies de documents) </w:t>
      </w:r>
      <w:r>
        <w:t>afin de</w:t>
      </w:r>
      <w:r w:rsidRPr="001F4F96">
        <w:t xml:space="preserve"> garantir une </w:t>
      </w:r>
      <w:r w:rsidRPr="00E467C3">
        <w:t>organisation claire et homogène</w:t>
      </w:r>
      <w:r w:rsidRPr="001F4F96">
        <w:t>.</w:t>
      </w:r>
      <w:r>
        <w:t xml:space="preserve"> </w:t>
      </w:r>
      <w:r w:rsidRPr="001F4F96">
        <w:t xml:space="preserve">Une </w:t>
      </w:r>
      <w:r w:rsidRPr="00E467C3">
        <w:t xml:space="preserve">codification documentaire </w:t>
      </w:r>
      <w:r w:rsidR="002C0B13">
        <w:t>cohérente avec la GED Praemia</w:t>
      </w:r>
      <w:r w:rsidR="00B3335B">
        <w:t xml:space="preserve">, basée sur Docuware, </w:t>
      </w:r>
      <w:r w:rsidR="00EA00AA">
        <w:t>devra</w:t>
      </w:r>
      <w:r w:rsidR="00EA00AA" w:rsidRPr="00BC5B07">
        <w:t xml:space="preserve"> </w:t>
      </w:r>
      <w:r w:rsidRPr="001F4F96">
        <w:t>être appliquée afin d’assurer une identification unique, facilitant la recherche, la traçabilité et l</w:t>
      </w:r>
      <w:r w:rsidR="00BC1C8E">
        <w:t xml:space="preserve">’exploitation </w:t>
      </w:r>
      <w:r w:rsidRPr="001F4F96">
        <w:t>à long terme</w:t>
      </w:r>
      <w:r w:rsidR="00B3335B">
        <w:t>.</w:t>
      </w:r>
    </w:p>
    <w:p w14:paraId="7E3FC735" w14:textId="77777777" w:rsidR="00530036" w:rsidRPr="001F4F96" w:rsidRDefault="00530036" w:rsidP="00EF0266"/>
    <w:p w14:paraId="101275BB" w14:textId="013C7728" w:rsidR="00D13F6D" w:rsidRDefault="00EF0266" w:rsidP="00EF0266">
      <w:r w:rsidRPr="00BA47EE">
        <w:t xml:space="preserve">Les utilisateurs </w:t>
      </w:r>
      <w:r w:rsidR="00BC5B07">
        <w:t>devront</w:t>
      </w:r>
      <w:r w:rsidR="00BC5B07" w:rsidRPr="001F4F96">
        <w:t xml:space="preserve"> </w:t>
      </w:r>
      <w:r w:rsidRPr="00BA47EE">
        <w:t>pouvoir</w:t>
      </w:r>
      <w:r w:rsidR="00BC5B07">
        <w:t> :</w:t>
      </w:r>
    </w:p>
    <w:p w14:paraId="41D5A8F0" w14:textId="07B3FBC6" w:rsidR="00D13F6D" w:rsidRDefault="00D13F6D" w:rsidP="005F5039">
      <w:pPr>
        <w:pStyle w:val="Paragraphedeliste"/>
        <w:numPr>
          <w:ilvl w:val="0"/>
          <w:numId w:val="92"/>
        </w:numPr>
      </w:pPr>
      <w:r>
        <w:t>N</w:t>
      </w:r>
      <w:r w:rsidR="00EF0266" w:rsidRPr="00E467C3">
        <w:t>aviguer facilement dans l’arborescence documentaire</w:t>
      </w:r>
    </w:p>
    <w:p w14:paraId="0D486599" w14:textId="1ECE7DED" w:rsidR="00D13F6D" w:rsidRDefault="00D13F6D" w:rsidP="005F5039">
      <w:pPr>
        <w:pStyle w:val="Paragraphedeliste"/>
        <w:numPr>
          <w:ilvl w:val="0"/>
          <w:numId w:val="92"/>
        </w:numPr>
      </w:pPr>
      <w:r>
        <w:t>F</w:t>
      </w:r>
      <w:r w:rsidR="00EF0266" w:rsidRPr="001F4F96">
        <w:t>iltrer</w:t>
      </w:r>
      <w:r w:rsidR="00EF0266" w:rsidRPr="00BA47EE">
        <w:t xml:space="preserve"> et rechercher les fichiers selon différents critères (mots-clés, type, date, auteur, site).</w:t>
      </w:r>
    </w:p>
    <w:p w14:paraId="73DF9A81" w14:textId="6EEC2C5D" w:rsidR="00D13F6D" w:rsidRDefault="00343EB4" w:rsidP="005F5039">
      <w:pPr>
        <w:pStyle w:val="Paragraphedeliste"/>
        <w:numPr>
          <w:ilvl w:val="0"/>
          <w:numId w:val="92"/>
        </w:numPr>
      </w:pPr>
      <w:r>
        <w:t>C</w:t>
      </w:r>
      <w:r w:rsidR="00EF0266" w:rsidRPr="00E467C3">
        <w:t>onsult</w:t>
      </w:r>
      <w:r>
        <w:t>er</w:t>
      </w:r>
      <w:r w:rsidR="00EF0266" w:rsidRPr="00E467C3">
        <w:t xml:space="preserve"> directe</w:t>
      </w:r>
      <w:r>
        <w:t>ment</w:t>
      </w:r>
      <w:r w:rsidR="00EF0266" w:rsidRPr="00E467C3">
        <w:t xml:space="preserve"> </w:t>
      </w:r>
      <w:r>
        <w:t>l</w:t>
      </w:r>
      <w:r w:rsidR="00EF0266" w:rsidRPr="00E467C3">
        <w:t>es documents</w:t>
      </w:r>
      <w:r w:rsidR="00EF0266" w:rsidRPr="00BA47EE">
        <w:t xml:space="preserve"> en ligne </w:t>
      </w:r>
      <w:r>
        <w:t xml:space="preserve">ou les </w:t>
      </w:r>
      <w:r w:rsidR="00EF0266" w:rsidRPr="00E467C3">
        <w:t>télécharge</w:t>
      </w:r>
      <w:r>
        <w:t>r</w:t>
      </w:r>
      <w:r w:rsidR="00EF0266" w:rsidRPr="00BA47EE">
        <w:t xml:space="preserve"> pour usage local, selon les droits associés.</w:t>
      </w:r>
    </w:p>
    <w:p w14:paraId="349FCF52" w14:textId="370A8C94" w:rsidR="00EF0266" w:rsidRPr="00BA47EE" w:rsidRDefault="00343EB4" w:rsidP="005F5039">
      <w:pPr>
        <w:pStyle w:val="Paragraphedeliste"/>
        <w:numPr>
          <w:ilvl w:val="0"/>
          <w:numId w:val="92"/>
        </w:numPr>
      </w:pPr>
      <w:r>
        <w:t>La</w:t>
      </w:r>
      <w:r w:rsidR="00EF0266" w:rsidRPr="00BA47EE">
        <w:t xml:space="preserve"> gestion des </w:t>
      </w:r>
      <w:r w:rsidR="00EF0266" w:rsidRPr="00E467C3">
        <w:t>versions et historiques d’accès</w:t>
      </w:r>
      <w:r w:rsidR="00EF0266" w:rsidRPr="00BA47EE">
        <w:t xml:space="preserve"> doit être disponible pour tracer les modifications et actions effectuées sur chaque document.</w:t>
      </w:r>
    </w:p>
    <w:p w14:paraId="6004CEFA" w14:textId="77777777" w:rsidR="00530036" w:rsidRDefault="00530036" w:rsidP="00E467C3">
      <w:pPr>
        <w:widowControl/>
        <w:autoSpaceDE/>
        <w:autoSpaceDN/>
        <w:spacing w:line="278" w:lineRule="auto"/>
      </w:pPr>
    </w:p>
    <w:p w14:paraId="7F30C5C8" w14:textId="707ABC23" w:rsidR="00CA3724" w:rsidRDefault="00EF0266" w:rsidP="00EF0266">
      <w:r w:rsidRPr="001F4F96">
        <w:t xml:space="preserve">L’outil </w:t>
      </w:r>
      <w:r w:rsidR="00EA00AA">
        <w:t>devra</w:t>
      </w:r>
      <w:r w:rsidRPr="001F4F96">
        <w:t xml:space="preserve"> être </w:t>
      </w:r>
      <w:r w:rsidR="0016401E" w:rsidRPr="00E467C3">
        <w:t xml:space="preserve">accessible depuis </w:t>
      </w:r>
      <w:r w:rsidRPr="001F4F96">
        <w:t>les autres modules de la plateforme (maintenance, réglementaire, patrimoine), afin de lier chaque document à ses entités concernées (équipement, intervention, contrôle, contrat).</w:t>
      </w:r>
    </w:p>
    <w:p w14:paraId="0783B158" w14:textId="77777777" w:rsidR="000B059B" w:rsidRDefault="000B059B" w:rsidP="00EF0266"/>
    <w:tbl>
      <w:tblPr>
        <w:tblStyle w:val="Grilledutableau"/>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7507"/>
      </w:tblGrid>
      <w:tr w:rsidR="00311AA9" w14:paraId="6F881679" w14:textId="77777777">
        <w:trPr>
          <w:trHeight w:val="1275"/>
        </w:trPr>
        <w:tc>
          <w:tcPr>
            <w:tcW w:w="1555" w:type="dxa"/>
            <w:vAlign w:val="center"/>
          </w:tcPr>
          <w:p w14:paraId="14FE5DF4" w14:textId="77777777" w:rsidR="00311AA9" w:rsidRDefault="00311AA9" w:rsidP="00311AA9">
            <w:pPr>
              <w:jc w:val="center"/>
              <w:rPr>
                <w:color w:val="C00000"/>
              </w:rPr>
            </w:pPr>
            <w:r w:rsidRPr="004E1FF9">
              <w:rPr>
                <w:color w:val="C00000"/>
              </w:rPr>
              <w:t>Exigence n°</w:t>
            </w:r>
            <w:r>
              <w:rPr>
                <w:color w:val="C00000"/>
              </w:rPr>
              <w:t>xx</w:t>
            </w:r>
          </w:p>
          <w:p w14:paraId="7EB7BF36" w14:textId="7D671F19" w:rsidR="00311AA9" w:rsidRPr="004E1FF9" w:rsidRDefault="00311AA9" w:rsidP="00311AA9">
            <w:pPr>
              <w:jc w:val="center"/>
              <w:rPr>
                <w:color w:val="C00000"/>
              </w:rPr>
            </w:pPr>
            <w:r>
              <w:rPr>
                <w:i/>
                <w:iCs/>
                <w:sz w:val="20"/>
                <w:szCs w:val="20"/>
              </w:rPr>
              <w:t>Module gestion documentaire</w:t>
            </w:r>
          </w:p>
        </w:tc>
        <w:tc>
          <w:tcPr>
            <w:tcW w:w="7507" w:type="dxa"/>
            <w:vAlign w:val="center"/>
          </w:tcPr>
          <w:p w14:paraId="6A2F8276" w14:textId="7D0DCA22" w:rsidR="00311AA9" w:rsidRPr="00A069A9" w:rsidRDefault="00311AA9" w:rsidP="00311AA9">
            <w:r w:rsidRPr="00CA3724">
              <w:t xml:space="preserve">L’outil </w:t>
            </w:r>
            <w:r>
              <w:t>devra</w:t>
            </w:r>
            <w:r w:rsidRPr="00CA3724">
              <w:t xml:space="preserve"> disposer d’un module de gestion documentaire permettant</w:t>
            </w:r>
            <w:r>
              <w:t xml:space="preserve"> la visualisation, l’échange et le téléchargement de documents,</w:t>
            </w:r>
            <w:r w:rsidRPr="00CA3724">
              <w:t xml:space="preserve"> </w:t>
            </w:r>
            <w:r>
              <w:t>rattaché</w:t>
            </w:r>
            <w:r w:rsidRPr="00CA3724">
              <w:t xml:space="preserve"> à un actif et/ou à un équipement et disponible dans les différents modules de la plateforme</w:t>
            </w:r>
            <w:r>
              <w:t>.</w:t>
            </w:r>
          </w:p>
          <w:p w14:paraId="3BACCED8" w14:textId="5D029481" w:rsidR="00311AA9" w:rsidRPr="00A069A9" w:rsidRDefault="00311AA9" w:rsidP="008963E2"/>
        </w:tc>
      </w:tr>
      <w:tr w:rsidR="00311AA9" w14:paraId="265B0F3E" w14:textId="77777777">
        <w:trPr>
          <w:trHeight w:val="1275"/>
        </w:trPr>
        <w:tc>
          <w:tcPr>
            <w:tcW w:w="1555" w:type="dxa"/>
            <w:vAlign w:val="center"/>
          </w:tcPr>
          <w:p w14:paraId="459C7294" w14:textId="77777777" w:rsidR="00311AA9" w:rsidRDefault="00311AA9" w:rsidP="00311AA9">
            <w:pPr>
              <w:jc w:val="center"/>
              <w:rPr>
                <w:color w:val="C00000"/>
              </w:rPr>
            </w:pPr>
            <w:r w:rsidRPr="004E1FF9">
              <w:rPr>
                <w:color w:val="C00000"/>
              </w:rPr>
              <w:t>Exigence n°</w:t>
            </w:r>
            <w:r>
              <w:rPr>
                <w:color w:val="C00000"/>
              </w:rPr>
              <w:t>xx</w:t>
            </w:r>
          </w:p>
          <w:p w14:paraId="042382AD" w14:textId="1DE45FED" w:rsidR="00311AA9" w:rsidRPr="004E1FF9" w:rsidRDefault="00311AA9" w:rsidP="00311AA9">
            <w:pPr>
              <w:jc w:val="center"/>
              <w:rPr>
                <w:color w:val="C00000"/>
              </w:rPr>
            </w:pPr>
            <w:r>
              <w:rPr>
                <w:i/>
                <w:iCs/>
                <w:sz w:val="20"/>
                <w:szCs w:val="20"/>
              </w:rPr>
              <w:t>Import de fichiers</w:t>
            </w:r>
          </w:p>
        </w:tc>
        <w:tc>
          <w:tcPr>
            <w:tcW w:w="7507" w:type="dxa"/>
            <w:vAlign w:val="center"/>
          </w:tcPr>
          <w:p w14:paraId="6158CA70" w14:textId="4C1E9C71" w:rsidR="00311AA9" w:rsidRPr="00CA3724" w:rsidRDefault="00311AA9" w:rsidP="00311AA9">
            <w:r w:rsidRPr="00311AA9">
              <w:t>La solution devra permettre l’import manuel et en masse de fichiers (plans, rapports, certificats, contrats, fiches techniques, etc.) avec gestion du versioning.</w:t>
            </w:r>
          </w:p>
        </w:tc>
      </w:tr>
    </w:tbl>
    <w:p w14:paraId="7AE86FF8" w14:textId="77777777" w:rsidR="000B059B" w:rsidRDefault="000B059B" w:rsidP="00EF0266"/>
    <w:p w14:paraId="5A7578FA" w14:textId="77777777" w:rsidR="000B059B" w:rsidRDefault="000B059B" w:rsidP="00EF0266"/>
    <w:p w14:paraId="2115400F" w14:textId="1447CFF9" w:rsidR="000F56FC" w:rsidRDefault="000F56FC" w:rsidP="00E467C3">
      <w:pPr>
        <w:pStyle w:val="Titre5"/>
      </w:pPr>
      <w:r>
        <w:t>Attendus techniques</w:t>
      </w:r>
    </w:p>
    <w:p w14:paraId="7BA68D23" w14:textId="77777777" w:rsidR="000F56FC" w:rsidRDefault="000F56FC" w:rsidP="00283F9C"/>
    <w:p w14:paraId="17FED898" w14:textId="301497EE" w:rsidR="00283F9C" w:rsidRDefault="00283F9C" w:rsidP="00283F9C">
      <w:r>
        <w:t>P</w:t>
      </w:r>
      <w:r w:rsidRPr="002258D0">
        <w:t xml:space="preserve">raemia REIM est en cours de déploiement d’une plateforme de gestion électronique de documents (GED) basée sur DocuWare, destinée à assurer une gestion pérenne, organisée et conforme de l’ensemble des documents de référence. </w:t>
      </w:r>
    </w:p>
    <w:p w14:paraId="26C7FF82" w14:textId="77777777" w:rsidR="00283F9C" w:rsidRDefault="00283F9C" w:rsidP="00283F9C"/>
    <w:p w14:paraId="61A1F238" w14:textId="49AFDD94" w:rsidR="00283F9C" w:rsidRDefault="00283F9C" w:rsidP="00283F9C">
      <w:r w:rsidRPr="002258D0">
        <w:t xml:space="preserve">La solution du prestataire devra pouvoir s’intégrer </w:t>
      </w:r>
      <w:r w:rsidR="00823D21">
        <w:t>avec</w:t>
      </w:r>
      <w:r w:rsidRPr="002258D0">
        <w:t xml:space="preserve"> cette GED, de manière à assurer la continuité des processus et à éviter toute redondance ou perte d’information. Cette intégration visera notamment à permettre la synchronisation automatique des documents </w:t>
      </w:r>
      <w:r w:rsidR="00A97928">
        <w:t>téléchargés sur la plateforme</w:t>
      </w:r>
      <w:r>
        <w:t xml:space="preserve"> </w:t>
      </w:r>
      <w:r w:rsidRPr="002258D0">
        <w:t xml:space="preserve">avec la GED, selon un plan de classement déjà défini par Praemia REIM et structuré par </w:t>
      </w:r>
      <w:r w:rsidR="000F6578">
        <w:t xml:space="preserve">fond, </w:t>
      </w:r>
      <w:r w:rsidRPr="002258D0">
        <w:t>actifs et par locataires.</w:t>
      </w:r>
    </w:p>
    <w:p w14:paraId="1BD8B728" w14:textId="77777777" w:rsidR="00530036" w:rsidRDefault="00530036" w:rsidP="00EF0266"/>
    <w:tbl>
      <w:tblPr>
        <w:tblStyle w:val="Grilledutableau"/>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7507"/>
      </w:tblGrid>
      <w:tr w:rsidR="00311AA9" w14:paraId="45F33759" w14:textId="77777777">
        <w:trPr>
          <w:trHeight w:val="1275"/>
        </w:trPr>
        <w:tc>
          <w:tcPr>
            <w:tcW w:w="1555" w:type="dxa"/>
            <w:vAlign w:val="center"/>
          </w:tcPr>
          <w:p w14:paraId="6F4F189A" w14:textId="77777777" w:rsidR="00311AA9" w:rsidRDefault="00311AA9" w:rsidP="008963E2">
            <w:pPr>
              <w:jc w:val="center"/>
              <w:rPr>
                <w:color w:val="C00000"/>
              </w:rPr>
            </w:pPr>
            <w:r w:rsidRPr="004E1FF9">
              <w:rPr>
                <w:color w:val="C00000"/>
              </w:rPr>
              <w:t>Exigence n°</w:t>
            </w:r>
            <w:r>
              <w:rPr>
                <w:color w:val="C00000"/>
              </w:rPr>
              <w:t>xx</w:t>
            </w:r>
          </w:p>
          <w:p w14:paraId="486FC63A" w14:textId="2D4660A0" w:rsidR="00311AA9" w:rsidRPr="004E1FF9" w:rsidRDefault="00311AA9" w:rsidP="008963E2">
            <w:pPr>
              <w:jc w:val="center"/>
              <w:rPr>
                <w:color w:val="C00000"/>
              </w:rPr>
            </w:pPr>
            <w:r>
              <w:rPr>
                <w:i/>
                <w:iCs/>
                <w:sz w:val="20"/>
                <w:szCs w:val="20"/>
              </w:rPr>
              <w:t>Intégration docuware</w:t>
            </w:r>
          </w:p>
        </w:tc>
        <w:tc>
          <w:tcPr>
            <w:tcW w:w="7507" w:type="dxa"/>
            <w:vAlign w:val="center"/>
          </w:tcPr>
          <w:p w14:paraId="031489B3" w14:textId="33B4603E" w:rsidR="00311AA9" w:rsidRPr="00CA3724" w:rsidRDefault="00311AA9" w:rsidP="008963E2">
            <w:r w:rsidRPr="00CC46C6">
              <w:t>L</w:t>
            </w:r>
            <w:r>
              <w:t xml:space="preserve">e module de gestion documentaire proposé par le soumissionnaire </w:t>
            </w:r>
            <w:r w:rsidRPr="00CC46C6">
              <w:t xml:space="preserve">devra </w:t>
            </w:r>
            <w:r>
              <w:t>s’interfacer avec la GED Praemia, basée sur Docuware afin d’éviter la redondance de données. Le soumissionnaire précisera l’existence de connecteurs existants avec Docuware ou d’autres GED et comment il assure l’intégration entre les deux systèmes.</w:t>
            </w:r>
          </w:p>
        </w:tc>
      </w:tr>
    </w:tbl>
    <w:p w14:paraId="43A0E40D" w14:textId="77777777" w:rsidR="00311AA9" w:rsidRPr="00A95281" w:rsidRDefault="00311AA9" w:rsidP="00EF0266"/>
    <w:p w14:paraId="2DF481F6" w14:textId="77777777" w:rsidR="00EF0266" w:rsidRPr="00E467C3" w:rsidRDefault="00EF0266" w:rsidP="00E467C3">
      <w:pPr>
        <w:pStyle w:val="Titre4"/>
      </w:pPr>
      <w:r w:rsidRPr="00E467C3">
        <w:t>Plan Pluriannuel de travaux (PPAT)</w:t>
      </w:r>
    </w:p>
    <w:p w14:paraId="182A8BBE" w14:textId="4A21599E" w:rsidR="00EF0266" w:rsidRPr="006051CF" w:rsidRDefault="00EF0266" w:rsidP="00EF0266">
      <w:r w:rsidRPr="006051CF">
        <w:t xml:space="preserve">Le module </w:t>
      </w:r>
      <w:r w:rsidR="00EA00AA">
        <w:t>devra</w:t>
      </w:r>
      <w:r w:rsidR="00EA00AA" w:rsidRPr="006051CF">
        <w:t xml:space="preserve"> </w:t>
      </w:r>
      <w:r w:rsidRPr="006051CF">
        <w:t xml:space="preserve">permettre la </w:t>
      </w:r>
      <w:r w:rsidRPr="00BB457B">
        <w:t>modélisation, le suivi et la mise à jour des plans pluriannuels de travaux</w:t>
      </w:r>
      <w:r w:rsidR="003668DF">
        <w:t xml:space="preserve">. </w:t>
      </w:r>
      <w:r w:rsidRPr="00BB457B">
        <w:t xml:space="preserve">Chaque PPAT </w:t>
      </w:r>
      <w:r w:rsidRPr="006051CF">
        <w:t>reposer</w:t>
      </w:r>
      <w:r w:rsidR="00C17B3B">
        <w:t>a</w:t>
      </w:r>
      <w:r w:rsidRPr="00BB457B">
        <w:t xml:space="preserve"> sur :</w:t>
      </w:r>
    </w:p>
    <w:p w14:paraId="765A83E1" w14:textId="77777777" w:rsidR="00C17B3B" w:rsidRPr="006051CF" w:rsidRDefault="00C17B3B" w:rsidP="00EF0266"/>
    <w:p w14:paraId="333FB58A" w14:textId="7860901C" w:rsidR="00EF0266" w:rsidRPr="006051CF" w:rsidRDefault="004A686D" w:rsidP="005F5039">
      <w:pPr>
        <w:widowControl/>
        <w:numPr>
          <w:ilvl w:val="0"/>
          <w:numId w:val="56"/>
        </w:numPr>
        <w:autoSpaceDE/>
        <w:autoSpaceDN/>
        <w:spacing w:line="278" w:lineRule="auto"/>
      </w:pPr>
      <w:r w:rsidRPr="006051CF">
        <w:t>Le</w:t>
      </w:r>
      <w:r w:rsidR="00EF0266" w:rsidRPr="006051CF">
        <w:t xml:space="preserve"> </w:t>
      </w:r>
      <w:r w:rsidR="00EF0266" w:rsidRPr="006051CF">
        <w:rPr>
          <w:b/>
          <w:bCs/>
        </w:rPr>
        <w:t>référentiel des actifs et équipements</w:t>
      </w:r>
    </w:p>
    <w:p w14:paraId="2E244DD8" w14:textId="3B1B57BB" w:rsidR="00EF0266" w:rsidRPr="006051CF" w:rsidRDefault="004A686D" w:rsidP="005F5039">
      <w:pPr>
        <w:widowControl/>
        <w:numPr>
          <w:ilvl w:val="0"/>
          <w:numId w:val="56"/>
        </w:numPr>
        <w:autoSpaceDE/>
        <w:autoSpaceDN/>
        <w:spacing w:line="278" w:lineRule="auto"/>
      </w:pPr>
      <w:r w:rsidRPr="006051CF">
        <w:t>Les</w:t>
      </w:r>
      <w:r w:rsidR="00EF0266" w:rsidRPr="006051CF">
        <w:t xml:space="preserve"> </w:t>
      </w:r>
      <w:r w:rsidR="00EF0266" w:rsidRPr="006051CF">
        <w:rPr>
          <w:b/>
          <w:bCs/>
        </w:rPr>
        <w:t>constats issus de la maintenance corrective et réglementaire</w:t>
      </w:r>
    </w:p>
    <w:p w14:paraId="41CB21B9" w14:textId="08998915" w:rsidR="00EF0266" w:rsidRPr="006051CF" w:rsidRDefault="004A686D" w:rsidP="005F5039">
      <w:pPr>
        <w:widowControl/>
        <w:numPr>
          <w:ilvl w:val="0"/>
          <w:numId w:val="56"/>
        </w:numPr>
        <w:autoSpaceDE/>
        <w:autoSpaceDN/>
        <w:spacing w:line="278" w:lineRule="auto"/>
      </w:pPr>
      <w:r w:rsidRPr="006051CF">
        <w:t>Les</w:t>
      </w:r>
      <w:r w:rsidR="00EF0266" w:rsidRPr="006051CF">
        <w:t xml:space="preserve"> </w:t>
      </w:r>
      <w:r w:rsidR="00EF0266" w:rsidRPr="006051CF">
        <w:rPr>
          <w:b/>
          <w:bCs/>
        </w:rPr>
        <w:t xml:space="preserve">diagnostics </w:t>
      </w:r>
      <w:r w:rsidR="0054172D">
        <w:rPr>
          <w:b/>
          <w:bCs/>
        </w:rPr>
        <w:t xml:space="preserve">et audits </w:t>
      </w:r>
      <w:r w:rsidR="00EF0266" w:rsidRPr="006051CF">
        <w:rPr>
          <w:b/>
          <w:bCs/>
        </w:rPr>
        <w:t>techniques</w:t>
      </w:r>
      <w:r w:rsidR="00EF0266" w:rsidRPr="006051CF">
        <w:t xml:space="preserve"> (obsolescence, vétusté, conformité)</w:t>
      </w:r>
    </w:p>
    <w:p w14:paraId="28D99046" w14:textId="1C979986" w:rsidR="00EF0266" w:rsidRDefault="004A686D" w:rsidP="005F5039">
      <w:pPr>
        <w:widowControl/>
        <w:numPr>
          <w:ilvl w:val="0"/>
          <w:numId w:val="56"/>
        </w:numPr>
        <w:autoSpaceDE/>
        <w:autoSpaceDN/>
        <w:spacing w:line="278" w:lineRule="auto"/>
      </w:pPr>
      <w:r w:rsidRPr="006051CF">
        <w:t>Les</w:t>
      </w:r>
      <w:r w:rsidR="00EF0266" w:rsidRPr="006051CF">
        <w:t xml:space="preserve"> </w:t>
      </w:r>
      <w:r w:rsidR="00EF0266" w:rsidRPr="006051CF">
        <w:rPr>
          <w:b/>
          <w:bCs/>
        </w:rPr>
        <w:t>objectifs stratégiques</w:t>
      </w:r>
      <w:r w:rsidR="00EF0266" w:rsidRPr="006051CF">
        <w:t xml:space="preserve"> du patrimoine (pérennité, performance énergétique, conformité, valorisation)</w:t>
      </w:r>
    </w:p>
    <w:p w14:paraId="2752546C" w14:textId="77777777" w:rsidR="00ED7CD1" w:rsidRPr="006051CF" w:rsidRDefault="00ED7CD1" w:rsidP="00ED7CD1">
      <w:pPr>
        <w:widowControl/>
        <w:autoSpaceDE/>
        <w:autoSpaceDN/>
        <w:spacing w:line="278" w:lineRule="auto"/>
        <w:ind w:left="720"/>
      </w:pPr>
    </w:p>
    <w:p w14:paraId="3D808DA5" w14:textId="7E7F4113" w:rsidR="00EF0266" w:rsidRDefault="00EF0266" w:rsidP="00EF0266">
      <w:r w:rsidRPr="006051CF">
        <w:t xml:space="preserve">L’objectif est d’offrir un </w:t>
      </w:r>
      <w:r w:rsidRPr="006051CF">
        <w:rPr>
          <w:b/>
          <w:bCs/>
        </w:rPr>
        <w:t>outil d’aide à la décision</w:t>
      </w:r>
      <w:r w:rsidRPr="006051CF">
        <w:t xml:space="preserve"> pour planifier les investissements nécessaires à la conservation et à l’amélioration du patrimoine.</w:t>
      </w:r>
    </w:p>
    <w:p w14:paraId="23FB5115" w14:textId="77777777" w:rsidR="00732075" w:rsidRDefault="00732075" w:rsidP="00EF0266"/>
    <w:p w14:paraId="05088166" w14:textId="478ABDB4" w:rsidR="00732075" w:rsidRDefault="00732075" w:rsidP="00732075">
      <w:pPr>
        <w:pStyle w:val="Titre5"/>
      </w:pPr>
      <w:r>
        <w:t>Attendus fonctionnels</w:t>
      </w:r>
    </w:p>
    <w:p w14:paraId="009BF8EE" w14:textId="77777777" w:rsidR="00614C84" w:rsidRDefault="00614C84" w:rsidP="00EF0266"/>
    <w:p w14:paraId="07C6BFF9" w14:textId="7C77F124" w:rsidR="00EF0266" w:rsidRDefault="00EF0266" w:rsidP="00732075">
      <w:pPr>
        <w:pStyle w:val="Titre6"/>
      </w:pPr>
      <w:r w:rsidRPr="00A74506">
        <w:t>Identification et hiérarchisation</w:t>
      </w:r>
      <w:r>
        <w:t xml:space="preserve"> et chiffrage</w:t>
      </w:r>
      <w:r w:rsidRPr="00A74506">
        <w:t xml:space="preserve"> des besoins de travaux</w:t>
      </w:r>
    </w:p>
    <w:p w14:paraId="6EBF5C71" w14:textId="206ADDC1" w:rsidR="00EF0266" w:rsidRPr="00616291" w:rsidRDefault="00EF0266" w:rsidP="00EF0266">
      <w:r w:rsidRPr="00616291">
        <w:t xml:space="preserve">Le module </w:t>
      </w:r>
      <w:r w:rsidR="00A95B89">
        <w:t>devra</w:t>
      </w:r>
      <w:r w:rsidR="00A95B89" w:rsidRPr="00616291">
        <w:t xml:space="preserve"> </w:t>
      </w:r>
      <w:r w:rsidRPr="00616291">
        <w:t>permettre de recenser, qualifier et prioriser les besoins de travaux selon plusieurs critères :</w:t>
      </w:r>
    </w:p>
    <w:p w14:paraId="3E4A429A" w14:textId="52AAB98D" w:rsidR="00EF0266" w:rsidRPr="00616291" w:rsidRDefault="00EF0266" w:rsidP="005F5039">
      <w:pPr>
        <w:widowControl/>
        <w:numPr>
          <w:ilvl w:val="0"/>
          <w:numId w:val="57"/>
        </w:numPr>
        <w:autoSpaceDE/>
        <w:autoSpaceDN/>
        <w:spacing w:line="278" w:lineRule="auto"/>
      </w:pPr>
      <w:r w:rsidRPr="00616291">
        <w:rPr>
          <w:b/>
          <w:bCs/>
        </w:rPr>
        <w:lastRenderedPageBreak/>
        <w:t>Origine du besoin</w:t>
      </w:r>
      <w:r w:rsidRPr="00616291">
        <w:t xml:space="preserve"> : maintenance, inspection réglementaire, audit technique, obsolescence, amélioration énergétique ou de confort</w:t>
      </w:r>
    </w:p>
    <w:p w14:paraId="41E9E8FC" w14:textId="3EC9E957" w:rsidR="00EF0266" w:rsidRDefault="00EF0266" w:rsidP="005F5039">
      <w:pPr>
        <w:widowControl/>
        <w:numPr>
          <w:ilvl w:val="0"/>
          <w:numId w:val="57"/>
        </w:numPr>
        <w:autoSpaceDE/>
        <w:autoSpaceDN/>
        <w:spacing w:line="278" w:lineRule="auto"/>
      </w:pPr>
      <w:r w:rsidRPr="00616291">
        <w:rPr>
          <w:b/>
          <w:bCs/>
        </w:rPr>
        <w:t>Critères de priorité</w:t>
      </w:r>
      <w:r w:rsidRPr="00616291">
        <w:t xml:space="preserve"> : criticité technique, impact sécurité, conformité, coût, gains énergétiques, risques associés</w:t>
      </w:r>
    </w:p>
    <w:p w14:paraId="072B1B11" w14:textId="285DBF0C" w:rsidR="00AC07BC" w:rsidRPr="00DF1ADD" w:rsidRDefault="00CE17C4" w:rsidP="005F5039">
      <w:pPr>
        <w:widowControl/>
        <w:numPr>
          <w:ilvl w:val="0"/>
          <w:numId w:val="57"/>
        </w:numPr>
        <w:autoSpaceDE/>
        <w:autoSpaceDN/>
        <w:spacing w:line="278" w:lineRule="auto"/>
      </w:pPr>
      <w:r>
        <w:rPr>
          <w:b/>
          <w:bCs/>
        </w:rPr>
        <w:t>Axes clés</w:t>
      </w:r>
      <w:r w:rsidR="00AC07BC" w:rsidRPr="00DF1ADD">
        <w:rPr>
          <w:b/>
          <w:bCs/>
        </w:rPr>
        <w:t> </w:t>
      </w:r>
      <w:r w:rsidR="00AC07BC" w:rsidRPr="00DF1ADD">
        <w:t>: identifier les investissement</w:t>
      </w:r>
      <w:r w:rsidR="00FE4929">
        <w:t>s</w:t>
      </w:r>
      <w:r w:rsidR="00AC07BC" w:rsidRPr="00DF1ADD">
        <w:t xml:space="preserve"> </w:t>
      </w:r>
      <w:r w:rsidR="0074046C" w:rsidRPr="00DF1ADD">
        <w:t xml:space="preserve">selon les axes clés utilisés par Praemia </w:t>
      </w:r>
      <w:r w:rsidR="00152803">
        <w:t>REIM</w:t>
      </w:r>
      <w:r w:rsidR="0074046C" w:rsidRPr="00DF1ADD">
        <w:t xml:space="preserve"> : </w:t>
      </w:r>
      <w:r w:rsidR="00AC07BC" w:rsidRPr="00DF1ADD">
        <w:t xml:space="preserve">HSE, </w:t>
      </w:r>
      <w:r w:rsidR="0074046C" w:rsidRPr="00DF1ADD">
        <w:t>Energie</w:t>
      </w:r>
      <w:r w:rsidR="00DF1ADD" w:rsidRPr="00DF1ADD">
        <w:t xml:space="preserve">, risques physiques, ESG, </w:t>
      </w:r>
      <w:r w:rsidR="00152803" w:rsidRPr="00DF1ADD">
        <w:t>etc.</w:t>
      </w:r>
    </w:p>
    <w:p w14:paraId="3510C481" w14:textId="77777777" w:rsidR="00ED7CD1" w:rsidRPr="00616291" w:rsidRDefault="00ED7CD1" w:rsidP="00ED7CD1">
      <w:pPr>
        <w:widowControl/>
        <w:autoSpaceDE/>
        <w:autoSpaceDN/>
        <w:spacing w:line="278" w:lineRule="auto"/>
        <w:ind w:left="720"/>
      </w:pPr>
    </w:p>
    <w:p w14:paraId="3992C285" w14:textId="3744E094" w:rsidR="008B20C4" w:rsidRDefault="00DA470F" w:rsidP="00EF0266">
      <w:r w:rsidRPr="00DA470F">
        <w:t xml:space="preserve">Chaque besoin </w:t>
      </w:r>
      <w:r w:rsidR="00A95B89">
        <w:t>devra</w:t>
      </w:r>
      <w:r w:rsidRPr="00DA470F">
        <w:t xml:space="preserve"> pouvoir être rattaché à un actif</w:t>
      </w:r>
      <w:r w:rsidR="00B6299C">
        <w:t>, ouvrage</w:t>
      </w:r>
      <w:r w:rsidRPr="00DA470F">
        <w:t xml:space="preserve"> ou équipement </w:t>
      </w:r>
      <w:r w:rsidR="00B6299C">
        <w:t>présent dans le</w:t>
      </w:r>
      <w:r w:rsidRPr="00DA470F">
        <w:t xml:space="preserve"> référentiel.</w:t>
      </w:r>
    </w:p>
    <w:p w14:paraId="067053F2" w14:textId="77777777" w:rsidR="00B56720" w:rsidRDefault="00B56720" w:rsidP="00EF0266"/>
    <w:tbl>
      <w:tblPr>
        <w:tblStyle w:val="Grilledutableau"/>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7507"/>
      </w:tblGrid>
      <w:tr w:rsidR="00B56720" w14:paraId="16B2BEA2" w14:textId="77777777">
        <w:trPr>
          <w:trHeight w:val="1275"/>
        </w:trPr>
        <w:tc>
          <w:tcPr>
            <w:tcW w:w="1555" w:type="dxa"/>
            <w:vAlign w:val="center"/>
          </w:tcPr>
          <w:p w14:paraId="13501F1B" w14:textId="77777777" w:rsidR="00B56720" w:rsidRDefault="00B56720" w:rsidP="00B56720">
            <w:pPr>
              <w:jc w:val="center"/>
              <w:rPr>
                <w:color w:val="C00000"/>
              </w:rPr>
            </w:pPr>
            <w:r w:rsidRPr="004E1FF9">
              <w:rPr>
                <w:color w:val="C00000"/>
              </w:rPr>
              <w:t>Exigence n°</w:t>
            </w:r>
            <w:r>
              <w:rPr>
                <w:color w:val="C00000"/>
              </w:rPr>
              <w:t>xx</w:t>
            </w:r>
          </w:p>
          <w:p w14:paraId="224394CA" w14:textId="03C60F2D" w:rsidR="00B56720" w:rsidRPr="004E1FF9" w:rsidRDefault="00B56720" w:rsidP="00B56720">
            <w:pPr>
              <w:jc w:val="center"/>
              <w:rPr>
                <w:color w:val="C00000"/>
              </w:rPr>
            </w:pPr>
            <w:r>
              <w:rPr>
                <w:i/>
                <w:iCs/>
                <w:sz w:val="20"/>
                <w:szCs w:val="20"/>
              </w:rPr>
              <w:t>Recensement des besoins</w:t>
            </w:r>
          </w:p>
        </w:tc>
        <w:tc>
          <w:tcPr>
            <w:tcW w:w="7507" w:type="dxa"/>
            <w:vAlign w:val="center"/>
          </w:tcPr>
          <w:p w14:paraId="15AFDCB5" w14:textId="5CC19AA6" w:rsidR="00B56720" w:rsidRPr="00CA3724" w:rsidRDefault="00B56720" w:rsidP="008963E2">
            <w:r w:rsidRPr="00F30C06">
              <w:t xml:space="preserve">Le </w:t>
            </w:r>
            <w:r>
              <w:t>module</w:t>
            </w:r>
            <w:r w:rsidRPr="00F30C06">
              <w:t xml:space="preserve"> </w:t>
            </w:r>
            <w:r>
              <w:t>devra</w:t>
            </w:r>
            <w:r w:rsidRPr="00F30C06">
              <w:t xml:space="preserve"> permettre le recensement</w:t>
            </w:r>
            <w:r>
              <w:t xml:space="preserve"> des besoins de travaux depuis les autres modules</w:t>
            </w:r>
            <w:r w:rsidRPr="00F30C06">
              <w:t xml:space="preserve">, </w:t>
            </w:r>
            <w:r>
              <w:t>s</w:t>
            </w:r>
            <w:r w:rsidRPr="00F30C06">
              <w:t>a qualification, priorisation et le chiffrage des opérations afin de produire une vision budgétaire</w:t>
            </w:r>
            <w:r>
              <w:t>.</w:t>
            </w:r>
          </w:p>
        </w:tc>
      </w:tr>
      <w:tr w:rsidR="00B56720" w14:paraId="64270FA0" w14:textId="77777777">
        <w:trPr>
          <w:trHeight w:val="1275"/>
        </w:trPr>
        <w:tc>
          <w:tcPr>
            <w:tcW w:w="1555" w:type="dxa"/>
            <w:vAlign w:val="center"/>
          </w:tcPr>
          <w:p w14:paraId="6EE93D36" w14:textId="77777777" w:rsidR="00B56720" w:rsidRDefault="00B56720" w:rsidP="00B56720">
            <w:pPr>
              <w:jc w:val="center"/>
              <w:rPr>
                <w:color w:val="C00000"/>
              </w:rPr>
            </w:pPr>
            <w:r w:rsidRPr="004E1FF9">
              <w:rPr>
                <w:color w:val="C00000"/>
              </w:rPr>
              <w:t>Exigence n°</w:t>
            </w:r>
            <w:r>
              <w:rPr>
                <w:color w:val="C00000"/>
              </w:rPr>
              <w:t>xx</w:t>
            </w:r>
          </w:p>
          <w:p w14:paraId="2ADC60B6" w14:textId="04DE40D3" w:rsidR="00B56720" w:rsidRPr="004E1FF9" w:rsidRDefault="00B56720" w:rsidP="00B56720">
            <w:pPr>
              <w:jc w:val="center"/>
              <w:rPr>
                <w:color w:val="C00000"/>
              </w:rPr>
            </w:pPr>
            <w:r>
              <w:rPr>
                <w:i/>
                <w:iCs/>
                <w:sz w:val="20"/>
                <w:szCs w:val="20"/>
              </w:rPr>
              <w:t>Consolidation budgétaire</w:t>
            </w:r>
          </w:p>
        </w:tc>
        <w:tc>
          <w:tcPr>
            <w:tcW w:w="7507" w:type="dxa"/>
            <w:vAlign w:val="center"/>
          </w:tcPr>
          <w:p w14:paraId="6376EB20" w14:textId="28200D7D" w:rsidR="00B56720" w:rsidRPr="00F30C06" w:rsidRDefault="00B56720" w:rsidP="008963E2">
            <w:r>
              <w:t>La vision budgétaire devra pouvoir être consolidée</w:t>
            </w:r>
            <w:r w:rsidRPr="00F30C06">
              <w:t xml:space="preserve"> par </w:t>
            </w:r>
            <w:r>
              <w:t>fond, actif</w:t>
            </w:r>
            <w:r w:rsidRPr="00F30C06">
              <w:t>, lot technique (CVC, CFO/CFA, SSI, second œuvre, etc.), typologie d’actif, ou année.</w:t>
            </w:r>
          </w:p>
        </w:tc>
      </w:tr>
      <w:tr w:rsidR="00B56720" w14:paraId="20296C3C" w14:textId="77777777">
        <w:trPr>
          <w:trHeight w:val="1275"/>
        </w:trPr>
        <w:tc>
          <w:tcPr>
            <w:tcW w:w="1555" w:type="dxa"/>
            <w:vAlign w:val="center"/>
          </w:tcPr>
          <w:p w14:paraId="3ADA73BE" w14:textId="77777777" w:rsidR="00B56720" w:rsidRDefault="00B56720" w:rsidP="00B56720">
            <w:pPr>
              <w:jc w:val="center"/>
              <w:rPr>
                <w:color w:val="C00000"/>
              </w:rPr>
            </w:pPr>
            <w:r w:rsidRPr="004E1FF9">
              <w:rPr>
                <w:color w:val="C00000"/>
              </w:rPr>
              <w:t>Exigence n°</w:t>
            </w:r>
            <w:r>
              <w:rPr>
                <w:color w:val="C00000"/>
              </w:rPr>
              <w:t>xx</w:t>
            </w:r>
          </w:p>
          <w:p w14:paraId="73ECF822" w14:textId="4039E09A" w:rsidR="00B56720" w:rsidRPr="004E1FF9" w:rsidRDefault="00B56720" w:rsidP="00B56720">
            <w:pPr>
              <w:jc w:val="center"/>
              <w:rPr>
                <w:color w:val="C00000"/>
              </w:rPr>
            </w:pPr>
            <w:r>
              <w:rPr>
                <w:i/>
                <w:iCs/>
                <w:sz w:val="20"/>
                <w:szCs w:val="20"/>
              </w:rPr>
              <w:t>Flag</w:t>
            </w:r>
            <w:r w:rsidR="00B7213E">
              <w:rPr>
                <w:i/>
                <w:iCs/>
                <w:sz w:val="20"/>
                <w:szCs w:val="20"/>
              </w:rPr>
              <w:t>s</w:t>
            </w:r>
          </w:p>
        </w:tc>
        <w:tc>
          <w:tcPr>
            <w:tcW w:w="7507" w:type="dxa"/>
            <w:vAlign w:val="center"/>
          </w:tcPr>
          <w:p w14:paraId="64F82ED4" w14:textId="4197F1C6" w:rsidR="00B56720" w:rsidRPr="00F30C06" w:rsidRDefault="00B56720" w:rsidP="008963E2">
            <w:r w:rsidRPr="00E60E02">
              <w:t>Le module permettra d’identifier simplement les investissements HSE, Energie, risques physiques, ESG en utilisant un système de tag ou équivalent.</w:t>
            </w:r>
          </w:p>
        </w:tc>
      </w:tr>
    </w:tbl>
    <w:p w14:paraId="0408DF60" w14:textId="77777777" w:rsidR="00ED7CD1" w:rsidRDefault="00ED7CD1" w:rsidP="00EF0266">
      <w:pPr>
        <w:tabs>
          <w:tab w:val="num" w:pos="720"/>
        </w:tabs>
      </w:pPr>
    </w:p>
    <w:p w14:paraId="1AF6782E" w14:textId="6D99129B" w:rsidR="005D1AAA" w:rsidRDefault="0070039E" w:rsidP="00732075">
      <w:pPr>
        <w:pStyle w:val="Titre6"/>
      </w:pPr>
      <w:r>
        <w:t>Co-c</w:t>
      </w:r>
      <w:r w:rsidR="005D1AAA" w:rsidRPr="005D1AAA">
        <w:t>onstruction</w:t>
      </w:r>
      <w:r w:rsidR="00E54C83">
        <w:t>,</w:t>
      </w:r>
      <w:r w:rsidR="005D1AAA" w:rsidRPr="005D1AAA">
        <w:t xml:space="preserve"> validation </w:t>
      </w:r>
      <w:r w:rsidR="00E54C83">
        <w:t xml:space="preserve">et suivi </w:t>
      </w:r>
      <w:r w:rsidR="005D1AAA" w:rsidRPr="005D1AAA">
        <w:t>du plan</w:t>
      </w:r>
    </w:p>
    <w:p w14:paraId="4BBB35E3" w14:textId="77777777" w:rsidR="005D1AAA" w:rsidRDefault="005D1AAA" w:rsidP="00C56C9A"/>
    <w:p w14:paraId="769A2ED3" w14:textId="4F63AA84" w:rsidR="001E2BAF" w:rsidRDefault="0082205F" w:rsidP="00B56A73">
      <w:r>
        <w:t>L’objectif du module est de</w:t>
      </w:r>
      <w:r w:rsidR="00FC2E93">
        <w:t xml:space="preserve"> </w:t>
      </w:r>
      <w:r w:rsidR="009D0B76">
        <w:t>soutenir</w:t>
      </w:r>
      <w:r w:rsidR="00E0191D">
        <w:t xml:space="preserve"> le </w:t>
      </w:r>
      <w:r w:rsidR="00FC2E93">
        <w:t xml:space="preserve">processus collaboratif </w:t>
      </w:r>
      <w:r w:rsidR="009D0B76">
        <w:t xml:space="preserve">de construction du PPAT </w:t>
      </w:r>
      <w:r w:rsidR="00FC2E93">
        <w:t xml:space="preserve">entre le mainteneur, le </w:t>
      </w:r>
      <w:r w:rsidR="00EA52E9">
        <w:t xml:space="preserve">Property Manager et </w:t>
      </w:r>
      <w:r w:rsidR="00EA52E9" w:rsidRPr="00A95B89">
        <w:t>l’</w:t>
      </w:r>
      <w:r w:rsidR="001D542A">
        <w:t>A</w:t>
      </w:r>
      <w:r w:rsidR="00EA52E9" w:rsidRPr="00A95B89">
        <w:t xml:space="preserve">sset </w:t>
      </w:r>
      <w:r w:rsidR="001D542A">
        <w:t>M</w:t>
      </w:r>
      <w:r w:rsidR="00EA52E9" w:rsidRPr="00A95B89">
        <w:t>anager</w:t>
      </w:r>
      <w:r w:rsidR="00E54C83" w:rsidRPr="00A95B89">
        <w:t>.</w:t>
      </w:r>
      <w:r w:rsidR="00E54C83">
        <w:t xml:space="preserve"> </w:t>
      </w:r>
      <w:r w:rsidR="00B56A73" w:rsidRPr="00B56A73">
        <w:t xml:space="preserve">Le </w:t>
      </w:r>
      <w:r w:rsidR="00B56A73" w:rsidRPr="00E467C3">
        <w:t>mainteneur</w:t>
      </w:r>
      <w:r w:rsidR="00B56A73" w:rsidRPr="00B56A73">
        <w:t xml:space="preserve"> </w:t>
      </w:r>
      <w:r>
        <w:t>devra</w:t>
      </w:r>
      <w:r w:rsidR="00B56A73" w:rsidRPr="00B56A73">
        <w:t xml:space="preserve"> pouvoir </w:t>
      </w:r>
      <w:r w:rsidR="00B56A73" w:rsidRPr="00E467C3">
        <w:t>proposer un plan pluriannuel</w:t>
      </w:r>
      <w:r w:rsidR="00B56A73" w:rsidRPr="00B56A73">
        <w:t xml:space="preserve"> directement dans l’outil</w:t>
      </w:r>
      <w:r w:rsidR="00CE3C8D">
        <w:t xml:space="preserve">, qui sera </w:t>
      </w:r>
      <w:r w:rsidR="00B56A73" w:rsidRPr="00E467C3">
        <w:t>analys</w:t>
      </w:r>
      <w:r w:rsidR="00CE3C8D" w:rsidRPr="00E467C3">
        <w:t>é</w:t>
      </w:r>
      <w:r w:rsidR="00B56A73" w:rsidRPr="00E467C3">
        <w:t>, complét</w:t>
      </w:r>
      <w:r w:rsidR="00CE3C8D" w:rsidRPr="00E467C3">
        <w:t>é</w:t>
      </w:r>
      <w:r w:rsidR="00B56A73" w:rsidRPr="00E467C3">
        <w:t xml:space="preserve"> et ajust</w:t>
      </w:r>
      <w:r w:rsidR="00CE3C8D" w:rsidRPr="00E467C3">
        <w:t xml:space="preserve">é par le </w:t>
      </w:r>
      <w:r w:rsidR="00CE3C8D">
        <w:t>Property Manager</w:t>
      </w:r>
      <w:r w:rsidR="008F5D10">
        <w:t xml:space="preserve">. </w:t>
      </w:r>
    </w:p>
    <w:p w14:paraId="08A87EEF" w14:textId="7EF7B971" w:rsidR="00B56A73" w:rsidRPr="00B56A73" w:rsidRDefault="001E2BAF" w:rsidP="00B56A73">
      <w:r w:rsidRPr="001E2BAF">
        <w:t>L’application devra structurer la discussion et la validation du plan entre le Property Manager et l’Asset Manager, tout en intégrant le suivi budgétaire associé</w:t>
      </w:r>
      <w:r>
        <w:t> :</w:t>
      </w:r>
    </w:p>
    <w:p w14:paraId="6CD3A583" w14:textId="77777777" w:rsidR="008F5D10" w:rsidRPr="00B56A73" w:rsidRDefault="008F5D10" w:rsidP="00B56A73"/>
    <w:p w14:paraId="431A4FC5" w14:textId="77777777" w:rsidR="00B56A73" w:rsidRPr="00B56A73" w:rsidRDefault="00B56A73" w:rsidP="005F5039">
      <w:pPr>
        <w:numPr>
          <w:ilvl w:val="0"/>
          <w:numId w:val="93"/>
        </w:numPr>
      </w:pPr>
      <w:r w:rsidRPr="00E467C3">
        <w:rPr>
          <w:b/>
        </w:rPr>
        <w:t>Traçabilité</w:t>
      </w:r>
      <w:r w:rsidRPr="00B56A73">
        <w:t xml:space="preserve"> des échanges et arbitrages</w:t>
      </w:r>
    </w:p>
    <w:p w14:paraId="63731434" w14:textId="77777777" w:rsidR="00B56A73" w:rsidRPr="00B56A73" w:rsidRDefault="00B56A73" w:rsidP="005F5039">
      <w:pPr>
        <w:numPr>
          <w:ilvl w:val="0"/>
          <w:numId w:val="93"/>
        </w:numPr>
      </w:pPr>
      <w:r w:rsidRPr="00E467C3">
        <w:rPr>
          <w:b/>
        </w:rPr>
        <w:t>Historisation</w:t>
      </w:r>
      <w:r w:rsidRPr="00B56A73">
        <w:t xml:space="preserve"> des propositions et décisions</w:t>
      </w:r>
    </w:p>
    <w:p w14:paraId="345E69AF" w14:textId="77777777" w:rsidR="00C63D6D" w:rsidRDefault="00B56A73" w:rsidP="00E54C83">
      <w:pPr>
        <w:numPr>
          <w:ilvl w:val="0"/>
          <w:numId w:val="93"/>
        </w:numPr>
      </w:pPr>
      <w:r w:rsidRPr="00B56A73">
        <w:t xml:space="preserve">Gestion du </w:t>
      </w:r>
      <w:r w:rsidRPr="00B56A73">
        <w:rPr>
          <w:b/>
          <w:bCs/>
        </w:rPr>
        <w:t>cycle complet de validation</w:t>
      </w:r>
      <w:r w:rsidRPr="00B56A73">
        <w:t xml:space="preserve"> (soumission, révision, validation, rejet, archivage)</w:t>
      </w:r>
    </w:p>
    <w:p w14:paraId="132BC6A3" w14:textId="4D258B50" w:rsidR="00E54C83" w:rsidRDefault="00C63D6D" w:rsidP="00E54C83">
      <w:pPr>
        <w:numPr>
          <w:ilvl w:val="0"/>
          <w:numId w:val="93"/>
        </w:numPr>
      </w:pPr>
      <w:r w:rsidRPr="00C63D6D">
        <w:t xml:space="preserve">Suivi des </w:t>
      </w:r>
      <w:r w:rsidRPr="00C63D6D">
        <w:rPr>
          <w:b/>
          <w:bCs/>
        </w:rPr>
        <w:t>engagements et enveloppes budgétaires</w:t>
      </w:r>
      <w:r w:rsidRPr="00C63D6D">
        <w:t xml:space="preserve"> associés au plan</w:t>
      </w:r>
    </w:p>
    <w:p w14:paraId="7FA732AF" w14:textId="04267AB5" w:rsidR="00E54C83" w:rsidRPr="00B56A73" w:rsidRDefault="00E54C83" w:rsidP="00E467C3"/>
    <w:p w14:paraId="30E6CA4C" w14:textId="77777777" w:rsidR="005D1AAA" w:rsidRDefault="005D1AAA" w:rsidP="005D1AAA"/>
    <w:tbl>
      <w:tblPr>
        <w:tblStyle w:val="Grilledutableau"/>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7507"/>
      </w:tblGrid>
      <w:tr w:rsidR="00B7213E" w14:paraId="3B214279" w14:textId="77777777">
        <w:trPr>
          <w:trHeight w:val="1275"/>
        </w:trPr>
        <w:tc>
          <w:tcPr>
            <w:tcW w:w="1555" w:type="dxa"/>
            <w:vAlign w:val="center"/>
          </w:tcPr>
          <w:p w14:paraId="5C7EBD81" w14:textId="77777777" w:rsidR="00B7213E" w:rsidRDefault="00B7213E" w:rsidP="00B7213E">
            <w:pPr>
              <w:jc w:val="center"/>
              <w:rPr>
                <w:color w:val="C00000"/>
              </w:rPr>
            </w:pPr>
            <w:r w:rsidRPr="004E1FF9">
              <w:rPr>
                <w:color w:val="C00000"/>
              </w:rPr>
              <w:t>Exigence n°</w:t>
            </w:r>
            <w:r>
              <w:rPr>
                <w:color w:val="C00000"/>
              </w:rPr>
              <w:t>xx</w:t>
            </w:r>
          </w:p>
          <w:p w14:paraId="43DEF9FE" w14:textId="0538E1E5" w:rsidR="00B7213E" w:rsidRPr="004E1FF9" w:rsidRDefault="00B7213E" w:rsidP="00B7213E">
            <w:pPr>
              <w:jc w:val="center"/>
              <w:rPr>
                <w:color w:val="C00000"/>
              </w:rPr>
            </w:pPr>
            <w:r>
              <w:rPr>
                <w:i/>
                <w:iCs/>
                <w:sz w:val="20"/>
                <w:szCs w:val="20"/>
              </w:rPr>
              <w:t>Validation du PPAT</w:t>
            </w:r>
          </w:p>
        </w:tc>
        <w:tc>
          <w:tcPr>
            <w:tcW w:w="7507" w:type="dxa"/>
            <w:vAlign w:val="center"/>
          </w:tcPr>
          <w:p w14:paraId="5C296555" w14:textId="42ABE97E" w:rsidR="00B7213E" w:rsidRPr="00F30C06" w:rsidRDefault="00B7213E" w:rsidP="008963E2">
            <w:r>
              <w:t>La solution devra permettre de supporter la totalité du cycle de validation du PPAT et sera adapté à l’utilisation comme support pour les échanges entre mainteneur, Property Manager et Asset Manager durant la construction du plan.</w:t>
            </w:r>
          </w:p>
        </w:tc>
      </w:tr>
      <w:tr w:rsidR="00B7213E" w14:paraId="20164331" w14:textId="77777777">
        <w:trPr>
          <w:trHeight w:val="1275"/>
        </w:trPr>
        <w:tc>
          <w:tcPr>
            <w:tcW w:w="1555" w:type="dxa"/>
          </w:tcPr>
          <w:p w14:paraId="52EBC99C" w14:textId="77777777" w:rsidR="00B7213E" w:rsidRDefault="00B7213E" w:rsidP="00B7213E">
            <w:pPr>
              <w:jc w:val="center"/>
              <w:rPr>
                <w:color w:val="C00000"/>
              </w:rPr>
            </w:pPr>
            <w:r w:rsidRPr="004E1FF9">
              <w:rPr>
                <w:color w:val="C00000"/>
              </w:rPr>
              <w:t>Exigence n°</w:t>
            </w:r>
            <w:r>
              <w:rPr>
                <w:color w:val="C00000"/>
              </w:rPr>
              <w:t>xx</w:t>
            </w:r>
          </w:p>
          <w:p w14:paraId="34F821C4" w14:textId="3AA2553E" w:rsidR="00B7213E" w:rsidRPr="004E1FF9" w:rsidRDefault="00B7213E" w:rsidP="00B7213E">
            <w:pPr>
              <w:jc w:val="center"/>
              <w:rPr>
                <w:color w:val="C00000"/>
              </w:rPr>
            </w:pPr>
            <w:r>
              <w:rPr>
                <w:i/>
                <w:iCs/>
                <w:sz w:val="20"/>
                <w:szCs w:val="20"/>
              </w:rPr>
              <w:t>Traçabilité du PPAT</w:t>
            </w:r>
          </w:p>
        </w:tc>
        <w:tc>
          <w:tcPr>
            <w:tcW w:w="7507" w:type="dxa"/>
          </w:tcPr>
          <w:p w14:paraId="2E341BAB" w14:textId="00ACF0C3" w:rsidR="00B7213E" w:rsidRPr="00E60E02" w:rsidRDefault="00B7213E" w:rsidP="00B7213E">
            <w:r>
              <w:t>La solution doit permettre de tracer les évolutions du PPAT (versions, mises à jour, reports) afin de permettre la justification de toute décision.</w:t>
            </w:r>
          </w:p>
        </w:tc>
      </w:tr>
      <w:tr w:rsidR="00B7213E" w14:paraId="6AE6251B" w14:textId="77777777">
        <w:trPr>
          <w:trHeight w:val="1275"/>
        </w:trPr>
        <w:tc>
          <w:tcPr>
            <w:tcW w:w="1555" w:type="dxa"/>
          </w:tcPr>
          <w:p w14:paraId="7EF9896D" w14:textId="77777777" w:rsidR="00B7213E" w:rsidRDefault="00B7213E" w:rsidP="00B7213E">
            <w:pPr>
              <w:jc w:val="center"/>
              <w:rPr>
                <w:color w:val="C00000"/>
              </w:rPr>
            </w:pPr>
            <w:r w:rsidRPr="004E1FF9">
              <w:rPr>
                <w:color w:val="C00000"/>
              </w:rPr>
              <w:lastRenderedPageBreak/>
              <w:t>Exigence n°</w:t>
            </w:r>
            <w:r>
              <w:rPr>
                <w:color w:val="C00000"/>
              </w:rPr>
              <w:t>xx</w:t>
            </w:r>
          </w:p>
          <w:p w14:paraId="42B1A7DD" w14:textId="461A07C5" w:rsidR="00B7213E" w:rsidRPr="004E1FF9" w:rsidRDefault="00B7213E" w:rsidP="00B7213E">
            <w:pPr>
              <w:jc w:val="center"/>
              <w:rPr>
                <w:color w:val="C00000"/>
              </w:rPr>
            </w:pPr>
            <w:r>
              <w:rPr>
                <w:i/>
                <w:iCs/>
                <w:sz w:val="20"/>
                <w:szCs w:val="20"/>
              </w:rPr>
              <w:t>Echange avec Altaïx</w:t>
            </w:r>
          </w:p>
        </w:tc>
        <w:tc>
          <w:tcPr>
            <w:tcW w:w="7507" w:type="dxa"/>
          </w:tcPr>
          <w:p w14:paraId="34819962" w14:textId="6FA8DD11" w:rsidR="00B7213E" w:rsidRDefault="00B7213E" w:rsidP="00B7213E">
            <w:r w:rsidRPr="00EC2998">
              <w:t xml:space="preserve">La solution devra permettre les imports et exports depuis/vers Altaix. Le soumissionnaire précisera comment il fonctionne habituellement avec les solutions de gestion locative et précisera les connecteurs ou capacités d’échéance dont il dispose avec Altaïx, de Sopra Steria. </w:t>
            </w:r>
          </w:p>
        </w:tc>
      </w:tr>
    </w:tbl>
    <w:p w14:paraId="72640108" w14:textId="77777777" w:rsidR="00EF0266" w:rsidRPr="00FD2F53" w:rsidRDefault="00EF0266" w:rsidP="00E467C3">
      <w:pPr>
        <w:rPr>
          <w:highlight w:val="yellow"/>
        </w:rPr>
      </w:pPr>
    </w:p>
    <w:p w14:paraId="049980A1" w14:textId="3A03F5FE" w:rsidR="00D7541E" w:rsidRPr="009C0C30" w:rsidRDefault="00D7541E" w:rsidP="00D7541E">
      <w:pPr>
        <w:pStyle w:val="Titre4"/>
      </w:pPr>
      <w:r w:rsidRPr="009C0C30">
        <w:t>Gestion des devis</w:t>
      </w:r>
    </w:p>
    <w:p w14:paraId="2F643460" w14:textId="4871F01A" w:rsidR="00691F83" w:rsidRDefault="00691F83" w:rsidP="005A30C8">
      <w:pPr>
        <w:widowControl/>
        <w:autoSpaceDE/>
        <w:autoSpaceDN/>
        <w:spacing w:line="278" w:lineRule="auto"/>
      </w:pPr>
      <w:r>
        <w:t>Le module devra permettre le dépôt et la gestion des devis associés à une demande d’intervention ou à un ordre de travail (préventif ou correctif) en lien avec la GMAO.</w:t>
      </w:r>
      <w:r w:rsidR="0078293E">
        <w:t xml:space="preserve"> </w:t>
      </w:r>
      <w:r w:rsidR="0078293E" w:rsidRPr="0078293E">
        <w:t xml:space="preserve">Les </w:t>
      </w:r>
      <w:r w:rsidR="0078293E">
        <w:t>Facility Managers</w:t>
      </w:r>
      <w:r w:rsidR="0078293E" w:rsidRPr="0078293E">
        <w:t xml:space="preserve"> devront pouvoir déposer leurs devis directement depuis leur interface web</w:t>
      </w:r>
      <w:r w:rsidR="0078293E">
        <w:t>.</w:t>
      </w:r>
    </w:p>
    <w:p w14:paraId="5DD07536" w14:textId="77777777" w:rsidR="0078293E" w:rsidRDefault="0078293E" w:rsidP="005A30C8">
      <w:pPr>
        <w:widowControl/>
        <w:autoSpaceDE/>
        <w:autoSpaceDN/>
        <w:spacing w:line="278" w:lineRule="auto"/>
      </w:pPr>
    </w:p>
    <w:p w14:paraId="12DABF39" w14:textId="77777777" w:rsidR="002E4738" w:rsidRPr="002E4738" w:rsidRDefault="002E4738" w:rsidP="002E4738">
      <w:pPr>
        <w:widowControl/>
        <w:autoSpaceDE/>
        <w:autoSpaceDN/>
        <w:spacing w:line="278" w:lineRule="auto"/>
      </w:pPr>
      <w:r w:rsidRPr="002E4738">
        <w:t>Le module devra assurer :</w:t>
      </w:r>
    </w:p>
    <w:p w14:paraId="6CE6AA3F" w14:textId="32443C87" w:rsidR="002E4738" w:rsidRPr="002E4738" w:rsidRDefault="00C279BC" w:rsidP="005F5039">
      <w:pPr>
        <w:widowControl/>
        <w:numPr>
          <w:ilvl w:val="0"/>
          <w:numId w:val="97"/>
        </w:numPr>
        <w:autoSpaceDE/>
        <w:autoSpaceDN/>
        <w:spacing w:line="278" w:lineRule="auto"/>
      </w:pPr>
      <w:r w:rsidRPr="002E4738">
        <w:t>Le</w:t>
      </w:r>
      <w:r w:rsidR="002E4738" w:rsidRPr="002E4738">
        <w:t xml:space="preserve"> </w:t>
      </w:r>
      <w:r w:rsidR="002E4738" w:rsidRPr="002E4738">
        <w:rPr>
          <w:b/>
          <w:bCs/>
        </w:rPr>
        <w:t xml:space="preserve">rattachement </w:t>
      </w:r>
      <w:r w:rsidR="002E4738">
        <w:rPr>
          <w:b/>
          <w:bCs/>
        </w:rPr>
        <w:t>possible</w:t>
      </w:r>
      <w:r w:rsidR="002E4738" w:rsidRPr="002E4738">
        <w:t xml:space="preserve"> du devis à </w:t>
      </w:r>
      <w:r w:rsidR="002E4738">
        <w:t xml:space="preserve">un </w:t>
      </w:r>
      <w:r w:rsidR="002E4738" w:rsidRPr="002E4738">
        <w:t>ordre de travail, à l’équipement ou à l’actif concerné</w:t>
      </w:r>
    </w:p>
    <w:p w14:paraId="681E2A18" w14:textId="77301C21" w:rsidR="002E4738" w:rsidRPr="002E4738" w:rsidRDefault="00C279BC" w:rsidP="005F5039">
      <w:pPr>
        <w:widowControl/>
        <w:numPr>
          <w:ilvl w:val="0"/>
          <w:numId w:val="97"/>
        </w:numPr>
        <w:autoSpaceDE/>
        <w:autoSpaceDN/>
        <w:spacing w:line="278" w:lineRule="auto"/>
      </w:pPr>
      <w:r w:rsidRPr="002E4738">
        <w:t>L’enregistrement</w:t>
      </w:r>
      <w:r w:rsidR="002E4738" w:rsidRPr="002E4738">
        <w:rPr>
          <w:b/>
          <w:bCs/>
        </w:rPr>
        <w:t xml:space="preserve"> automatique</w:t>
      </w:r>
      <w:r w:rsidR="002E4738" w:rsidRPr="002E4738">
        <w:t xml:space="preserve"> dans la GED selon une arborescence normalisée</w:t>
      </w:r>
    </w:p>
    <w:p w14:paraId="6841DA9F" w14:textId="17059A6A" w:rsidR="002E4738" w:rsidRPr="002E4738" w:rsidRDefault="00C279BC" w:rsidP="005F5039">
      <w:pPr>
        <w:widowControl/>
        <w:numPr>
          <w:ilvl w:val="0"/>
          <w:numId w:val="97"/>
        </w:numPr>
        <w:autoSpaceDE/>
        <w:autoSpaceDN/>
        <w:spacing w:line="278" w:lineRule="auto"/>
      </w:pPr>
      <w:r w:rsidRPr="002E4738">
        <w:t>La</w:t>
      </w:r>
      <w:r w:rsidR="002E4738" w:rsidRPr="002E4738">
        <w:t xml:space="preserve"> </w:t>
      </w:r>
      <w:r w:rsidR="002E4738" w:rsidRPr="002E4738">
        <w:rPr>
          <w:b/>
          <w:bCs/>
        </w:rPr>
        <w:t>notification du Property Manager</w:t>
      </w:r>
      <w:r w:rsidR="002E4738" w:rsidRPr="002E4738">
        <w:t xml:space="preserve"> pour revue et validation</w:t>
      </w:r>
    </w:p>
    <w:p w14:paraId="416CE1EC" w14:textId="4FE7336A" w:rsidR="002E4738" w:rsidRPr="002E4738" w:rsidRDefault="00C279BC" w:rsidP="005F5039">
      <w:pPr>
        <w:widowControl/>
        <w:numPr>
          <w:ilvl w:val="0"/>
          <w:numId w:val="97"/>
        </w:numPr>
        <w:autoSpaceDE/>
        <w:autoSpaceDN/>
        <w:spacing w:line="278" w:lineRule="auto"/>
      </w:pPr>
      <w:r w:rsidRPr="002E4738">
        <w:t>La</w:t>
      </w:r>
      <w:r w:rsidR="002E4738" w:rsidRPr="002E4738">
        <w:t xml:space="preserve"> </w:t>
      </w:r>
      <w:r w:rsidR="002E4738" w:rsidRPr="002E4738">
        <w:rPr>
          <w:b/>
          <w:bCs/>
        </w:rPr>
        <w:t>gestion du cycle de vie du devis</w:t>
      </w:r>
      <w:r w:rsidR="002E4738" w:rsidRPr="002E4738">
        <w:t xml:space="preserve"> (soumis, validé, refusé, remplacé) avec historisation des versions</w:t>
      </w:r>
      <w:r w:rsidR="0066703A">
        <w:t xml:space="preserve"> (horodatage et auteur)</w:t>
      </w:r>
    </w:p>
    <w:p w14:paraId="0924049D" w14:textId="73AC50E8" w:rsidR="00D54562" w:rsidRDefault="00C279BC" w:rsidP="00D54562">
      <w:pPr>
        <w:widowControl/>
        <w:numPr>
          <w:ilvl w:val="0"/>
          <w:numId w:val="97"/>
        </w:numPr>
        <w:autoSpaceDE/>
        <w:autoSpaceDN/>
        <w:spacing w:line="278" w:lineRule="auto"/>
      </w:pPr>
      <w:r w:rsidRPr="002E4738">
        <w:t>Le</w:t>
      </w:r>
      <w:r w:rsidR="002E4738" w:rsidRPr="002E4738">
        <w:t xml:space="preserve"> </w:t>
      </w:r>
      <w:r w:rsidR="002E4738" w:rsidRPr="002E4738">
        <w:rPr>
          <w:b/>
          <w:bCs/>
        </w:rPr>
        <w:t>rattachement des procès-verbaux de réception</w:t>
      </w:r>
      <w:r w:rsidR="002E4738" w:rsidRPr="002E4738">
        <w:t xml:space="preserve"> aux devis ou ordres de travail correspondants, garantissant la traçabilité complète du processus</w:t>
      </w:r>
    </w:p>
    <w:p w14:paraId="17424161" w14:textId="77777777" w:rsidR="0078293E" w:rsidRDefault="0078293E" w:rsidP="005A30C8">
      <w:pPr>
        <w:widowControl/>
        <w:autoSpaceDE/>
        <w:autoSpaceDN/>
        <w:spacing w:line="278" w:lineRule="auto"/>
      </w:pPr>
    </w:p>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E1665C" w:rsidRPr="00BC312D" w14:paraId="2273BB33" w14:textId="77777777">
        <w:tc>
          <w:tcPr>
            <w:tcW w:w="1565" w:type="dxa"/>
          </w:tcPr>
          <w:p w14:paraId="7EEC0820" w14:textId="77777777" w:rsidR="00E1665C" w:rsidRDefault="00E1665C" w:rsidP="00E1665C">
            <w:pPr>
              <w:jc w:val="center"/>
              <w:rPr>
                <w:color w:val="C00000"/>
              </w:rPr>
            </w:pPr>
            <w:r w:rsidRPr="004E1FF9">
              <w:rPr>
                <w:color w:val="C00000"/>
              </w:rPr>
              <w:t>Exigence n°</w:t>
            </w:r>
            <w:r>
              <w:rPr>
                <w:color w:val="C00000"/>
              </w:rPr>
              <w:t>xx</w:t>
            </w:r>
          </w:p>
          <w:p w14:paraId="5AED4CF5" w14:textId="38634E15" w:rsidR="00E1665C" w:rsidRPr="004E1FF9" w:rsidRDefault="00E1665C" w:rsidP="00E1665C">
            <w:pPr>
              <w:jc w:val="center"/>
              <w:rPr>
                <w:color w:val="C00000"/>
              </w:rPr>
            </w:pPr>
            <w:r>
              <w:rPr>
                <w:i/>
                <w:iCs/>
                <w:sz w:val="20"/>
                <w:szCs w:val="20"/>
              </w:rPr>
              <w:t>Dépôt de devis</w:t>
            </w:r>
          </w:p>
        </w:tc>
        <w:tc>
          <w:tcPr>
            <w:tcW w:w="7505" w:type="dxa"/>
          </w:tcPr>
          <w:p w14:paraId="5CAE36A8" w14:textId="09E00862" w:rsidR="00E1665C" w:rsidRPr="004B2FD7" w:rsidRDefault="00E1665C" w:rsidP="005A30C8">
            <w:pPr>
              <w:widowControl/>
              <w:autoSpaceDE/>
              <w:autoSpaceDN/>
              <w:spacing w:line="278" w:lineRule="auto"/>
            </w:pPr>
            <w:r w:rsidRPr="00C279BC">
              <w:t xml:space="preserve">La solution devra permettre au mainteneur de </w:t>
            </w:r>
            <w:r w:rsidRPr="007B79EE">
              <w:t>déposer des devis en ligne</w:t>
            </w:r>
            <w:r>
              <w:t xml:space="preserve"> </w:t>
            </w:r>
            <w:r w:rsidRPr="00C279BC">
              <w:t xml:space="preserve">avec </w:t>
            </w:r>
            <w:r w:rsidRPr="007B79EE">
              <w:t>enregistrement automatique dans la GED</w:t>
            </w:r>
            <w:r>
              <w:t xml:space="preserve"> et lancement d’un processus de validation.</w:t>
            </w:r>
          </w:p>
        </w:tc>
      </w:tr>
      <w:tr w:rsidR="004B2FD7" w:rsidRPr="00BC312D" w14:paraId="6D6D8835" w14:textId="77777777">
        <w:tc>
          <w:tcPr>
            <w:tcW w:w="1565" w:type="dxa"/>
          </w:tcPr>
          <w:p w14:paraId="36EE32CC" w14:textId="77777777" w:rsidR="004B2FD7" w:rsidRDefault="004B2FD7" w:rsidP="004B2FD7">
            <w:pPr>
              <w:jc w:val="center"/>
              <w:rPr>
                <w:color w:val="C00000"/>
              </w:rPr>
            </w:pPr>
            <w:r w:rsidRPr="004E1FF9">
              <w:rPr>
                <w:color w:val="C00000"/>
              </w:rPr>
              <w:t>Exigence n°</w:t>
            </w:r>
            <w:r>
              <w:rPr>
                <w:color w:val="C00000"/>
              </w:rPr>
              <w:t>xx</w:t>
            </w:r>
          </w:p>
          <w:p w14:paraId="2EAFADE6" w14:textId="00C2FD21" w:rsidR="004B2FD7" w:rsidRPr="004E1FF9" w:rsidRDefault="004B2FD7" w:rsidP="004B2FD7">
            <w:pPr>
              <w:jc w:val="center"/>
              <w:rPr>
                <w:color w:val="C00000"/>
              </w:rPr>
            </w:pPr>
            <w:r>
              <w:rPr>
                <w:i/>
                <w:iCs/>
                <w:sz w:val="20"/>
                <w:szCs w:val="20"/>
              </w:rPr>
              <w:t>Versioning</w:t>
            </w:r>
          </w:p>
        </w:tc>
        <w:tc>
          <w:tcPr>
            <w:tcW w:w="7505" w:type="dxa"/>
          </w:tcPr>
          <w:p w14:paraId="24AF200E" w14:textId="3D9F71A3" w:rsidR="004B2FD7" w:rsidRPr="00C279BC" w:rsidRDefault="004B2FD7" w:rsidP="005A30C8">
            <w:pPr>
              <w:widowControl/>
              <w:autoSpaceDE/>
              <w:autoSpaceDN/>
              <w:spacing w:line="278" w:lineRule="auto"/>
            </w:pPr>
            <w:r w:rsidRPr="004B2FD7">
              <w:t>La solution devra assurer l’historisation des versions de devis et le rattachement des procès-verbaux de réception aux ordres de travail concernés, afin de garantir la traçabilité complète du processus d’intervention.</w:t>
            </w:r>
          </w:p>
        </w:tc>
      </w:tr>
      <w:tr w:rsidR="00D54562" w:rsidRPr="00BC312D" w14:paraId="1470F8EB" w14:textId="77777777">
        <w:tc>
          <w:tcPr>
            <w:tcW w:w="1565" w:type="dxa"/>
          </w:tcPr>
          <w:p w14:paraId="2F5A50EF" w14:textId="77777777" w:rsidR="007A277A" w:rsidRDefault="007A277A" w:rsidP="007A277A">
            <w:pPr>
              <w:jc w:val="center"/>
              <w:rPr>
                <w:color w:val="C00000"/>
              </w:rPr>
            </w:pPr>
            <w:r w:rsidRPr="004E1FF9">
              <w:rPr>
                <w:color w:val="C00000"/>
              </w:rPr>
              <w:t>Exigence n°</w:t>
            </w:r>
            <w:r>
              <w:rPr>
                <w:color w:val="C00000"/>
              </w:rPr>
              <w:t>xx</w:t>
            </w:r>
          </w:p>
          <w:p w14:paraId="356FC1A9" w14:textId="255E5F19" w:rsidR="00D54562" w:rsidRPr="004E1FF9" w:rsidRDefault="007A277A" w:rsidP="007A277A">
            <w:pPr>
              <w:jc w:val="center"/>
              <w:rPr>
                <w:color w:val="C00000"/>
              </w:rPr>
            </w:pPr>
            <w:r>
              <w:rPr>
                <w:i/>
                <w:iCs/>
                <w:sz w:val="20"/>
                <w:szCs w:val="20"/>
              </w:rPr>
              <w:t>Tableau de bord</w:t>
            </w:r>
          </w:p>
        </w:tc>
        <w:tc>
          <w:tcPr>
            <w:tcW w:w="7505" w:type="dxa"/>
          </w:tcPr>
          <w:p w14:paraId="1B653362" w14:textId="37DB5655" w:rsidR="00D54562" w:rsidRPr="004B2FD7" w:rsidRDefault="007A277A" w:rsidP="005A30C8">
            <w:pPr>
              <w:widowControl/>
              <w:autoSpaceDE/>
              <w:autoSpaceDN/>
              <w:spacing w:line="278" w:lineRule="auto"/>
            </w:pPr>
            <w:r>
              <w:t>La solution permettra de visualiser simplement dans un tableau de bord l’état d’avancement des différents devis</w:t>
            </w:r>
            <w:r w:rsidR="00F466E6">
              <w:t xml:space="preserve">, par statut, actif, </w:t>
            </w:r>
            <w:r w:rsidR="00152803">
              <w:t>etc.</w:t>
            </w:r>
            <w:r w:rsidR="00F466E6">
              <w:t xml:space="preserve"> afin de simplifier le suivi.</w:t>
            </w:r>
          </w:p>
        </w:tc>
      </w:tr>
    </w:tbl>
    <w:p w14:paraId="0E688B57" w14:textId="77777777" w:rsidR="00C279BC" w:rsidRDefault="00C279BC" w:rsidP="005A30C8">
      <w:pPr>
        <w:widowControl/>
        <w:autoSpaceDE/>
        <w:autoSpaceDN/>
        <w:spacing w:line="278" w:lineRule="auto"/>
      </w:pPr>
    </w:p>
    <w:p w14:paraId="0EEEC14B" w14:textId="77777777" w:rsidR="00D7541E" w:rsidRPr="00B951F8" w:rsidRDefault="00D7541E" w:rsidP="00D7541E">
      <w:pPr>
        <w:rPr>
          <w:highlight w:val="yellow"/>
        </w:rPr>
      </w:pPr>
    </w:p>
    <w:p w14:paraId="476B6D9A" w14:textId="77777777" w:rsidR="004C59A4" w:rsidRPr="00B951F8" w:rsidRDefault="004C59A4" w:rsidP="00D7541E">
      <w:pPr>
        <w:rPr>
          <w:highlight w:val="yellow"/>
        </w:rPr>
      </w:pPr>
    </w:p>
    <w:p w14:paraId="018875BD" w14:textId="680E6DB7" w:rsidR="00EF0266" w:rsidRPr="00E467C3" w:rsidRDefault="00EF0266" w:rsidP="00E467C3">
      <w:pPr>
        <w:pStyle w:val="Titre4"/>
      </w:pPr>
      <w:commentRangeStart w:id="137"/>
      <w:r w:rsidRPr="00E467C3">
        <w:t>Suivi et reporting HSE</w:t>
      </w:r>
      <w:r w:rsidR="003818B0">
        <w:t xml:space="preserve"> </w:t>
      </w:r>
      <w:commentRangeEnd w:id="137"/>
      <w:r w:rsidR="00D877FB" w:rsidRPr="003818B0">
        <w:rPr>
          <w:rStyle w:val="Marquedecommentaire"/>
          <w:sz w:val="24"/>
          <w:szCs w:val="24"/>
          <w:highlight w:val="yellow"/>
        </w:rPr>
        <w:commentReference w:id="137"/>
      </w:r>
    </w:p>
    <w:p w14:paraId="1748B912" w14:textId="6592171A" w:rsidR="001452E8" w:rsidRPr="00E467C3" w:rsidRDefault="00EF0266" w:rsidP="00EF0266">
      <w:r w:rsidRPr="00E467C3">
        <w:t>L</w:t>
      </w:r>
      <w:r w:rsidR="00592BBE">
        <w:t xml:space="preserve">a solution devra </w:t>
      </w:r>
      <w:r w:rsidRPr="00E467C3">
        <w:t>permettre le pilotage du mandat HSE confié aux Property Manager afin de garantir le respect des obligations contractuelles</w:t>
      </w:r>
      <w:r>
        <w:t xml:space="preserve"> </w:t>
      </w:r>
      <w:r w:rsidR="00180CE6">
        <w:t>et réglementaire</w:t>
      </w:r>
      <w:r w:rsidRPr="00E467C3">
        <w:rPr>
          <w:b/>
          <w:bCs/>
        </w:rPr>
        <w:t xml:space="preserve"> </w:t>
      </w:r>
      <w:r w:rsidRPr="00E467C3">
        <w:t>de Praemia REIM, en assurant :</w:t>
      </w:r>
    </w:p>
    <w:p w14:paraId="0DE51B9D" w14:textId="5DC689BD" w:rsidR="00E6236C" w:rsidRPr="007B79EE" w:rsidRDefault="004A686D" w:rsidP="005F5039">
      <w:pPr>
        <w:widowControl/>
        <w:numPr>
          <w:ilvl w:val="0"/>
          <w:numId w:val="58"/>
        </w:numPr>
        <w:autoSpaceDE/>
        <w:autoSpaceDN/>
        <w:spacing w:line="278" w:lineRule="auto"/>
      </w:pPr>
      <w:r w:rsidRPr="007B79EE">
        <w:t>La</w:t>
      </w:r>
      <w:r w:rsidR="00E6236C" w:rsidRPr="007B79EE">
        <w:t xml:space="preserve"> traçabilité des </w:t>
      </w:r>
      <w:r w:rsidR="00E6236C">
        <w:t>remontés</w:t>
      </w:r>
      <w:r w:rsidR="00E6236C" w:rsidRPr="007B79EE">
        <w:t xml:space="preserve"> HSE : alertes, synthèses, échanges et comptes rendus</w:t>
      </w:r>
    </w:p>
    <w:p w14:paraId="4C87A537" w14:textId="03E527AC" w:rsidR="00EF0266" w:rsidRPr="00E467C3" w:rsidRDefault="004A686D" w:rsidP="005F5039">
      <w:pPr>
        <w:widowControl/>
        <w:numPr>
          <w:ilvl w:val="0"/>
          <w:numId w:val="58"/>
        </w:numPr>
        <w:autoSpaceDE/>
        <w:autoSpaceDN/>
        <w:spacing w:line="278" w:lineRule="auto"/>
      </w:pPr>
      <w:r w:rsidRPr="00E467C3">
        <w:t>Le</w:t>
      </w:r>
      <w:r w:rsidR="00EF0266" w:rsidRPr="00E467C3">
        <w:t xml:space="preserve"> suivi de la complétude et de la mise à jour annuelle du dossier HSE par actif</w:t>
      </w:r>
    </w:p>
    <w:p w14:paraId="7531C56F" w14:textId="02E6CDE8" w:rsidR="00EF0266" w:rsidRPr="00E467C3" w:rsidRDefault="004A686D" w:rsidP="005F5039">
      <w:pPr>
        <w:widowControl/>
        <w:numPr>
          <w:ilvl w:val="0"/>
          <w:numId w:val="58"/>
        </w:numPr>
        <w:autoSpaceDE/>
        <w:autoSpaceDN/>
        <w:spacing w:line="278" w:lineRule="auto"/>
      </w:pPr>
      <w:r w:rsidRPr="00E467C3">
        <w:t>Le</w:t>
      </w:r>
      <w:r w:rsidR="00EF0266" w:rsidRPr="00E467C3">
        <w:t xml:space="preserve"> respect du planning HSE trimestriel, avec visualisation de l’avancement des livrables (reportings, audits, plans d’action)</w:t>
      </w:r>
    </w:p>
    <w:p w14:paraId="26C24705" w14:textId="77777777" w:rsidR="004C59A4" w:rsidRPr="00E467C3" w:rsidRDefault="004C59A4" w:rsidP="004C59A4">
      <w:pPr>
        <w:widowControl/>
        <w:autoSpaceDE/>
        <w:autoSpaceDN/>
        <w:spacing w:line="278" w:lineRule="auto"/>
        <w:ind w:left="720"/>
      </w:pPr>
    </w:p>
    <w:p w14:paraId="7F92E6E0" w14:textId="0DC5CA0E" w:rsidR="00732075" w:rsidRDefault="00732075" w:rsidP="00732075">
      <w:pPr>
        <w:pStyle w:val="Titre5"/>
      </w:pPr>
      <w:r>
        <w:t>Attendus fonctionnels</w:t>
      </w:r>
    </w:p>
    <w:p w14:paraId="3A2FB780" w14:textId="77777777" w:rsidR="008B460C" w:rsidRPr="00732075" w:rsidRDefault="008B460C" w:rsidP="00732075"/>
    <w:p w14:paraId="7D9226D1" w14:textId="23D086FA" w:rsidR="00EF0266" w:rsidRPr="00E467C3" w:rsidRDefault="00EF0266" w:rsidP="00732075">
      <w:pPr>
        <w:pStyle w:val="Titre6"/>
      </w:pPr>
      <w:commentRangeStart w:id="138"/>
      <w:r w:rsidRPr="00E467C3">
        <w:t>Centralisation des événements et incidents HSE</w:t>
      </w:r>
      <w:commentRangeEnd w:id="138"/>
      <w:r w:rsidR="00F33BE7" w:rsidRPr="00E467C3">
        <w:rPr>
          <w:rStyle w:val="Marquedecommentaire"/>
          <w:sz w:val="22"/>
          <w:szCs w:val="22"/>
        </w:rPr>
        <w:commentReference w:id="138"/>
      </w:r>
    </w:p>
    <w:p w14:paraId="6AE80DB2" w14:textId="38B7D310" w:rsidR="00EF0266" w:rsidRPr="00E467C3" w:rsidRDefault="00EF0266" w:rsidP="00EF0266">
      <w:r w:rsidRPr="00E467C3">
        <w:t>Le module doit permettre la déclaration</w:t>
      </w:r>
      <w:r w:rsidR="00180CE6">
        <w:t xml:space="preserve"> simple et ergonomique</w:t>
      </w:r>
      <w:r w:rsidRPr="00E467C3">
        <w:t>, le suivi et la traçabilité de tous les événements HSE liés au patrimoine</w:t>
      </w:r>
      <w:r w:rsidR="00934A4D">
        <w:t xml:space="preserve"> </w:t>
      </w:r>
      <w:r w:rsidRPr="00E467C3">
        <w:t>:</w:t>
      </w:r>
    </w:p>
    <w:p w14:paraId="6362438C" w14:textId="26B35360" w:rsidR="00EF0266" w:rsidRPr="00E467C3" w:rsidRDefault="004A686D" w:rsidP="005F5039">
      <w:pPr>
        <w:widowControl/>
        <w:numPr>
          <w:ilvl w:val="0"/>
          <w:numId w:val="59"/>
        </w:numPr>
        <w:autoSpaceDE/>
        <w:autoSpaceDN/>
        <w:spacing w:line="278" w:lineRule="auto"/>
      </w:pPr>
      <w:r w:rsidRPr="00E467C3">
        <w:t>Incidents</w:t>
      </w:r>
      <w:r w:rsidR="00EF0266" w:rsidRPr="00E467C3">
        <w:t xml:space="preserve"> ou quasi-accidents</w:t>
      </w:r>
    </w:p>
    <w:p w14:paraId="4BC642A0" w14:textId="32B7B8C6" w:rsidR="00EF0266" w:rsidRPr="00E467C3" w:rsidRDefault="004A686D" w:rsidP="005F5039">
      <w:pPr>
        <w:widowControl/>
        <w:numPr>
          <w:ilvl w:val="0"/>
          <w:numId w:val="59"/>
        </w:numPr>
        <w:autoSpaceDE/>
        <w:autoSpaceDN/>
        <w:spacing w:line="278" w:lineRule="auto"/>
      </w:pPr>
      <w:r w:rsidRPr="00E467C3">
        <w:t>Anomalies</w:t>
      </w:r>
      <w:r w:rsidR="00EF0266" w:rsidRPr="00E467C3">
        <w:t xml:space="preserve"> de sécurité</w:t>
      </w:r>
    </w:p>
    <w:p w14:paraId="0FF6DC21" w14:textId="066C6080" w:rsidR="00EF0266" w:rsidRPr="00E467C3" w:rsidRDefault="004A686D" w:rsidP="005F5039">
      <w:pPr>
        <w:widowControl/>
        <w:numPr>
          <w:ilvl w:val="0"/>
          <w:numId w:val="59"/>
        </w:numPr>
        <w:autoSpaceDE/>
        <w:autoSpaceDN/>
        <w:spacing w:line="278" w:lineRule="auto"/>
      </w:pPr>
      <w:r w:rsidRPr="00E467C3">
        <w:lastRenderedPageBreak/>
        <w:t>Constats</w:t>
      </w:r>
      <w:r w:rsidR="00EF0266" w:rsidRPr="00E467C3">
        <w:t xml:space="preserve"> d’audit</w:t>
      </w:r>
    </w:p>
    <w:p w14:paraId="0C6795F7" w14:textId="604F580A" w:rsidR="00EF0266" w:rsidRPr="00E467C3" w:rsidRDefault="004A686D" w:rsidP="005F5039">
      <w:pPr>
        <w:widowControl/>
        <w:numPr>
          <w:ilvl w:val="0"/>
          <w:numId w:val="59"/>
        </w:numPr>
        <w:autoSpaceDE/>
        <w:autoSpaceDN/>
        <w:spacing w:line="278" w:lineRule="auto"/>
      </w:pPr>
      <w:r w:rsidRPr="00E467C3">
        <w:t>Non</w:t>
      </w:r>
      <w:r w:rsidR="00EF0266" w:rsidRPr="00E467C3">
        <w:t>-conformités environnementales</w:t>
      </w:r>
    </w:p>
    <w:p w14:paraId="7CF0CC24" w14:textId="6F80EA91" w:rsidR="00EF0266" w:rsidRPr="00E467C3" w:rsidRDefault="004A686D" w:rsidP="005F5039">
      <w:pPr>
        <w:widowControl/>
        <w:numPr>
          <w:ilvl w:val="0"/>
          <w:numId w:val="59"/>
        </w:numPr>
        <w:autoSpaceDE/>
        <w:autoSpaceDN/>
        <w:spacing w:line="278" w:lineRule="auto"/>
      </w:pPr>
      <w:r w:rsidRPr="00E467C3">
        <w:t>Situations</w:t>
      </w:r>
      <w:r w:rsidR="00EF0266" w:rsidRPr="00E467C3">
        <w:t xml:space="preserve"> dangereuses ou manquements réglementaires</w:t>
      </w:r>
    </w:p>
    <w:p w14:paraId="2078C75C" w14:textId="77777777" w:rsidR="00BB457B" w:rsidRPr="007461B1" w:rsidRDefault="00BB457B" w:rsidP="00E467C3">
      <w:pPr>
        <w:widowControl/>
        <w:autoSpaceDE/>
        <w:autoSpaceDN/>
        <w:spacing w:line="278" w:lineRule="auto"/>
        <w:rPr>
          <w:highlight w:val="yellow"/>
        </w:rPr>
      </w:pPr>
    </w:p>
    <w:p w14:paraId="3CD46FBF" w14:textId="6420E7D5" w:rsidR="00EF0266" w:rsidRDefault="00EF0266" w:rsidP="00EF0266">
      <w:r w:rsidRPr="00E467C3">
        <w:t xml:space="preserve">Chaque événement doit être rattaché à un site, un bâtiment, un </w:t>
      </w:r>
      <w:r w:rsidR="001452E8" w:rsidRPr="00E467C3">
        <w:t>ouvrage</w:t>
      </w:r>
      <w:r w:rsidR="00934A4D">
        <w:t>, un local</w:t>
      </w:r>
      <w:r w:rsidR="001452E8" w:rsidRPr="00E467C3">
        <w:t xml:space="preserve"> ou un équipement</w:t>
      </w:r>
      <w:r w:rsidRPr="00E467C3">
        <w:t>, et comporter les informations essentielles : type, date, lieu, gravité, description, origine, pièce jointe éventuelle (photo, rapport).</w:t>
      </w:r>
    </w:p>
    <w:p w14:paraId="3EE089A2" w14:textId="77777777" w:rsidR="003A1253" w:rsidRDefault="003A1253" w:rsidP="00EF0266"/>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376EDC" w:rsidRPr="00BC312D" w14:paraId="0E908380" w14:textId="77777777" w:rsidTr="008963E2">
        <w:tc>
          <w:tcPr>
            <w:tcW w:w="1565" w:type="dxa"/>
          </w:tcPr>
          <w:p w14:paraId="54F49AA2" w14:textId="77777777" w:rsidR="00376EDC" w:rsidRDefault="00376EDC" w:rsidP="00376EDC">
            <w:pPr>
              <w:jc w:val="center"/>
              <w:rPr>
                <w:color w:val="C00000"/>
              </w:rPr>
            </w:pPr>
            <w:r w:rsidRPr="004E1FF9">
              <w:rPr>
                <w:color w:val="C00000"/>
              </w:rPr>
              <w:t>Exigence n°</w:t>
            </w:r>
            <w:r>
              <w:rPr>
                <w:color w:val="C00000"/>
              </w:rPr>
              <w:t>xx</w:t>
            </w:r>
          </w:p>
          <w:p w14:paraId="55BBB29D" w14:textId="46DD1E4F" w:rsidR="00376EDC" w:rsidRPr="004E1FF9" w:rsidRDefault="00376EDC" w:rsidP="00376EDC">
            <w:pPr>
              <w:jc w:val="center"/>
              <w:rPr>
                <w:color w:val="C00000"/>
              </w:rPr>
            </w:pPr>
            <w:r>
              <w:rPr>
                <w:i/>
                <w:iCs/>
                <w:sz w:val="20"/>
                <w:szCs w:val="20"/>
              </w:rPr>
              <w:t>Suivi des événements HSE</w:t>
            </w:r>
          </w:p>
        </w:tc>
        <w:tc>
          <w:tcPr>
            <w:tcW w:w="7505" w:type="dxa"/>
          </w:tcPr>
          <w:p w14:paraId="1CC00BC7" w14:textId="40128594" w:rsidR="00376EDC" w:rsidRPr="004B2FD7" w:rsidRDefault="00376EDC" w:rsidP="008963E2">
            <w:pPr>
              <w:widowControl/>
              <w:autoSpaceDE/>
              <w:autoSpaceDN/>
              <w:spacing w:line="278" w:lineRule="auto"/>
            </w:pPr>
            <w:r w:rsidRPr="00C279BC">
              <w:t xml:space="preserve">La </w:t>
            </w:r>
            <w:r w:rsidRPr="000E63A5">
              <w:t>solution devra permettre la déclaration, le suivi et la traçabilité des événements et incidents HSE (incidents, quasi-accidents, anomalies, constats, non-conformités) rattachés au référentiel patrimonial</w:t>
            </w:r>
            <w:r>
              <w:t>.</w:t>
            </w:r>
          </w:p>
        </w:tc>
      </w:tr>
    </w:tbl>
    <w:p w14:paraId="717E69DC" w14:textId="77777777" w:rsidR="008C0E5B" w:rsidRPr="007461B1" w:rsidRDefault="008C0E5B" w:rsidP="00EF0266">
      <w:pPr>
        <w:rPr>
          <w:highlight w:val="yellow"/>
        </w:rPr>
      </w:pPr>
    </w:p>
    <w:p w14:paraId="2CF272F0" w14:textId="31CE3D5F" w:rsidR="00EF0266" w:rsidRPr="00E467C3" w:rsidRDefault="001810B5" w:rsidP="00732075">
      <w:pPr>
        <w:pStyle w:val="Titre6"/>
      </w:pPr>
      <w:r>
        <w:t>Dataroom HSE</w:t>
      </w:r>
    </w:p>
    <w:p w14:paraId="1D1ABB4A" w14:textId="09171A20" w:rsidR="00C94437" w:rsidRDefault="00C94437" w:rsidP="005A30C8">
      <w:r w:rsidRPr="00C94437">
        <w:t xml:space="preserve">Le module devra permettre de centraliser et de suivre l’ensemble des </w:t>
      </w:r>
      <w:r w:rsidR="0014581D">
        <w:t>documents HSE</w:t>
      </w:r>
      <w:r w:rsidR="00063A06">
        <w:t xml:space="preserve"> </w:t>
      </w:r>
      <w:r w:rsidRPr="00C94437">
        <w:t>associés à chaque actif</w:t>
      </w:r>
      <w:r w:rsidR="00063A06">
        <w:t xml:space="preserve"> </w:t>
      </w:r>
      <w:r w:rsidR="00BF1D9A">
        <w:t xml:space="preserve">avec les données clés associées, </w:t>
      </w:r>
      <w:r w:rsidR="00063A06">
        <w:t>tel</w:t>
      </w:r>
      <w:r w:rsidR="00BF1D9A">
        <w:t>le</w:t>
      </w:r>
      <w:r w:rsidR="00063A06">
        <w:t>s que (non exhaustif)</w:t>
      </w:r>
      <w:r w:rsidRPr="00C94437">
        <w:t xml:space="preserve"> :</w:t>
      </w:r>
    </w:p>
    <w:p w14:paraId="62AC0310" w14:textId="77777777" w:rsidR="00B779DB" w:rsidRPr="00C94437" w:rsidRDefault="00B779DB" w:rsidP="00E467C3"/>
    <w:p w14:paraId="258FB96F" w14:textId="32BA0C26" w:rsidR="00C94437" w:rsidRPr="00C94437" w:rsidRDefault="00063A06" w:rsidP="005F5039">
      <w:pPr>
        <w:pStyle w:val="Paragraphedeliste"/>
        <w:numPr>
          <w:ilvl w:val="0"/>
          <w:numId w:val="94"/>
        </w:numPr>
      </w:pPr>
      <w:r>
        <w:rPr>
          <w:b/>
          <w:bCs/>
        </w:rPr>
        <w:t xml:space="preserve">Diagnostic </w:t>
      </w:r>
      <w:r w:rsidR="00C94437" w:rsidRPr="00E467C3">
        <w:rPr>
          <w:b/>
          <w:bCs/>
        </w:rPr>
        <w:t xml:space="preserve">Amiante (DTA) </w:t>
      </w:r>
      <w:r w:rsidR="00C94437" w:rsidRPr="00C94437">
        <w:t>: date du dernier rapport, échéance de mise à jour, niveau de conformité, plan de retrait ou de surveillance associé</w:t>
      </w:r>
    </w:p>
    <w:p w14:paraId="15C9AFF8" w14:textId="0CC405AA" w:rsidR="00C94437" w:rsidRDefault="00C94437" w:rsidP="005F5039">
      <w:pPr>
        <w:pStyle w:val="Paragraphedeliste"/>
        <w:numPr>
          <w:ilvl w:val="0"/>
          <w:numId w:val="94"/>
        </w:numPr>
      </w:pPr>
      <w:r w:rsidRPr="00E467C3">
        <w:rPr>
          <w:b/>
          <w:bCs/>
        </w:rPr>
        <w:t>Diagnostics techniques obligatoires</w:t>
      </w:r>
      <w:r w:rsidRPr="00C94437">
        <w:t xml:space="preserve"> : électricité, gaz, plomb (CREP), attestations d’accessibilité et conformité des installations</w:t>
      </w:r>
    </w:p>
    <w:p w14:paraId="2022898D" w14:textId="37EE5441" w:rsidR="00BF1D9A" w:rsidRPr="00B51C43" w:rsidRDefault="00BF1D9A" w:rsidP="005F5039">
      <w:pPr>
        <w:pStyle w:val="Paragraphedeliste"/>
        <w:numPr>
          <w:ilvl w:val="0"/>
          <w:numId w:val="94"/>
        </w:numPr>
      </w:pPr>
      <w:r>
        <w:rPr>
          <w:b/>
          <w:bCs/>
        </w:rPr>
        <w:t xml:space="preserve">DPE : </w:t>
      </w:r>
      <w:r w:rsidR="00ED11E3" w:rsidRPr="00B51C43">
        <w:t xml:space="preserve">classes et valeurs </w:t>
      </w:r>
      <w:r w:rsidR="00B51C43" w:rsidRPr="00B51C43">
        <w:t>de consommation d’énergie primaire et d’émission de GES</w:t>
      </w:r>
      <w:r w:rsidR="00B51C43">
        <w:t>, date d</w:t>
      </w:r>
      <w:r w:rsidR="00F46CFA">
        <w:t>e réalisation et date</w:t>
      </w:r>
      <w:r w:rsidR="00437A78">
        <w:t xml:space="preserve"> d’expiration</w:t>
      </w:r>
    </w:p>
    <w:p w14:paraId="32F4BDDA" w14:textId="04D5EB3C" w:rsidR="00AC6EC7" w:rsidRDefault="00C215A1" w:rsidP="00AC6EC7">
      <w:pPr>
        <w:pStyle w:val="Paragraphedeliste"/>
        <w:numPr>
          <w:ilvl w:val="0"/>
          <w:numId w:val="94"/>
        </w:numPr>
      </w:pPr>
      <w:r>
        <w:rPr>
          <w:b/>
          <w:bCs/>
        </w:rPr>
        <w:t>Permis de construire, notice de sécurité</w:t>
      </w:r>
      <w:r w:rsidR="007125C3">
        <w:rPr>
          <w:b/>
          <w:bCs/>
        </w:rPr>
        <w:t xml:space="preserve">, </w:t>
      </w:r>
      <w:r w:rsidR="00152803">
        <w:rPr>
          <w:b/>
          <w:bCs/>
        </w:rPr>
        <w:t>etc</w:t>
      </w:r>
    </w:p>
    <w:p w14:paraId="7C9296C1" w14:textId="77777777" w:rsidR="0064332C" w:rsidRDefault="0064332C" w:rsidP="005A30C8"/>
    <w:p w14:paraId="6BD3A7CB" w14:textId="49837303" w:rsidR="0064332C" w:rsidRDefault="0064332C" w:rsidP="00E467C3">
      <w:r>
        <w:t xml:space="preserve">Les </w:t>
      </w:r>
      <w:r w:rsidR="00EE481A">
        <w:t>différents rapports et diagnostics seront stockés dans la GED et référencés afin de simplifier leur consultation.</w:t>
      </w:r>
      <w:r w:rsidR="00162833">
        <w:t xml:space="preserve"> </w:t>
      </w:r>
      <w:r w:rsidR="00C53EBA">
        <w:t xml:space="preserve">Les informations principales devront pouvoir être </w:t>
      </w:r>
      <w:r w:rsidR="00654036">
        <w:t>extraites automatiquement</w:t>
      </w:r>
      <w:r w:rsidR="00C53EBA">
        <w:t xml:space="preserve"> </w:t>
      </w:r>
      <w:r w:rsidR="001B3998">
        <w:t>depuis les documents (</w:t>
      </w:r>
      <w:r w:rsidR="001B3998" w:rsidRPr="00654036">
        <w:rPr>
          <w:i/>
          <w:iCs/>
        </w:rPr>
        <w:t>cf. 4.2.2.1.1</w:t>
      </w:r>
      <w:r w:rsidR="00654036" w:rsidRPr="00654036">
        <w:rPr>
          <w:i/>
          <w:iCs/>
        </w:rPr>
        <w:t xml:space="preserve"> – Ingestion de documents via OCR</w:t>
      </w:r>
      <w:r w:rsidR="00654036">
        <w:t>).</w:t>
      </w:r>
    </w:p>
    <w:p w14:paraId="35A9A145" w14:textId="77777777" w:rsidR="00376EDC" w:rsidRDefault="00376EDC" w:rsidP="00E467C3"/>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376EDC" w:rsidRPr="00BC312D" w14:paraId="0A090C30" w14:textId="77777777" w:rsidTr="00376EDC">
        <w:trPr>
          <w:trHeight w:val="965"/>
        </w:trPr>
        <w:tc>
          <w:tcPr>
            <w:tcW w:w="1565" w:type="dxa"/>
          </w:tcPr>
          <w:p w14:paraId="017DFC70" w14:textId="77777777" w:rsidR="00376EDC" w:rsidRDefault="00376EDC" w:rsidP="00376EDC">
            <w:pPr>
              <w:jc w:val="center"/>
              <w:rPr>
                <w:color w:val="C00000"/>
              </w:rPr>
            </w:pPr>
            <w:r w:rsidRPr="004E1FF9">
              <w:rPr>
                <w:color w:val="C00000"/>
              </w:rPr>
              <w:t>Exigence n°</w:t>
            </w:r>
            <w:r>
              <w:rPr>
                <w:color w:val="C00000"/>
              </w:rPr>
              <w:t>xx</w:t>
            </w:r>
          </w:p>
          <w:p w14:paraId="3F4F279A" w14:textId="594A0803" w:rsidR="00376EDC" w:rsidRPr="004E1FF9" w:rsidRDefault="00376EDC" w:rsidP="00376EDC">
            <w:pPr>
              <w:jc w:val="center"/>
              <w:rPr>
                <w:color w:val="C00000"/>
              </w:rPr>
            </w:pPr>
            <w:r>
              <w:rPr>
                <w:i/>
                <w:iCs/>
                <w:sz w:val="20"/>
                <w:szCs w:val="20"/>
              </w:rPr>
              <w:t>Dataroom HSE</w:t>
            </w:r>
          </w:p>
        </w:tc>
        <w:tc>
          <w:tcPr>
            <w:tcW w:w="7505" w:type="dxa"/>
          </w:tcPr>
          <w:p w14:paraId="5AAF16C3" w14:textId="15974A69" w:rsidR="00376EDC" w:rsidRPr="004B2FD7" w:rsidRDefault="00376EDC" w:rsidP="008963E2">
            <w:pPr>
              <w:widowControl/>
              <w:autoSpaceDE/>
              <w:autoSpaceDN/>
              <w:spacing w:line="278" w:lineRule="auto"/>
            </w:pPr>
            <w:r w:rsidRPr="00C279BC">
              <w:t xml:space="preserve">La </w:t>
            </w:r>
            <w:r w:rsidRPr="00E467C3">
              <w:t>solution devra permettre la centralisation, le suivi et la mise à jour de</w:t>
            </w:r>
            <w:r>
              <w:t xml:space="preserve"> tous les documents liés à la conformité HSE des actifs</w:t>
            </w:r>
            <w:r w:rsidR="00437A78">
              <w:t xml:space="preserve"> et les données clés associées.</w:t>
            </w:r>
          </w:p>
        </w:tc>
      </w:tr>
    </w:tbl>
    <w:p w14:paraId="4C919559" w14:textId="77777777" w:rsidR="00BB457B" w:rsidRPr="00D907D0" w:rsidRDefault="00BB457B" w:rsidP="00E467C3">
      <w:pPr>
        <w:widowControl/>
        <w:autoSpaceDE/>
        <w:autoSpaceDN/>
        <w:spacing w:line="278" w:lineRule="auto"/>
        <w:rPr>
          <w:highlight w:val="yellow"/>
        </w:rPr>
      </w:pPr>
    </w:p>
    <w:p w14:paraId="2D8D0372" w14:textId="77777777" w:rsidR="00EF0266" w:rsidRPr="001E1E13" w:rsidRDefault="00EF0266" w:rsidP="00732075">
      <w:pPr>
        <w:pStyle w:val="Titre6"/>
      </w:pPr>
      <w:r w:rsidRPr="001E1E13">
        <w:t>Vérifications périodiques</w:t>
      </w:r>
    </w:p>
    <w:p w14:paraId="171CC38D" w14:textId="4EF4C546" w:rsidR="00A24029" w:rsidRDefault="00A24029" w:rsidP="005A30C8">
      <w:r w:rsidRPr="00A24029">
        <w:t xml:space="preserve">Le module devra permettre la </w:t>
      </w:r>
      <w:r w:rsidRPr="00A24029">
        <w:rPr>
          <w:b/>
          <w:bCs/>
        </w:rPr>
        <w:t>centralisation et la supervision</w:t>
      </w:r>
      <w:r w:rsidRPr="00A24029">
        <w:t xml:space="preserve"> des vérifications périodiques réglementaires réalisées par les mainteneurs, en s’appuyant sur les données issues de leurs outils de GMAO (</w:t>
      </w:r>
      <w:r>
        <w:t>notamment</w:t>
      </w:r>
      <w:r w:rsidRPr="00A24029">
        <w:t xml:space="preserve"> Veolys).</w:t>
      </w:r>
    </w:p>
    <w:p w14:paraId="3CFF12A7" w14:textId="77777777" w:rsidR="007B3C22" w:rsidRDefault="007B3C22" w:rsidP="005A30C8"/>
    <w:p w14:paraId="67401D4B" w14:textId="108C6F8E" w:rsidR="007B3C22" w:rsidRPr="00550FF3" w:rsidRDefault="00E86E01" w:rsidP="007B3C22">
      <w:r w:rsidRPr="00E86E01">
        <w:t>Il devra notamment permettre :</w:t>
      </w:r>
    </w:p>
    <w:p w14:paraId="6BEA638C" w14:textId="3CA5610F" w:rsidR="008E66F0" w:rsidRDefault="004A686D" w:rsidP="005F5039">
      <w:pPr>
        <w:pStyle w:val="Paragraphedeliste"/>
        <w:widowControl/>
        <w:numPr>
          <w:ilvl w:val="0"/>
          <w:numId w:val="95"/>
        </w:numPr>
        <w:autoSpaceDE/>
        <w:autoSpaceDN/>
        <w:spacing w:line="278" w:lineRule="auto"/>
      </w:pPr>
      <w:r w:rsidRPr="008E66F0">
        <w:rPr>
          <w:b/>
          <w:bCs/>
        </w:rPr>
        <w:t>La</w:t>
      </w:r>
      <w:r w:rsidR="008E66F0" w:rsidRPr="008E66F0">
        <w:rPr>
          <w:b/>
          <w:bCs/>
        </w:rPr>
        <w:t xml:space="preserve"> consolidation</w:t>
      </w:r>
      <w:r w:rsidR="008E66F0" w:rsidRPr="008E66F0">
        <w:t xml:space="preserve"> des programmations de contrôles réglementaires</w:t>
      </w:r>
    </w:p>
    <w:p w14:paraId="5BAE5BE4" w14:textId="42614AD3" w:rsidR="008E66F0" w:rsidRDefault="004A686D" w:rsidP="005F5039">
      <w:pPr>
        <w:pStyle w:val="Paragraphedeliste"/>
        <w:widowControl/>
        <w:numPr>
          <w:ilvl w:val="0"/>
          <w:numId w:val="95"/>
        </w:numPr>
        <w:autoSpaceDE/>
        <w:autoSpaceDN/>
        <w:spacing w:line="278" w:lineRule="auto"/>
      </w:pPr>
      <w:r w:rsidRPr="008E66F0">
        <w:t>Le</w:t>
      </w:r>
      <w:r w:rsidR="008E66F0" w:rsidRPr="008E66F0">
        <w:t xml:space="preserve"> </w:t>
      </w:r>
      <w:r w:rsidR="008E66F0" w:rsidRPr="008E66F0">
        <w:rPr>
          <w:b/>
          <w:bCs/>
        </w:rPr>
        <w:t>suivi du statut des interventions</w:t>
      </w:r>
      <w:r w:rsidR="008E66F0" w:rsidRPr="008E66F0">
        <w:t xml:space="preserve"> (réalisées, à venir, en retard)</w:t>
      </w:r>
    </w:p>
    <w:p w14:paraId="4CCBE274" w14:textId="396D645B" w:rsidR="00F37136" w:rsidRDefault="004A686D" w:rsidP="005F5039">
      <w:pPr>
        <w:pStyle w:val="Paragraphedeliste"/>
        <w:widowControl/>
        <w:numPr>
          <w:ilvl w:val="0"/>
          <w:numId w:val="95"/>
        </w:numPr>
        <w:autoSpaceDE/>
        <w:autoSpaceDN/>
        <w:spacing w:line="278" w:lineRule="auto"/>
        <w:rPr>
          <w:del w:id="139" w:author="Victor KAPRIEV" w:date="2025-10-31T16:40:00Z" w16du:dateUtc="2025-10-31T15:40:00Z"/>
        </w:rPr>
      </w:pPr>
      <w:r w:rsidRPr="00F37136">
        <w:t>La</w:t>
      </w:r>
      <w:r w:rsidR="00F37136" w:rsidRPr="00F37136">
        <w:t xml:space="preserve"> </w:t>
      </w:r>
      <w:r w:rsidR="00F37136" w:rsidRPr="00F37136">
        <w:rPr>
          <w:b/>
          <w:bCs/>
        </w:rPr>
        <w:t>supervision des réserves et constats</w:t>
      </w:r>
      <w:r w:rsidR="00F37136" w:rsidRPr="00F37136">
        <w:t xml:space="preserve"> émis, avec visualisation de leur levée et de leur gravité</w:t>
      </w:r>
    </w:p>
    <w:p w14:paraId="233ED609" w14:textId="34AFC3F0" w:rsidR="002626EA" w:rsidRPr="001E1E13" w:rsidRDefault="004A686D">
      <w:pPr>
        <w:pStyle w:val="Paragraphedeliste"/>
        <w:widowControl/>
        <w:numPr>
          <w:ilvl w:val="0"/>
          <w:numId w:val="95"/>
        </w:numPr>
        <w:autoSpaceDE/>
        <w:autoSpaceDN/>
        <w:spacing w:line="278" w:lineRule="auto"/>
        <w:pPrChange w:id="140" w:author="Victor KAPRIEV" w:date="2025-10-31T16:40:00Z" w16du:dateUtc="2025-10-31T15:40:00Z">
          <w:pPr>
            <w:pStyle w:val="Paragraphedeliste"/>
          </w:pPr>
        </w:pPrChange>
      </w:pPr>
      <w:r w:rsidRPr="00F37136">
        <w:t>Le</w:t>
      </w:r>
      <w:r w:rsidR="00F37136" w:rsidRPr="00F37136">
        <w:t xml:space="preserve"> </w:t>
      </w:r>
      <w:r w:rsidR="00F37136" w:rsidRPr="00F37136">
        <w:rPr>
          <w:b/>
          <w:bCs/>
        </w:rPr>
        <w:t>pilotage consolidé</w:t>
      </w:r>
      <w:r w:rsidR="00F37136" w:rsidRPr="00F37136">
        <w:t xml:space="preserve"> des constats et réserves par site, famille d’équipement ou thématique, sur des périodicités trimestrielles et annuelles</w:t>
      </w:r>
    </w:p>
    <w:p w14:paraId="323A586B" w14:textId="3F2D7FFC" w:rsidR="00B675FF" w:rsidRDefault="00B675FF" w:rsidP="005A30C8"/>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814FD6" w:rsidRPr="00BC312D" w14:paraId="303BE7F4" w14:textId="77777777">
        <w:tc>
          <w:tcPr>
            <w:tcW w:w="1565" w:type="dxa"/>
          </w:tcPr>
          <w:p w14:paraId="033FC191" w14:textId="77777777" w:rsidR="00814FD6" w:rsidRDefault="00814FD6">
            <w:pPr>
              <w:jc w:val="center"/>
              <w:rPr>
                <w:color w:val="C00000"/>
              </w:rPr>
            </w:pPr>
            <w:r w:rsidRPr="004E1FF9">
              <w:rPr>
                <w:color w:val="C00000"/>
              </w:rPr>
              <w:t>Exigence n°</w:t>
            </w:r>
            <w:r>
              <w:rPr>
                <w:color w:val="C00000"/>
              </w:rPr>
              <w:t>xx</w:t>
            </w:r>
          </w:p>
          <w:p w14:paraId="3FF17A85" w14:textId="69749C36" w:rsidR="00814FD6" w:rsidRPr="004E1FF9" w:rsidRDefault="00814FD6">
            <w:pPr>
              <w:jc w:val="center"/>
              <w:rPr>
                <w:color w:val="C00000"/>
              </w:rPr>
            </w:pPr>
            <w:r>
              <w:rPr>
                <w:i/>
                <w:iCs/>
                <w:sz w:val="20"/>
                <w:szCs w:val="20"/>
              </w:rPr>
              <w:t>Vérifications périodiques</w:t>
            </w:r>
          </w:p>
        </w:tc>
        <w:tc>
          <w:tcPr>
            <w:tcW w:w="7505" w:type="dxa"/>
          </w:tcPr>
          <w:p w14:paraId="419FF30C" w14:textId="6B1677E7" w:rsidR="00814FD6" w:rsidRPr="00CA3724" w:rsidRDefault="00814FD6">
            <w:r w:rsidRPr="00814FD6">
              <w:t>La solution devra permettre la supervision, le suivi et la consolidation des vérifications périodiques réglementaires et des réserves associées, à partir des données issues des GMAO des mainteneurs.</w:t>
            </w:r>
          </w:p>
        </w:tc>
      </w:tr>
      <w:tr w:rsidR="00A505DE" w:rsidRPr="00BC312D" w14:paraId="4C120A52" w14:textId="77777777">
        <w:tc>
          <w:tcPr>
            <w:tcW w:w="1565" w:type="dxa"/>
          </w:tcPr>
          <w:p w14:paraId="42EE4B4A" w14:textId="77777777" w:rsidR="00A505DE" w:rsidRDefault="00A505DE" w:rsidP="00A505DE">
            <w:pPr>
              <w:jc w:val="center"/>
              <w:rPr>
                <w:color w:val="C00000"/>
              </w:rPr>
            </w:pPr>
            <w:r w:rsidRPr="004E1FF9">
              <w:rPr>
                <w:color w:val="C00000"/>
              </w:rPr>
              <w:lastRenderedPageBreak/>
              <w:t>Exigence n°</w:t>
            </w:r>
            <w:r>
              <w:rPr>
                <w:color w:val="C00000"/>
              </w:rPr>
              <w:t>xx</w:t>
            </w:r>
          </w:p>
          <w:p w14:paraId="1B2C1C35" w14:textId="5B600C39" w:rsidR="00A505DE" w:rsidRPr="004E1FF9" w:rsidRDefault="00A505DE" w:rsidP="00A505DE">
            <w:pPr>
              <w:jc w:val="center"/>
              <w:rPr>
                <w:color w:val="C00000"/>
              </w:rPr>
            </w:pPr>
            <w:r>
              <w:rPr>
                <w:i/>
                <w:iCs/>
                <w:sz w:val="20"/>
                <w:szCs w:val="20"/>
              </w:rPr>
              <w:t>Intégration Bureau Veritas</w:t>
            </w:r>
          </w:p>
        </w:tc>
        <w:tc>
          <w:tcPr>
            <w:tcW w:w="7505" w:type="dxa"/>
          </w:tcPr>
          <w:p w14:paraId="0642CF29" w14:textId="2834E078" w:rsidR="00A505DE" w:rsidRPr="00814FD6" w:rsidRDefault="00A505DE">
            <w:r w:rsidRPr="001E1E13">
              <w:t xml:space="preserve">L’outil </w:t>
            </w:r>
            <w:r>
              <w:t>devra</w:t>
            </w:r>
            <w:r w:rsidRPr="001E1E13">
              <w:t xml:space="preserve"> permettre une intégration automatique avec </w:t>
            </w:r>
            <w:r w:rsidR="005A33F7">
              <w:t>BV Link (</w:t>
            </w:r>
            <w:r w:rsidRPr="001E1E13">
              <w:t xml:space="preserve">Bureau Veritas) pour importer </w:t>
            </w:r>
            <w:r w:rsidR="005A33F7">
              <w:t xml:space="preserve">et stocker </w:t>
            </w:r>
            <w:r w:rsidRPr="001E1E13">
              <w:t>les rapports de visite et observations émises</w:t>
            </w:r>
          </w:p>
        </w:tc>
      </w:tr>
    </w:tbl>
    <w:p w14:paraId="45C720BD" w14:textId="77777777" w:rsidR="00814FD6" w:rsidRDefault="00814FD6" w:rsidP="00E467C3"/>
    <w:p w14:paraId="302785D9" w14:textId="73E934E2" w:rsidR="00600993" w:rsidRDefault="00600993" w:rsidP="00E467C3"/>
    <w:p w14:paraId="327FA5F9" w14:textId="77777777" w:rsidR="00EF0266" w:rsidRPr="00A16899" w:rsidRDefault="00EF0266" w:rsidP="00732075">
      <w:pPr>
        <w:pStyle w:val="Titre6"/>
      </w:pPr>
      <w:r w:rsidRPr="00A16899">
        <w:t>Commissions de sécurité, ICPE et risques techniques</w:t>
      </w:r>
    </w:p>
    <w:p w14:paraId="660F062A" w14:textId="549EABC0" w:rsidR="00EF0266" w:rsidRPr="00A16899" w:rsidRDefault="00EF0266" w:rsidP="00EF0266">
      <w:r w:rsidRPr="00A16899">
        <w:t xml:space="preserve">Le module </w:t>
      </w:r>
      <w:r w:rsidR="00C12D02">
        <w:t>devra</w:t>
      </w:r>
      <w:r w:rsidR="00C12D02" w:rsidRPr="00A16899">
        <w:t xml:space="preserve"> </w:t>
      </w:r>
      <w:r w:rsidRPr="00A16899">
        <w:t xml:space="preserve">permettre le </w:t>
      </w:r>
      <w:r w:rsidRPr="00E467C3">
        <w:t>pilotage opérationnel des dispositifs de sécurité, environnement et risques techniques majeurs</w:t>
      </w:r>
      <w:r w:rsidRPr="00A16899">
        <w:t xml:space="preserve"> :</w:t>
      </w:r>
    </w:p>
    <w:p w14:paraId="4AF285B0" w14:textId="77777777" w:rsidR="0089613B" w:rsidRPr="00A16899" w:rsidRDefault="0089613B" w:rsidP="00EF0266"/>
    <w:p w14:paraId="696C68C0" w14:textId="6111D0FF" w:rsidR="00EF0266" w:rsidRPr="00A16899" w:rsidRDefault="00EF0266" w:rsidP="005F5039">
      <w:pPr>
        <w:widowControl/>
        <w:numPr>
          <w:ilvl w:val="0"/>
          <w:numId w:val="61"/>
        </w:numPr>
        <w:autoSpaceDE/>
        <w:autoSpaceDN/>
        <w:spacing w:line="278" w:lineRule="auto"/>
      </w:pPr>
      <w:r w:rsidRPr="00A16899">
        <w:rPr>
          <w:b/>
          <w:bCs/>
        </w:rPr>
        <w:t>Commissions de sécurité ERP</w:t>
      </w:r>
      <w:r w:rsidRPr="00A16899">
        <w:t xml:space="preserve"> : suivi des visites, avis rendus, prescriptions, taux de levée et dates limites de mise en conformité</w:t>
      </w:r>
    </w:p>
    <w:p w14:paraId="7EFB7260" w14:textId="0906B31B" w:rsidR="00EF0266" w:rsidRPr="00A16899" w:rsidRDefault="00EF0266" w:rsidP="005F5039">
      <w:pPr>
        <w:widowControl/>
        <w:numPr>
          <w:ilvl w:val="0"/>
          <w:numId w:val="61"/>
        </w:numPr>
        <w:autoSpaceDE/>
        <w:autoSpaceDN/>
        <w:spacing w:line="278" w:lineRule="auto"/>
      </w:pPr>
      <w:r w:rsidRPr="00A16899">
        <w:rPr>
          <w:b/>
          <w:bCs/>
        </w:rPr>
        <w:t>ICPE</w:t>
      </w:r>
      <w:r w:rsidRPr="00A16899">
        <w:t xml:space="preserve"> : recensement des installations classées, statut bailleur / preneur, suivi des contrôles périodiques, réserves majeures et plans d’action environnementaux</w:t>
      </w:r>
    </w:p>
    <w:p w14:paraId="0F5FCAE8" w14:textId="22F631CF" w:rsidR="00EF0266" w:rsidRPr="00A16899" w:rsidRDefault="00EF0266" w:rsidP="005F5039">
      <w:pPr>
        <w:widowControl/>
        <w:numPr>
          <w:ilvl w:val="0"/>
          <w:numId w:val="61"/>
        </w:numPr>
        <w:autoSpaceDE/>
        <w:autoSpaceDN/>
        <w:spacing w:line="278" w:lineRule="auto"/>
      </w:pPr>
      <w:r w:rsidRPr="00A16899">
        <w:rPr>
          <w:b/>
          <w:bCs/>
        </w:rPr>
        <w:t>Risques techniques et infrastructures sensibles</w:t>
      </w:r>
      <w:r w:rsidRPr="00A16899">
        <w:t xml:space="preserve"> : suivi des contrôles structurels, toitures, ESP, IRVE, ombrières solaires, GTB (Décret BACS), F-GAS, accessibilité PMR, capacité d’accueil, </w:t>
      </w:r>
      <w:r w:rsidR="00152803" w:rsidRPr="00A16899">
        <w:t>etc</w:t>
      </w:r>
    </w:p>
    <w:p w14:paraId="4B8DFA35" w14:textId="77777777" w:rsidR="00421854" w:rsidRDefault="00421854" w:rsidP="005A30C8">
      <w:pPr>
        <w:widowControl/>
        <w:autoSpaceDE/>
        <w:autoSpaceDN/>
        <w:spacing w:line="278" w:lineRule="auto"/>
      </w:pPr>
    </w:p>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421854" w:rsidRPr="00BC312D" w14:paraId="28B6AC9B" w14:textId="77777777">
        <w:tc>
          <w:tcPr>
            <w:tcW w:w="1565" w:type="dxa"/>
          </w:tcPr>
          <w:p w14:paraId="1E95799C" w14:textId="77777777" w:rsidR="00421854" w:rsidRDefault="00421854">
            <w:pPr>
              <w:jc w:val="center"/>
              <w:rPr>
                <w:color w:val="C00000"/>
              </w:rPr>
            </w:pPr>
            <w:r w:rsidRPr="004E1FF9">
              <w:rPr>
                <w:color w:val="C00000"/>
              </w:rPr>
              <w:t>Exigence n°</w:t>
            </w:r>
            <w:r>
              <w:rPr>
                <w:color w:val="C00000"/>
              </w:rPr>
              <w:t>xx</w:t>
            </w:r>
          </w:p>
          <w:p w14:paraId="67670E04" w14:textId="635D480C" w:rsidR="00421854" w:rsidRPr="004E1FF9" w:rsidRDefault="00F2204D">
            <w:pPr>
              <w:jc w:val="center"/>
              <w:rPr>
                <w:color w:val="C00000"/>
              </w:rPr>
            </w:pPr>
            <w:r w:rsidRPr="00F2204D">
              <w:rPr>
                <w:i/>
                <w:iCs/>
                <w:sz w:val="20"/>
                <w:szCs w:val="20"/>
              </w:rPr>
              <w:t>Pilotage de la conformité et des risques techniques</w:t>
            </w:r>
          </w:p>
        </w:tc>
        <w:tc>
          <w:tcPr>
            <w:tcW w:w="7505" w:type="dxa"/>
          </w:tcPr>
          <w:p w14:paraId="7791A011" w14:textId="0BB32580" w:rsidR="00421854" w:rsidRPr="00AF6CA9" w:rsidRDefault="00421854">
            <w:r w:rsidRPr="00E467C3">
              <w:t>La solution devra permettre le pilotage et la traçabilité des dispositifs de sécurité, environnement et risques techniques majeurs, incluant le suivi des commissions de sécurité ERP, des installations classées ICPE et des risques techniques et infrastructures sensibles (contrôles structurels, toitures, GTB, F-GAS, accessibilité, etc.)</w:t>
            </w:r>
          </w:p>
        </w:tc>
      </w:tr>
    </w:tbl>
    <w:p w14:paraId="55D3046F" w14:textId="77777777" w:rsidR="00421854" w:rsidRPr="00A16899" w:rsidRDefault="00421854" w:rsidP="00E467C3">
      <w:pPr>
        <w:widowControl/>
        <w:autoSpaceDE/>
        <w:autoSpaceDN/>
        <w:spacing w:line="278" w:lineRule="auto"/>
      </w:pPr>
    </w:p>
    <w:p w14:paraId="49B8350C" w14:textId="77777777" w:rsidR="0037199F" w:rsidRPr="00A16899" w:rsidRDefault="0037199F" w:rsidP="00E467C3">
      <w:pPr>
        <w:widowControl/>
        <w:autoSpaceDE/>
        <w:autoSpaceDN/>
        <w:spacing w:line="278" w:lineRule="auto"/>
      </w:pPr>
    </w:p>
    <w:p w14:paraId="185E2A6A" w14:textId="7B0EA347" w:rsidR="009F0864" w:rsidRPr="0099564D" w:rsidRDefault="009F0864" w:rsidP="00732075">
      <w:pPr>
        <w:pStyle w:val="Titre6"/>
      </w:pPr>
      <w:r w:rsidRPr="0099564D">
        <w:t>P</w:t>
      </w:r>
      <w:r w:rsidR="00140C43">
        <w:t>ilotage des p</w:t>
      </w:r>
      <w:r w:rsidRPr="0099564D">
        <w:t>lan</w:t>
      </w:r>
      <w:r w:rsidR="001209AD">
        <w:t>s</w:t>
      </w:r>
      <w:r w:rsidRPr="0099564D">
        <w:t xml:space="preserve"> d’actions </w:t>
      </w:r>
      <w:r w:rsidR="00140C43">
        <w:t>de mi</w:t>
      </w:r>
      <w:r w:rsidR="001209AD">
        <w:t>se en conformité</w:t>
      </w:r>
    </w:p>
    <w:p w14:paraId="6F8DD163" w14:textId="581C51C8" w:rsidR="009F0864" w:rsidRPr="0099564D" w:rsidRDefault="009F0864" w:rsidP="009F0864">
      <w:r w:rsidRPr="0099564D">
        <w:t xml:space="preserve">Le module doit permettre la </w:t>
      </w:r>
      <w:r w:rsidRPr="00E467C3">
        <w:t>création et l</w:t>
      </w:r>
      <w:r w:rsidR="00AF6CA9" w:rsidRPr="00E467C3">
        <w:t xml:space="preserve">e suivi </w:t>
      </w:r>
      <w:r w:rsidRPr="00E467C3">
        <w:t>de plans d’actions HSE</w:t>
      </w:r>
      <w:r w:rsidRPr="00D166C0">
        <w:t xml:space="preserve"> issu des constats, audits</w:t>
      </w:r>
      <w:r w:rsidR="00C53AA8" w:rsidRPr="00D166C0">
        <w:t xml:space="preserve">, diagnostics </w:t>
      </w:r>
      <w:r w:rsidRPr="00D166C0">
        <w:t>ou inspections</w:t>
      </w:r>
      <w:r w:rsidR="00D166C0">
        <w:t xml:space="preserve">. Il devra permettre : </w:t>
      </w:r>
    </w:p>
    <w:p w14:paraId="2159E1D7" w14:textId="1722605B" w:rsidR="00C53AA8" w:rsidRPr="0099564D" w:rsidRDefault="00D166C0" w:rsidP="005F5039">
      <w:pPr>
        <w:widowControl/>
        <w:numPr>
          <w:ilvl w:val="0"/>
          <w:numId w:val="60"/>
        </w:numPr>
        <w:autoSpaceDE/>
        <w:autoSpaceDN/>
        <w:spacing w:line="278" w:lineRule="auto"/>
      </w:pPr>
      <w:r>
        <w:t xml:space="preserve">La </w:t>
      </w:r>
      <w:r w:rsidR="009F0864" w:rsidRPr="0099564D">
        <w:t>création manuelle ou automati</w:t>
      </w:r>
      <w:r w:rsidR="00CA110D">
        <w:t xml:space="preserve">sée </w:t>
      </w:r>
      <w:r w:rsidR="009F0864" w:rsidRPr="0099564D">
        <w:t xml:space="preserve">d’une </w:t>
      </w:r>
      <w:r w:rsidR="009F0864" w:rsidRPr="00E467C3">
        <w:t>action</w:t>
      </w:r>
      <w:r w:rsidR="009F0864" w:rsidRPr="0099564D">
        <w:t xml:space="preserve"> à partir d’un événement HSE</w:t>
      </w:r>
      <w:r w:rsidR="00C53AA8">
        <w:t>, d’un diagnostic ou d’une vérification périodique</w:t>
      </w:r>
    </w:p>
    <w:p w14:paraId="6B12F639" w14:textId="77777777" w:rsidR="00F0726D" w:rsidRDefault="004C1814" w:rsidP="005F5039">
      <w:pPr>
        <w:widowControl/>
        <w:numPr>
          <w:ilvl w:val="0"/>
          <w:numId w:val="60"/>
        </w:numPr>
        <w:autoSpaceDE/>
        <w:autoSpaceDN/>
        <w:spacing w:line="278" w:lineRule="auto"/>
      </w:pPr>
      <w:r>
        <w:t xml:space="preserve">La </w:t>
      </w:r>
      <w:r w:rsidR="009F0864" w:rsidRPr="0099564D">
        <w:t xml:space="preserve">définition </w:t>
      </w:r>
      <w:r w:rsidR="009F0864" w:rsidRPr="004C1814">
        <w:t xml:space="preserve">des </w:t>
      </w:r>
      <w:r w:rsidR="009F0864" w:rsidRPr="00E467C3">
        <w:t>responsables</w:t>
      </w:r>
      <w:r w:rsidR="009F0864" w:rsidRPr="004C1814">
        <w:t xml:space="preserve">, </w:t>
      </w:r>
      <w:r w:rsidR="009F0864" w:rsidRPr="00E467C3">
        <w:t>délais</w:t>
      </w:r>
      <w:r w:rsidR="009F0864" w:rsidRPr="004C1814">
        <w:t xml:space="preserve">, </w:t>
      </w:r>
      <w:r w:rsidR="009F0864" w:rsidRPr="00E467C3">
        <w:t>priorités</w:t>
      </w:r>
    </w:p>
    <w:p w14:paraId="0F13325B" w14:textId="1436C378" w:rsidR="00525793" w:rsidRDefault="00F0726D" w:rsidP="005F5039">
      <w:pPr>
        <w:widowControl/>
        <w:numPr>
          <w:ilvl w:val="0"/>
          <w:numId w:val="60"/>
        </w:numPr>
        <w:autoSpaceDE/>
        <w:autoSpaceDN/>
        <w:spacing w:line="278" w:lineRule="auto"/>
      </w:pPr>
      <w:r>
        <w:t>L</w:t>
      </w:r>
      <w:r w:rsidRPr="00F0726D">
        <w:t>e rattachement de chaque action à un élément du référentiel patrimonial (site, bâtiment, équipement, etc.)</w:t>
      </w:r>
    </w:p>
    <w:p w14:paraId="6138C918" w14:textId="3F650ED1" w:rsidR="00F0726D" w:rsidRPr="00F0726D" w:rsidRDefault="001209AD" w:rsidP="005F5039">
      <w:pPr>
        <w:pStyle w:val="Paragraphedeliste"/>
        <w:numPr>
          <w:ilvl w:val="0"/>
          <w:numId w:val="60"/>
        </w:numPr>
      </w:pPr>
      <w:r w:rsidRPr="00F0726D">
        <w:t>Le</w:t>
      </w:r>
      <w:r w:rsidR="00F0726D" w:rsidRPr="00F0726D">
        <w:t xml:space="preserve"> suivi de l’avancement et la visualisation consolidée des actions en cours ou clôturées</w:t>
      </w:r>
    </w:p>
    <w:p w14:paraId="32F578DF" w14:textId="77777777" w:rsidR="00F0726D" w:rsidRPr="00E467C3" w:rsidRDefault="00F0726D" w:rsidP="00E467C3">
      <w:pPr>
        <w:widowControl/>
        <w:autoSpaceDE/>
        <w:autoSpaceDN/>
        <w:spacing w:line="278" w:lineRule="auto"/>
        <w:ind w:left="720"/>
      </w:pPr>
    </w:p>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E8075C" w:rsidRPr="00BC312D" w14:paraId="3D9294C7" w14:textId="77777777">
        <w:tc>
          <w:tcPr>
            <w:tcW w:w="1565" w:type="dxa"/>
          </w:tcPr>
          <w:p w14:paraId="792F7FE1" w14:textId="77777777" w:rsidR="00E8075C" w:rsidRDefault="00E8075C">
            <w:pPr>
              <w:jc w:val="center"/>
              <w:rPr>
                <w:color w:val="C00000"/>
              </w:rPr>
            </w:pPr>
            <w:r w:rsidRPr="004E1FF9">
              <w:rPr>
                <w:color w:val="C00000"/>
              </w:rPr>
              <w:t>Exigence n°</w:t>
            </w:r>
            <w:r>
              <w:rPr>
                <w:color w:val="C00000"/>
              </w:rPr>
              <w:t>xx</w:t>
            </w:r>
          </w:p>
          <w:p w14:paraId="2E49D2DA" w14:textId="5EE89F79" w:rsidR="00E8075C" w:rsidRPr="004E1FF9" w:rsidRDefault="00E8075C">
            <w:pPr>
              <w:jc w:val="center"/>
              <w:rPr>
                <w:color w:val="C00000"/>
              </w:rPr>
            </w:pPr>
            <w:r>
              <w:rPr>
                <w:i/>
                <w:iCs/>
                <w:sz w:val="20"/>
                <w:szCs w:val="20"/>
              </w:rPr>
              <w:t>Suivi des plans d’action</w:t>
            </w:r>
          </w:p>
        </w:tc>
        <w:tc>
          <w:tcPr>
            <w:tcW w:w="7505" w:type="dxa"/>
          </w:tcPr>
          <w:p w14:paraId="612AAF43" w14:textId="56C932E7" w:rsidR="00E8075C" w:rsidRPr="00AF6CA9" w:rsidRDefault="00E8075C">
            <w:r w:rsidRPr="00E8075C">
              <w:t>La solution devra permettre la création, le suivi et le pilotage des plans d’action issus des constats, diagnostics ou inspections, avec gestion des responsables, échéances et rattachements au référentiel patrimonial.</w:t>
            </w:r>
          </w:p>
        </w:tc>
      </w:tr>
    </w:tbl>
    <w:p w14:paraId="3BE27F21" w14:textId="77777777" w:rsidR="00E8075C" w:rsidRDefault="00E8075C" w:rsidP="009F0864">
      <w:pPr>
        <w:rPr>
          <w:highlight w:val="yellow"/>
        </w:rPr>
      </w:pPr>
    </w:p>
    <w:p w14:paraId="697BC43A" w14:textId="77777777" w:rsidR="00E8075C" w:rsidRDefault="00E8075C" w:rsidP="009F0864">
      <w:pPr>
        <w:rPr>
          <w:highlight w:val="yellow"/>
        </w:rPr>
      </w:pPr>
    </w:p>
    <w:p w14:paraId="0A6C167E" w14:textId="77777777" w:rsidR="00EF0266" w:rsidRPr="00F71AD6" w:rsidRDefault="00EF0266" w:rsidP="00732075">
      <w:pPr>
        <w:pStyle w:val="Titre6"/>
      </w:pPr>
      <w:r w:rsidRPr="00F71AD6">
        <w:t>Pilotage global et performance HSE</w:t>
      </w:r>
    </w:p>
    <w:p w14:paraId="7C3C8D50" w14:textId="77777777" w:rsidR="00371435" w:rsidRDefault="00DA1CE3" w:rsidP="00DA1CE3">
      <w:pPr>
        <w:widowControl/>
        <w:autoSpaceDE/>
        <w:autoSpaceDN/>
        <w:spacing w:line="278" w:lineRule="auto"/>
      </w:pPr>
      <w:r w:rsidRPr="00DA1CE3">
        <w:t xml:space="preserve">Le module devra consolider l’ensemble des données HSE afin d’offrir </w:t>
      </w:r>
      <w:r w:rsidRPr="00371435">
        <w:t xml:space="preserve">une </w:t>
      </w:r>
      <w:r w:rsidRPr="00E467C3">
        <w:t>vision synthétique et multi-niveaux</w:t>
      </w:r>
      <w:r w:rsidRPr="00371435">
        <w:t xml:space="preserve"> (site, actif, portefeuille) de la conformité et de la performance du patrimoine.</w:t>
      </w:r>
    </w:p>
    <w:p w14:paraId="15B3EA52" w14:textId="0C2ED8B7" w:rsidR="00DA1CE3" w:rsidRPr="00DA1CE3" w:rsidRDefault="00DA1CE3" w:rsidP="00DA1CE3">
      <w:pPr>
        <w:widowControl/>
        <w:autoSpaceDE/>
        <w:autoSpaceDN/>
        <w:spacing w:line="278" w:lineRule="auto"/>
      </w:pPr>
      <w:r w:rsidRPr="00371435">
        <w:br/>
        <w:t>Il devra permettre :</w:t>
      </w:r>
    </w:p>
    <w:p w14:paraId="3231027D" w14:textId="24D7F9C2" w:rsidR="00DA1CE3" w:rsidRDefault="00580A6B" w:rsidP="005F5039">
      <w:pPr>
        <w:widowControl/>
        <w:numPr>
          <w:ilvl w:val="0"/>
          <w:numId w:val="96"/>
        </w:numPr>
        <w:autoSpaceDE/>
        <w:autoSpaceDN/>
        <w:spacing w:line="278" w:lineRule="auto"/>
      </w:pPr>
      <w:r w:rsidRPr="00DA1CE3">
        <w:t>Le</w:t>
      </w:r>
      <w:r w:rsidR="00DA1CE3" w:rsidRPr="00DA1CE3">
        <w:t xml:space="preserve"> </w:t>
      </w:r>
      <w:r w:rsidR="00DA1CE3" w:rsidRPr="00DA1CE3">
        <w:rPr>
          <w:b/>
          <w:bCs/>
        </w:rPr>
        <w:t xml:space="preserve">suivi du taux de couverture </w:t>
      </w:r>
      <w:r>
        <w:rPr>
          <w:b/>
          <w:bCs/>
        </w:rPr>
        <w:t xml:space="preserve">des documents et données </w:t>
      </w:r>
      <w:r w:rsidR="00DA1CE3" w:rsidRPr="00DA1CE3">
        <w:rPr>
          <w:b/>
          <w:bCs/>
        </w:rPr>
        <w:t>HSE</w:t>
      </w:r>
      <w:r w:rsidR="00DA1CE3" w:rsidRPr="00DA1CE3">
        <w:t xml:space="preserve"> par actif, thématique et typologie de risque</w:t>
      </w:r>
    </w:p>
    <w:p w14:paraId="781AB23C" w14:textId="008A93D5" w:rsidR="00E95807" w:rsidRPr="00DA1CE3" w:rsidRDefault="00E95807" w:rsidP="005F5039">
      <w:pPr>
        <w:widowControl/>
        <w:numPr>
          <w:ilvl w:val="0"/>
          <w:numId w:val="96"/>
        </w:numPr>
        <w:autoSpaceDE/>
        <w:autoSpaceDN/>
        <w:spacing w:line="278" w:lineRule="auto"/>
      </w:pPr>
      <w:r>
        <w:t xml:space="preserve">Le </w:t>
      </w:r>
      <w:r w:rsidRPr="00E467C3">
        <w:rPr>
          <w:b/>
          <w:bCs/>
        </w:rPr>
        <w:t>taux de conformité</w:t>
      </w:r>
      <w:r w:rsidRPr="00E95807">
        <w:t xml:space="preserve"> des contrôles réglementaires</w:t>
      </w:r>
    </w:p>
    <w:p w14:paraId="1D393FD1" w14:textId="579E2ACC" w:rsidR="00DA1CE3" w:rsidRPr="00DA1CE3" w:rsidRDefault="00580A6B" w:rsidP="005F5039">
      <w:pPr>
        <w:widowControl/>
        <w:numPr>
          <w:ilvl w:val="0"/>
          <w:numId w:val="96"/>
        </w:numPr>
        <w:autoSpaceDE/>
        <w:autoSpaceDN/>
        <w:spacing w:line="278" w:lineRule="auto"/>
      </w:pPr>
      <w:r w:rsidRPr="00DA1CE3">
        <w:t>Le</w:t>
      </w:r>
      <w:r w:rsidR="00DA1CE3" w:rsidRPr="00DA1CE3">
        <w:t xml:space="preserve"> </w:t>
      </w:r>
      <w:r w:rsidR="00DA1CE3" w:rsidRPr="00DA1CE3">
        <w:rPr>
          <w:b/>
          <w:bCs/>
        </w:rPr>
        <w:t>suivi de l’évolution annuelle des réserves et observations</w:t>
      </w:r>
      <w:r w:rsidR="00DA1CE3" w:rsidRPr="00DA1CE3">
        <w:t>, par nature et gravité</w:t>
      </w:r>
    </w:p>
    <w:p w14:paraId="3851F690" w14:textId="790FA958" w:rsidR="00DA1CE3" w:rsidRPr="00DA1CE3" w:rsidRDefault="00580A6B" w:rsidP="005F5039">
      <w:pPr>
        <w:widowControl/>
        <w:numPr>
          <w:ilvl w:val="0"/>
          <w:numId w:val="96"/>
        </w:numPr>
        <w:autoSpaceDE/>
        <w:autoSpaceDN/>
        <w:spacing w:line="278" w:lineRule="auto"/>
      </w:pPr>
      <w:r w:rsidRPr="00DA1CE3">
        <w:lastRenderedPageBreak/>
        <w:t>L’identification</w:t>
      </w:r>
      <w:r w:rsidR="00DA1CE3" w:rsidRPr="00DA1CE3">
        <w:rPr>
          <w:b/>
          <w:bCs/>
        </w:rPr>
        <w:t xml:space="preserve"> des actifs en alerte</w:t>
      </w:r>
      <w:r w:rsidR="00DA1CE3" w:rsidRPr="00DA1CE3">
        <w:t xml:space="preserve"> (non-conformité, absence de diagnostic, retard critique)</w:t>
      </w:r>
    </w:p>
    <w:p w14:paraId="3B6CD0A6" w14:textId="0C14FBBC" w:rsidR="00DA1CE3" w:rsidRPr="00DA1CE3" w:rsidRDefault="00580A6B" w:rsidP="005F5039">
      <w:pPr>
        <w:widowControl/>
        <w:numPr>
          <w:ilvl w:val="0"/>
          <w:numId w:val="96"/>
        </w:numPr>
        <w:autoSpaceDE/>
        <w:autoSpaceDN/>
        <w:spacing w:line="278" w:lineRule="auto"/>
      </w:pPr>
      <w:r w:rsidRPr="00DA1CE3">
        <w:t>Le</w:t>
      </w:r>
      <w:r w:rsidR="00DA1CE3" w:rsidRPr="00DA1CE3">
        <w:t xml:space="preserve"> </w:t>
      </w:r>
      <w:r w:rsidR="00DA1CE3" w:rsidRPr="00DA1CE3">
        <w:rPr>
          <w:b/>
          <w:bCs/>
        </w:rPr>
        <w:t>suivi des plans d’action</w:t>
      </w:r>
      <w:r w:rsidR="00DA1CE3" w:rsidRPr="00DA1CE3">
        <w:t xml:space="preserve"> : respect des délais, taux de clôture, avancement global</w:t>
      </w:r>
    </w:p>
    <w:p w14:paraId="588D3E14" w14:textId="473946DF" w:rsidR="00DA1CE3" w:rsidRPr="00DA1CE3" w:rsidRDefault="00580A6B" w:rsidP="005F5039">
      <w:pPr>
        <w:widowControl/>
        <w:numPr>
          <w:ilvl w:val="0"/>
          <w:numId w:val="96"/>
        </w:numPr>
        <w:autoSpaceDE/>
        <w:autoSpaceDN/>
        <w:spacing w:line="278" w:lineRule="auto"/>
      </w:pPr>
      <w:r w:rsidRPr="00DA1CE3">
        <w:t>La</w:t>
      </w:r>
      <w:r w:rsidR="00DA1CE3" w:rsidRPr="00DA1CE3">
        <w:t xml:space="preserve"> </w:t>
      </w:r>
      <w:r w:rsidR="00DA1CE3" w:rsidRPr="00DA1CE3">
        <w:rPr>
          <w:b/>
          <w:bCs/>
        </w:rPr>
        <w:t>production de reportings dynamiques et exportables</w:t>
      </w:r>
      <w:r w:rsidR="00DA1CE3" w:rsidRPr="00DA1CE3">
        <w:t xml:space="preserve"> vers les outils de pilotage (Excel, Power BI)</w:t>
      </w:r>
    </w:p>
    <w:p w14:paraId="73FB9869" w14:textId="77777777" w:rsidR="00D40D57" w:rsidRPr="00F71AD6" w:rsidRDefault="00D40D57" w:rsidP="00E467C3">
      <w:pPr>
        <w:widowControl/>
        <w:autoSpaceDE/>
        <w:autoSpaceDN/>
        <w:spacing w:line="278" w:lineRule="auto"/>
      </w:pPr>
    </w:p>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371435" w:rsidRPr="00BC312D" w14:paraId="75E77195" w14:textId="77777777">
        <w:tc>
          <w:tcPr>
            <w:tcW w:w="1565" w:type="dxa"/>
          </w:tcPr>
          <w:p w14:paraId="6C6AE8A4" w14:textId="77777777" w:rsidR="00371435" w:rsidRDefault="00371435">
            <w:pPr>
              <w:jc w:val="center"/>
              <w:rPr>
                <w:color w:val="C00000"/>
              </w:rPr>
            </w:pPr>
            <w:r w:rsidRPr="004E1FF9">
              <w:rPr>
                <w:color w:val="C00000"/>
              </w:rPr>
              <w:t>Exigence n°</w:t>
            </w:r>
            <w:r>
              <w:rPr>
                <w:color w:val="C00000"/>
              </w:rPr>
              <w:t>xx</w:t>
            </w:r>
          </w:p>
          <w:p w14:paraId="5C6BD87B" w14:textId="258B85A8" w:rsidR="00371435" w:rsidRPr="004E1FF9" w:rsidRDefault="00E11FC5">
            <w:pPr>
              <w:jc w:val="center"/>
              <w:rPr>
                <w:color w:val="C00000"/>
              </w:rPr>
            </w:pPr>
            <w:r>
              <w:rPr>
                <w:i/>
                <w:iCs/>
                <w:sz w:val="20"/>
                <w:szCs w:val="20"/>
              </w:rPr>
              <w:t>Pilotage global HSE</w:t>
            </w:r>
          </w:p>
        </w:tc>
        <w:tc>
          <w:tcPr>
            <w:tcW w:w="7505" w:type="dxa"/>
          </w:tcPr>
          <w:p w14:paraId="305CDF18" w14:textId="4A98AAA2" w:rsidR="00371435" w:rsidRPr="005C0244" w:rsidRDefault="00512B4A" w:rsidP="005C0244">
            <w:r w:rsidRPr="005C0244">
              <w:t xml:space="preserve">La solution devra permettre la </w:t>
            </w:r>
            <w:r w:rsidRPr="00E467C3">
              <w:t>consolidation et la visualisation</w:t>
            </w:r>
            <w:r w:rsidRPr="005C0244">
              <w:t xml:space="preserve"> des indicateurs HSE à différentes échelles (actif, portefeuille)</w:t>
            </w:r>
            <w:r w:rsidR="005C0244">
              <w:t>.</w:t>
            </w:r>
            <w:r w:rsidR="005C0244" w:rsidRPr="00E467C3">
              <w:t xml:space="preserve"> Ces tableaux de bord devront être dynamiques, filtrables par périmètre (mandat, site, typologie d’actif, prestataire), et fournir des indicateurs visuels (KPIs, alertes couleur).</w:t>
            </w:r>
          </w:p>
        </w:tc>
      </w:tr>
      <w:tr w:rsidR="00512B4A" w:rsidRPr="00BC312D" w14:paraId="7BC18E1A" w14:textId="77777777">
        <w:tc>
          <w:tcPr>
            <w:tcW w:w="1565" w:type="dxa"/>
          </w:tcPr>
          <w:p w14:paraId="5ABD3078" w14:textId="77777777" w:rsidR="00E11FC5" w:rsidRDefault="00E11FC5" w:rsidP="00E11FC5">
            <w:pPr>
              <w:jc w:val="center"/>
              <w:rPr>
                <w:color w:val="C00000"/>
              </w:rPr>
            </w:pPr>
            <w:r w:rsidRPr="004E1FF9">
              <w:rPr>
                <w:color w:val="C00000"/>
              </w:rPr>
              <w:t>Exigence n°</w:t>
            </w:r>
            <w:r>
              <w:rPr>
                <w:color w:val="C00000"/>
              </w:rPr>
              <w:t>xx</w:t>
            </w:r>
          </w:p>
          <w:p w14:paraId="7E7BEB43" w14:textId="4E858E8F" w:rsidR="00512B4A" w:rsidRPr="004E1FF9" w:rsidRDefault="00E11FC5" w:rsidP="00E11FC5">
            <w:pPr>
              <w:jc w:val="center"/>
              <w:rPr>
                <w:color w:val="C00000"/>
              </w:rPr>
            </w:pPr>
            <w:r>
              <w:rPr>
                <w:i/>
                <w:iCs/>
                <w:sz w:val="20"/>
                <w:szCs w:val="20"/>
              </w:rPr>
              <w:t>Exports</w:t>
            </w:r>
          </w:p>
        </w:tc>
        <w:tc>
          <w:tcPr>
            <w:tcW w:w="7505" w:type="dxa"/>
          </w:tcPr>
          <w:p w14:paraId="72FD5562" w14:textId="242FC91C" w:rsidR="00512B4A" w:rsidRPr="005C0244" w:rsidRDefault="00E11FC5">
            <w:r w:rsidRPr="005C0244">
              <w:t xml:space="preserve">La solution devra permettre </w:t>
            </w:r>
            <w:r w:rsidRPr="00E467C3">
              <w:t>l’export automatique ou manuel des données HSE</w:t>
            </w:r>
            <w:r w:rsidRPr="005C0244">
              <w:t xml:space="preserve"> et indicateurs consolidés vers les outils de reporting externes (Excel, Power BI ou équivalents), en garantissant la cohérence et la traçabilité des données exportées.</w:t>
            </w:r>
          </w:p>
        </w:tc>
      </w:tr>
    </w:tbl>
    <w:p w14:paraId="0BE43811" w14:textId="77777777" w:rsidR="006B440E" w:rsidRPr="006B440E" w:rsidRDefault="006B440E" w:rsidP="006B440E"/>
    <w:p w14:paraId="1805A1A5" w14:textId="63064D33" w:rsidR="006B440E" w:rsidRDefault="006B440E" w:rsidP="00E467C3">
      <w:pPr>
        <w:pStyle w:val="Titre4"/>
      </w:pPr>
      <w:r>
        <w:t>Pilotage de l</w:t>
      </w:r>
      <w:r w:rsidR="000718FE">
        <w:t>’exploitation</w:t>
      </w:r>
    </w:p>
    <w:p w14:paraId="142B19A4" w14:textId="77777777" w:rsidR="00FF333F" w:rsidRDefault="00FF333F" w:rsidP="00FF333F"/>
    <w:p w14:paraId="522F6B90" w14:textId="303D9D8B" w:rsidR="00FF333F" w:rsidRDefault="00FF333F" w:rsidP="00FF333F">
      <w:pPr>
        <w:pStyle w:val="Titre5"/>
      </w:pPr>
      <w:r>
        <w:t>Attendus fonctionnels</w:t>
      </w:r>
    </w:p>
    <w:p w14:paraId="2BE0DA64" w14:textId="77777777" w:rsidR="00FF333F" w:rsidRPr="00FF333F" w:rsidRDefault="00FF333F" w:rsidP="00FF333F"/>
    <w:p w14:paraId="38030AFB" w14:textId="77777777" w:rsidR="005F58C3" w:rsidRDefault="005F58C3" w:rsidP="005F58C3"/>
    <w:p w14:paraId="3D986E63" w14:textId="14FF6035" w:rsidR="00E77485" w:rsidRDefault="00A22218" w:rsidP="00FF333F">
      <w:pPr>
        <w:pStyle w:val="Titre6"/>
      </w:pPr>
      <w:r w:rsidRPr="00E467C3">
        <w:rPr>
          <w:i/>
          <w:iCs/>
          <w:color w:val="2F5496" w:themeColor="accent1" w:themeShade="BF"/>
        </w:rPr>
        <w:t>Traçabilité des interventions</w:t>
      </w:r>
    </w:p>
    <w:p w14:paraId="3C577494" w14:textId="767A6CA2" w:rsidR="00E77485" w:rsidRDefault="00A22218" w:rsidP="00E77485">
      <w:r w:rsidRPr="00A22218">
        <w:t xml:space="preserve">Le module devra </w:t>
      </w:r>
      <w:r w:rsidRPr="00E77485">
        <w:t xml:space="preserve">permettre la </w:t>
      </w:r>
      <w:r w:rsidRPr="00E467C3">
        <w:t>récupération, la consolidation et la traçabilité</w:t>
      </w:r>
      <w:r w:rsidRPr="00E77485">
        <w:t xml:space="preserve"> des</w:t>
      </w:r>
      <w:r w:rsidRPr="00A22218">
        <w:t xml:space="preserve"> informations relatives aux interventions </w:t>
      </w:r>
      <w:r w:rsidR="00B101E9">
        <w:t xml:space="preserve">contractuelles et sur devis </w:t>
      </w:r>
      <w:r w:rsidRPr="00A22218">
        <w:t xml:space="preserve">réalisées par les mainteneurs à partir de </w:t>
      </w:r>
      <w:r w:rsidR="00E77485">
        <w:t xml:space="preserve">Veolys ou des </w:t>
      </w:r>
      <w:r w:rsidR="004D6D4E">
        <w:t>outils utilisés par les équipes en l’exploitation des équipements concernés (ex.</w:t>
      </w:r>
      <w:r w:rsidRPr="00A22218">
        <w:t xml:space="preserve"> </w:t>
      </w:r>
      <w:r w:rsidR="004D6D4E">
        <w:t xml:space="preserve">capteurs, bornes IRVE, ascenseurs, </w:t>
      </w:r>
      <w:r w:rsidR="00B101E9">
        <w:t xml:space="preserve">GTB, </w:t>
      </w:r>
      <w:r w:rsidR="00152803">
        <w:t>etc.</w:t>
      </w:r>
      <w:r w:rsidR="00B101E9">
        <w:t>)</w:t>
      </w:r>
    </w:p>
    <w:p w14:paraId="612CECB8" w14:textId="25F17D0F" w:rsidR="00A22218" w:rsidRDefault="00A22218" w:rsidP="00E77485">
      <w:r w:rsidRPr="00A22218">
        <w:br/>
        <w:t xml:space="preserve">L’objectif est de garantir une </w:t>
      </w:r>
      <w:r w:rsidRPr="00A22218">
        <w:rPr>
          <w:b/>
          <w:bCs/>
        </w:rPr>
        <w:t>vision complète du cycle d’intervention</w:t>
      </w:r>
      <w:r w:rsidRPr="00A22218">
        <w:t xml:space="preserve"> à l’échelle du patrimoine, sans double saisie, tout en assurant la cohérence avec le référentiel d’actifs et d’équipements.</w:t>
      </w:r>
    </w:p>
    <w:p w14:paraId="2F5340C5" w14:textId="77777777" w:rsidR="00963F7B" w:rsidRPr="00A22218" w:rsidRDefault="00963F7B" w:rsidP="00E77485"/>
    <w:p w14:paraId="1382459C" w14:textId="77777777" w:rsidR="00A22218" w:rsidRPr="00A22218" w:rsidRDefault="00A22218" w:rsidP="00A22218">
      <w:r w:rsidRPr="00A22218">
        <w:t>Le module devra notamment permettre :</w:t>
      </w:r>
    </w:p>
    <w:p w14:paraId="07B52154" w14:textId="18BFB1B7" w:rsidR="00A22218" w:rsidRPr="00A22218" w:rsidRDefault="004A686D" w:rsidP="005F5039">
      <w:pPr>
        <w:numPr>
          <w:ilvl w:val="0"/>
          <w:numId w:val="98"/>
        </w:numPr>
      </w:pPr>
      <w:r w:rsidRPr="00A22218">
        <w:t>La</w:t>
      </w:r>
      <w:r w:rsidR="00A22218" w:rsidRPr="00A22218">
        <w:t xml:space="preserve"> </w:t>
      </w:r>
      <w:r w:rsidR="00A22218" w:rsidRPr="00A22218">
        <w:rPr>
          <w:b/>
          <w:bCs/>
        </w:rPr>
        <w:t>remontée automatique des ordres de travail (OT)</w:t>
      </w:r>
      <w:r w:rsidR="00A22218" w:rsidRPr="00A22218">
        <w:t xml:space="preserve"> préventifs et curatifs depuis les </w:t>
      </w:r>
      <w:r w:rsidR="005F47B0" w:rsidRPr="005F47B0">
        <w:t>outils utilisés par les</w:t>
      </w:r>
      <w:r w:rsidR="00A22218" w:rsidRPr="005F47B0">
        <w:t xml:space="preserve"> mainteneurs (Veolys ou autres)</w:t>
      </w:r>
    </w:p>
    <w:p w14:paraId="4ACC5B12" w14:textId="74ACB536" w:rsidR="00A22218" w:rsidRPr="00A22218" w:rsidRDefault="004A686D" w:rsidP="005F5039">
      <w:pPr>
        <w:numPr>
          <w:ilvl w:val="0"/>
          <w:numId w:val="98"/>
        </w:numPr>
      </w:pPr>
      <w:r w:rsidRPr="00A22218">
        <w:t>Le</w:t>
      </w:r>
      <w:r w:rsidR="00A22218" w:rsidRPr="00A22218">
        <w:t xml:space="preserve"> </w:t>
      </w:r>
      <w:r w:rsidR="00A22218" w:rsidRPr="00A22218">
        <w:rPr>
          <w:b/>
          <w:bCs/>
        </w:rPr>
        <w:t>rattachement de chaque intervention</w:t>
      </w:r>
      <w:r w:rsidR="00A22218" w:rsidRPr="00A22218">
        <w:t xml:space="preserve"> à l’équipement, au local, au bâtiment et à l’actif correspondant</w:t>
      </w:r>
    </w:p>
    <w:p w14:paraId="1CCEAD4A" w14:textId="38F9BECD" w:rsidR="00A22218" w:rsidRPr="00A22218" w:rsidRDefault="004A686D" w:rsidP="005F5039">
      <w:pPr>
        <w:numPr>
          <w:ilvl w:val="0"/>
          <w:numId w:val="98"/>
        </w:numPr>
      </w:pPr>
      <w:r w:rsidRPr="00A22218">
        <w:t>La</w:t>
      </w:r>
      <w:r w:rsidR="00A22218" w:rsidRPr="00A22218">
        <w:t xml:space="preserve"> </w:t>
      </w:r>
      <w:r w:rsidR="00A22218" w:rsidRPr="00A22218">
        <w:rPr>
          <w:b/>
          <w:bCs/>
        </w:rPr>
        <w:t>consultation de l’historique des interventions</w:t>
      </w:r>
      <w:r w:rsidR="00A22218" w:rsidRPr="00A22218">
        <w:t xml:space="preserve"> par équipement (date, type, </w:t>
      </w:r>
      <w:r w:rsidR="00963F7B">
        <w:t xml:space="preserve">commentaires, </w:t>
      </w:r>
      <w:r w:rsidR="00A22218" w:rsidRPr="00A22218">
        <w:t>statut, pièces jointes)</w:t>
      </w:r>
    </w:p>
    <w:p w14:paraId="3FDAAB00" w14:textId="50A1AA7C" w:rsidR="00A22218" w:rsidRPr="00A22218" w:rsidRDefault="004A686D" w:rsidP="005F5039">
      <w:pPr>
        <w:numPr>
          <w:ilvl w:val="0"/>
          <w:numId w:val="98"/>
        </w:numPr>
      </w:pPr>
      <w:r w:rsidRPr="00A22218">
        <w:t>La</w:t>
      </w:r>
      <w:r w:rsidR="00A22218" w:rsidRPr="00A22218">
        <w:t xml:space="preserve"> </w:t>
      </w:r>
      <w:r w:rsidR="00A22218" w:rsidRPr="00A22218">
        <w:rPr>
          <w:b/>
          <w:bCs/>
        </w:rPr>
        <w:t>traçabilité des statuts et résultats</w:t>
      </w:r>
      <w:r w:rsidR="00A22218" w:rsidRPr="00A22218">
        <w:t xml:space="preserve"> d’intervention (réalisé, en attente, annulé, conforme, non conforme)</w:t>
      </w:r>
    </w:p>
    <w:p w14:paraId="42DF04E7" w14:textId="1FF69F49" w:rsidR="00A22218" w:rsidRDefault="004A686D" w:rsidP="005F5039">
      <w:pPr>
        <w:numPr>
          <w:ilvl w:val="0"/>
          <w:numId w:val="98"/>
        </w:numPr>
      </w:pPr>
      <w:r w:rsidRPr="00A22218">
        <w:t>La</w:t>
      </w:r>
      <w:r w:rsidR="00A22218" w:rsidRPr="00A22218">
        <w:t xml:space="preserve"> </w:t>
      </w:r>
      <w:r w:rsidR="00A22218" w:rsidRPr="00A22218">
        <w:rPr>
          <w:b/>
          <w:bCs/>
        </w:rPr>
        <w:t>synchronisation automatique</w:t>
      </w:r>
      <w:r w:rsidR="00A22218" w:rsidRPr="00A22218">
        <w:t xml:space="preserve"> des informations clés (dates, observations, réserves, pièces jointes</w:t>
      </w:r>
    </w:p>
    <w:p w14:paraId="2185452C" w14:textId="77777777" w:rsidR="006F6A3F" w:rsidRDefault="006F6A3F" w:rsidP="005A30C8"/>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6F6A3F" w:rsidRPr="00BC312D" w14:paraId="451B905F" w14:textId="77777777">
        <w:tc>
          <w:tcPr>
            <w:tcW w:w="1565" w:type="dxa"/>
          </w:tcPr>
          <w:p w14:paraId="054B1287" w14:textId="77777777" w:rsidR="006F6A3F" w:rsidRDefault="006F6A3F">
            <w:pPr>
              <w:jc w:val="center"/>
              <w:rPr>
                <w:color w:val="C00000"/>
              </w:rPr>
            </w:pPr>
            <w:r w:rsidRPr="004E1FF9">
              <w:rPr>
                <w:color w:val="C00000"/>
              </w:rPr>
              <w:t>Exigence n°</w:t>
            </w:r>
            <w:r>
              <w:rPr>
                <w:color w:val="C00000"/>
              </w:rPr>
              <w:t>xx</w:t>
            </w:r>
          </w:p>
          <w:p w14:paraId="2C126D81" w14:textId="4162F776" w:rsidR="006F6A3F" w:rsidRPr="004E1FF9" w:rsidRDefault="002A346A">
            <w:pPr>
              <w:jc w:val="center"/>
              <w:rPr>
                <w:color w:val="C00000"/>
              </w:rPr>
            </w:pPr>
            <w:r>
              <w:rPr>
                <w:i/>
                <w:iCs/>
                <w:sz w:val="20"/>
                <w:szCs w:val="20"/>
              </w:rPr>
              <w:t>Récupération des interventions</w:t>
            </w:r>
          </w:p>
        </w:tc>
        <w:tc>
          <w:tcPr>
            <w:tcW w:w="7505" w:type="dxa"/>
          </w:tcPr>
          <w:p w14:paraId="59FFCAFF" w14:textId="783854BB" w:rsidR="006F6A3F" w:rsidRPr="005C0244" w:rsidRDefault="006F6A3F">
            <w:r w:rsidRPr="006F6A3F">
              <w:t xml:space="preserve">La solution devra permettre la récupération automatique et le suivi des ordres de travail préventifs et curatifs depuis les </w:t>
            </w:r>
            <w:r w:rsidR="005F47B0">
              <w:t xml:space="preserve">outils utilisés par les </w:t>
            </w:r>
            <w:r w:rsidR="005F47B0" w:rsidRPr="005F47B0">
              <w:t>mainteneurs</w:t>
            </w:r>
            <w:r w:rsidRPr="005F47B0">
              <w:t>, avec</w:t>
            </w:r>
            <w:r w:rsidRPr="006F6A3F">
              <w:t xml:space="preserve"> rattachement aux entités patrimoniales concernées et historisation complète des interventions.</w:t>
            </w:r>
          </w:p>
        </w:tc>
      </w:tr>
      <w:tr w:rsidR="00D271E1" w:rsidRPr="00BC312D" w14:paraId="5FE3FD1B" w14:textId="77777777">
        <w:tc>
          <w:tcPr>
            <w:tcW w:w="1565" w:type="dxa"/>
          </w:tcPr>
          <w:p w14:paraId="4008D477" w14:textId="77777777" w:rsidR="00D271E1" w:rsidRDefault="00D271E1" w:rsidP="00D271E1">
            <w:pPr>
              <w:jc w:val="center"/>
              <w:rPr>
                <w:color w:val="C00000"/>
              </w:rPr>
            </w:pPr>
            <w:r w:rsidRPr="004E1FF9">
              <w:rPr>
                <w:color w:val="C00000"/>
              </w:rPr>
              <w:t>Exigence n°</w:t>
            </w:r>
            <w:r>
              <w:rPr>
                <w:color w:val="C00000"/>
              </w:rPr>
              <w:t>xx</w:t>
            </w:r>
          </w:p>
          <w:p w14:paraId="0D1433C0" w14:textId="4F38FE65" w:rsidR="00D271E1" w:rsidRPr="004E1FF9" w:rsidRDefault="00FC588F" w:rsidP="00D271E1">
            <w:pPr>
              <w:jc w:val="center"/>
              <w:rPr>
                <w:color w:val="C00000"/>
              </w:rPr>
            </w:pPr>
            <w:r w:rsidRPr="00FC588F">
              <w:rPr>
                <w:i/>
                <w:iCs/>
                <w:sz w:val="20"/>
                <w:szCs w:val="20"/>
              </w:rPr>
              <w:t>Traçabilité et synchronisation</w:t>
            </w:r>
          </w:p>
        </w:tc>
        <w:tc>
          <w:tcPr>
            <w:tcW w:w="7505" w:type="dxa"/>
          </w:tcPr>
          <w:p w14:paraId="5B121607" w14:textId="67AAEDCC" w:rsidR="00D271E1" w:rsidRPr="006F6A3F" w:rsidRDefault="00D271E1">
            <w:r w:rsidRPr="00D271E1">
              <w:t xml:space="preserve">La solution devra assurer la </w:t>
            </w:r>
            <w:r w:rsidRPr="00E467C3">
              <w:t>traçabilité des interventions</w:t>
            </w:r>
            <w:r w:rsidRPr="00FC588F">
              <w:t xml:space="preserve"> (statuts, résultats, prestataires, documents associés) et la </w:t>
            </w:r>
            <w:r w:rsidRPr="00E467C3">
              <w:t>synchronisation bidirectionnelle des données</w:t>
            </w:r>
            <w:r w:rsidRPr="00FC588F">
              <w:t xml:space="preserve"> avec les outils des mainteneurs</w:t>
            </w:r>
            <w:r>
              <w:t>.</w:t>
            </w:r>
          </w:p>
        </w:tc>
      </w:tr>
    </w:tbl>
    <w:p w14:paraId="1B275BEF" w14:textId="77777777" w:rsidR="00EF0266" w:rsidRDefault="00EF0266" w:rsidP="00EF0266"/>
    <w:p w14:paraId="344434EF" w14:textId="080351F4" w:rsidR="00811A73" w:rsidRDefault="006A3A92" w:rsidP="00FF333F">
      <w:pPr>
        <w:pStyle w:val="Titre6"/>
      </w:pPr>
      <w:r>
        <w:t>Ticketing simple</w:t>
      </w:r>
    </w:p>
    <w:p w14:paraId="5DF2B9B0" w14:textId="77777777" w:rsidR="00A677BE" w:rsidRDefault="006A3A92" w:rsidP="006A3A92">
      <w:r w:rsidRPr="006A3A92">
        <w:t xml:space="preserve">La solution devra également permettre le </w:t>
      </w:r>
      <w:r w:rsidRPr="006A3A92">
        <w:rPr>
          <w:b/>
          <w:bCs/>
        </w:rPr>
        <w:t>suivi des tickets d’exploitation</w:t>
      </w:r>
      <w:r w:rsidRPr="006A3A92">
        <w:t xml:space="preserve"> ne relevant pas directement de la GMAO ou des outils métiers des prestataires.</w:t>
      </w:r>
      <w:r>
        <w:t xml:space="preserve"> </w:t>
      </w:r>
      <w:r w:rsidRPr="006A3A92">
        <w:t xml:space="preserve">Ce module devra </w:t>
      </w:r>
      <w:r>
        <w:t>permettre</w:t>
      </w:r>
      <w:r w:rsidRPr="006A3A92">
        <w:t xml:space="preserve"> </w:t>
      </w:r>
      <w:r>
        <w:t>la</w:t>
      </w:r>
      <w:r w:rsidRPr="006A3A92">
        <w:t xml:space="preserve"> </w:t>
      </w:r>
      <w:r w:rsidRPr="006A3A92">
        <w:rPr>
          <w:b/>
          <w:bCs/>
        </w:rPr>
        <w:lastRenderedPageBreak/>
        <w:t xml:space="preserve">traçabilité </w:t>
      </w:r>
      <w:r w:rsidRPr="006A3A92">
        <w:t>de</w:t>
      </w:r>
      <w:r w:rsidR="00A677BE">
        <w:t xml:space="preserve"> ces </w:t>
      </w:r>
      <w:r w:rsidRPr="006A3A92">
        <w:t xml:space="preserve">demandes d’exploitation avec la possibilité de </w:t>
      </w:r>
      <w:r w:rsidRPr="006A3A92">
        <w:rPr>
          <w:b/>
          <w:bCs/>
        </w:rPr>
        <w:t>créer, qualifier, assigner et clôturer</w:t>
      </w:r>
      <w:r w:rsidRPr="006A3A92">
        <w:t xml:space="preserve"> les tickets, d’y associer des pièces jointes ou commentaires, </w:t>
      </w:r>
    </w:p>
    <w:p w14:paraId="4B1676CA" w14:textId="77777777" w:rsidR="00A677BE" w:rsidRDefault="00A677BE" w:rsidP="006A3A92"/>
    <w:p w14:paraId="41FEC70A" w14:textId="77777777" w:rsidR="00972AC2" w:rsidRDefault="00A677BE" w:rsidP="006A3A92">
      <w:r>
        <w:t xml:space="preserve">Chaque ticket devra pourvoir être </w:t>
      </w:r>
      <w:r w:rsidR="006A3A92" w:rsidRPr="006A3A92">
        <w:rPr>
          <w:b/>
          <w:bCs/>
        </w:rPr>
        <w:t>rattach</w:t>
      </w:r>
      <w:r>
        <w:rPr>
          <w:b/>
          <w:bCs/>
        </w:rPr>
        <w:t>é</w:t>
      </w:r>
      <w:r w:rsidR="006A3A92" w:rsidRPr="006A3A92">
        <w:t xml:space="preserve"> à un </w:t>
      </w:r>
      <w:r>
        <w:t>actif, un ouvrage</w:t>
      </w:r>
      <w:r w:rsidR="00972AC2">
        <w:t xml:space="preserve"> ou un équipement</w:t>
      </w:r>
      <w:r w:rsidR="006A3A92" w:rsidRPr="006A3A92">
        <w:t>.</w:t>
      </w:r>
    </w:p>
    <w:p w14:paraId="4F0F4BBF" w14:textId="1F04A3F4" w:rsidR="006A3A92" w:rsidRPr="006A3A92" w:rsidRDefault="006A3A92" w:rsidP="006A3A92">
      <w:r w:rsidRPr="006A3A92">
        <w:br/>
        <w:t xml:space="preserve">L’objectif est d’assurer une </w:t>
      </w:r>
      <w:r w:rsidRPr="006A3A92">
        <w:rPr>
          <w:b/>
          <w:bCs/>
        </w:rPr>
        <w:t>vision consolidée de l’activité d’exploitation</w:t>
      </w:r>
      <w:r w:rsidRPr="006A3A92">
        <w:t xml:space="preserve">, couvrant à la fois les interventions formalisées dans la GMAO et celles gérées hors périmètre </w:t>
      </w:r>
      <w:r w:rsidR="00972AC2">
        <w:t>des contrats de Facility Management</w:t>
      </w:r>
      <w:r w:rsidRPr="006A3A92">
        <w:t>.</w:t>
      </w:r>
    </w:p>
    <w:p w14:paraId="7AB86393" w14:textId="77777777" w:rsidR="006A3A92" w:rsidRPr="006A3A92" w:rsidRDefault="006A3A92" w:rsidP="006A3A92"/>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972AC2" w:rsidRPr="00BC312D" w14:paraId="3EC64D2D" w14:textId="77777777" w:rsidTr="008963E2">
        <w:tc>
          <w:tcPr>
            <w:tcW w:w="1565" w:type="dxa"/>
          </w:tcPr>
          <w:p w14:paraId="325D154B" w14:textId="77777777" w:rsidR="00972AC2" w:rsidRPr="009709EA" w:rsidRDefault="00972AC2" w:rsidP="008963E2">
            <w:pPr>
              <w:jc w:val="center"/>
              <w:rPr>
                <w:color w:val="C00000"/>
                <w:lang w:val="en-US"/>
              </w:rPr>
            </w:pPr>
            <w:r w:rsidRPr="009709EA">
              <w:rPr>
                <w:color w:val="C00000"/>
                <w:lang w:val="en-US"/>
              </w:rPr>
              <w:t>Exigence n°xx</w:t>
            </w:r>
          </w:p>
          <w:p w14:paraId="3806B4A4" w14:textId="68C7D073" w:rsidR="00972AC2" w:rsidRPr="009709EA" w:rsidRDefault="00972AC2" w:rsidP="008963E2">
            <w:pPr>
              <w:jc w:val="center"/>
              <w:rPr>
                <w:color w:val="C00000"/>
                <w:lang w:val="en-US"/>
              </w:rPr>
            </w:pPr>
            <w:r w:rsidRPr="009709EA">
              <w:rPr>
                <w:i/>
                <w:iCs/>
                <w:sz w:val="20"/>
                <w:szCs w:val="20"/>
                <w:lang w:val="en-US"/>
              </w:rPr>
              <w:t>Ticketing simple</w:t>
            </w:r>
          </w:p>
        </w:tc>
        <w:tc>
          <w:tcPr>
            <w:tcW w:w="7505" w:type="dxa"/>
          </w:tcPr>
          <w:p w14:paraId="744CBB9C" w14:textId="18150480" w:rsidR="00972AC2" w:rsidRPr="005C0244" w:rsidRDefault="0084187B" w:rsidP="008963E2">
            <w:r w:rsidRPr="0084187B">
              <w:t>La solution devra intégrer un module permettant le suivi des tickets d’exploitation hors GMAO</w:t>
            </w:r>
            <w:r>
              <w:t xml:space="preserve"> ou </w:t>
            </w:r>
            <w:r w:rsidR="00E935A0">
              <w:t>outils utilisés</w:t>
            </w:r>
            <w:r>
              <w:t xml:space="preserve"> par les</w:t>
            </w:r>
            <w:r w:rsidR="00E935A0">
              <w:t xml:space="preserve"> mainteneurs</w:t>
            </w:r>
            <w:r w:rsidRPr="0084187B">
              <w:t>, afin d’assurer une traçabilité complète des demandes non couvertes par les outils des prestataires</w:t>
            </w:r>
          </w:p>
        </w:tc>
      </w:tr>
    </w:tbl>
    <w:p w14:paraId="7CD12B89" w14:textId="77777777" w:rsidR="00811A73" w:rsidRDefault="00811A73" w:rsidP="00E935A0"/>
    <w:p w14:paraId="6A0E6944" w14:textId="05FE034C" w:rsidR="006E2594" w:rsidRDefault="006E2594" w:rsidP="00FF333F">
      <w:pPr>
        <w:pStyle w:val="Titre6"/>
      </w:pPr>
      <w:r>
        <w:t>Pilotage</w:t>
      </w:r>
      <w:r w:rsidRPr="009800DF">
        <w:t xml:space="preserve"> de </w:t>
      </w:r>
      <w:r w:rsidR="00E267A1">
        <w:t>l’exploitation</w:t>
      </w:r>
    </w:p>
    <w:p w14:paraId="45E935D6" w14:textId="77777777" w:rsidR="006E2594" w:rsidRPr="001E1E13" w:rsidRDefault="006E2594" w:rsidP="006E2594">
      <w:r w:rsidRPr="000F2BDB">
        <w:t xml:space="preserve">La solution devra permettre la production et la visualisation d’indicateurs de performance relatifs à la maintenance préventive, curative et réglementaire, à l’échelle d’un </w:t>
      </w:r>
      <w:r>
        <w:t>actif</w:t>
      </w:r>
      <w:r w:rsidRPr="000F2BDB">
        <w:t xml:space="preserve"> ou du parc complet.</w:t>
      </w:r>
    </w:p>
    <w:p w14:paraId="1EC32E4F" w14:textId="77777777" w:rsidR="006E2594" w:rsidRDefault="006E2594" w:rsidP="006E2594">
      <w:pPr>
        <w:rPr>
          <w:highlight w:val="yellow"/>
        </w:rPr>
      </w:pPr>
    </w:p>
    <w:p w14:paraId="40D43ED4" w14:textId="69D5CEFE" w:rsidR="006E2594" w:rsidRPr="00CC67FA" w:rsidRDefault="006E2594" w:rsidP="006E2594">
      <w:r w:rsidRPr="00CC67FA">
        <w:t xml:space="preserve">Les indicateurs devront inclure </w:t>
      </w:r>
      <w:r w:rsidR="00194079" w:rsidRPr="00CC67FA">
        <w:t>à</w:t>
      </w:r>
      <w:r w:rsidRPr="00CC67FA">
        <w:t xml:space="preserve"> minima :</w:t>
      </w:r>
    </w:p>
    <w:p w14:paraId="297B1259" w14:textId="32330E07" w:rsidR="006E2594" w:rsidRPr="00CC67FA" w:rsidRDefault="006E2594" w:rsidP="005F5039">
      <w:pPr>
        <w:numPr>
          <w:ilvl w:val="0"/>
          <w:numId w:val="99"/>
        </w:numPr>
      </w:pPr>
      <w:r w:rsidRPr="00E95807">
        <w:t>Le</w:t>
      </w:r>
      <w:r w:rsidRPr="00CC67FA">
        <w:t xml:space="preserve"> </w:t>
      </w:r>
      <w:r w:rsidRPr="00CC67FA">
        <w:rPr>
          <w:b/>
          <w:bCs/>
        </w:rPr>
        <w:t xml:space="preserve">taux de réalisation </w:t>
      </w:r>
      <w:r w:rsidRPr="00CC67FA">
        <w:t>des maintenances préventives</w:t>
      </w:r>
    </w:p>
    <w:p w14:paraId="717BB72C" w14:textId="095F73D1" w:rsidR="006E2594" w:rsidRPr="00CC67FA" w:rsidRDefault="006E2594" w:rsidP="005F5039">
      <w:pPr>
        <w:numPr>
          <w:ilvl w:val="0"/>
          <w:numId w:val="99"/>
        </w:numPr>
      </w:pPr>
      <w:r w:rsidRPr="00E95807">
        <w:t>Le</w:t>
      </w:r>
      <w:r w:rsidRPr="00CC67FA">
        <w:t xml:space="preserve"> respect des</w:t>
      </w:r>
      <w:r w:rsidRPr="00CC67FA">
        <w:rPr>
          <w:b/>
          <w:bCs/>
        </w:rPr>
        <w:t xml:space="preserve"> périodicités planifiées</w:t>
      </w:r>
    </w:p>
    <w:p w14:paraId="322F00D5" w14:textId="00F6C72B" w:rsidR="006E2594" w:rsidRPr="00CC67FA" w:rsidRDefault="006E2594" w:rsidP="005F5039">
      <w:pPr>
        <w:numPr>
          <w:ilvl w:val="0"/>
          <w:numId w:val="99"/>
        </w:numPr>
      </w:pPr>
      <w:r w:rsidRPr="00E95807">
        <w:t>Le</w:t>
      </w:r>
      <w:r w:rsidRPr="00CC67FA">
        <w:t xml:space="preserve"> </w:t>
      </w:r>
      <w:r w:rsidRPr="00CC67FA">
        <w:rPr>
          <w:b/>
          <w:bCs/>
        </w:rPr>
        <w:t xml:space="preserve">nombre et la typologie </w:t>
      </w:r>
      <w:r w:rsidRPr="00CC67FA">
        <w:t xml:space="preserve">des anomalies </w:t>
      </w:r>
      <w:r w:rsidR="00E173A0">
        <w:t>signalés</w:t>
      </w:r>
    </w:p>
    <w:p w14:paraId="503FA9F2" w14:textId="7858B19C" w:rsidR="006E2594" w:rsidRPr="006F52F7" w:rsidRDefault="006E2594" w:rsidP="005F5039">
      <w:pPr>
        <w:numPr>
          <w:ilvl w:val="0"/>
          <w:numId w:val="99"/>
        </w:numPr>
      </w:pPr>
      <w:r w:rsidRPr="00E95807">
        <w:t>Le</w:t>
      </w:r>
      <w:r w:rsidRPr="00CC67FA">
        <w:t xml:space="preserve"> </w:t>
      </w:r>
      <w:r w:rsidRPr="00CC67FA">
        <w:rPr>
          <w:b/>
          <w:bCs/>
        </w:rPr>
        <w:t xml:space="preserve">taux de levée des </w:t>
      </w:r>
      <w:r>
        <w:rPr>
          <w:b/>
          <w:bCs/>
        </w:rPr>
        <w:t>anomalies</w:t>
      </w:r>
      <w:r w:rsidRPr="00CC67FA">
        <w:t xml:space="preserve"> et </w:t>
      </w:r>
      <w:r w:rsidRPr="00CC67FA">
        <w:rPr>
          <w:b/>
          <w:bCs/>
        </w:rPr>
        <w:t>les délais moyens de traitement</w:t>
      </w:r>
    </w:p>
    <w:p w14:paraId="759CA303" w14:textId="6D61F88D" w:rsidR="006F52F7" w:rsidRPr="00CC67FA" w:rsidRDefault="0079762E" w:rsidP="005F5039">
      <w:pPr>
        <w:numPr>
          <w:ilvl w:val="0"/>
          <w:numId w:val="99"/>
        </w:numPr>
      </w:pPr>
      <w:r>
        <w:t xml:space="preserve">La </w:t>
      </w:r>
      <w:r w:rsidRPr="0079762E">
        <w:t>Durée moyenne d’immobilisation par équipement</w:t>
      </w:r>
      <w:r>
        <w:t>, le taux de récurrence des pannes</w:t>
      </w:r>
    </w:p>
    <w:p w14:paraId="35677617" w14:textId="175206A5" w:rsidR="006E2594" w:rsidRPr="00A40997" w:rsidRDefault="00FE37EF" w:rsidP="005F5039">
      <w:pPr>
        <w:numPr>
          <w:ilvl w:val="0"/>
          <w:numId w:val="99"/>
        </w:numPr>
      </w:pPr>
      <w:r w:rsidRPr="00A40997">
        <w:t>La</w:t>
      </w:r>
      <w:r w:rsidR="006E2594" w:rsidRPr="00A40997">
        <w:t xml:space="preserve"> </w:t>
      </w:r>
      <w:r w:rsidR="006E2594" w:rsidRPr="00A40997">
        <w:rPr>
          <w:b/>
          <w:bCs/>
        </w:rPr>
        <w:t>répartition et l’évolution du curatif</w:t>
      </w:r>
      <w:r w:rsidR="006E2594" w:rsidRPr="00A40997">
        <w:t xml:space="preserve"> (par immeuble, par typologie d’équipement, à la maille portefeuille).</w:t>
      </w:r>
    </w:p>
    <w:p w14:paraId="59F3C71A" w14:textId="6EAA9044" w:rsidR="00E173A0" w:rsidRPr="00A40997" w:rsidRDefault="00194079" w:rsidP="008963E2">
      <w:pPr>
        <w:numPr>
          <w:ilvl w:val="0"/>
          <w:numId w:val="99"/>
        </w:numPr>
      </w:pPr>
      <w:r w:rsidRPr="00A40997">
        <w:rPr>
          <w:b/>
          <w:bCs/>
        </w:rPr>
        <w:t xml:space="preserve">Le </w:t>
      </w:r>
      <w:r w:rsidR="00BA1E2F" w:rsidRPr="00A40997">
        <w:rPr>
          <w:b/>
          <w:bCs/>
        </w:rPr>
        <w:t>suivi des interventions</w:t>
      </w:r>
      <w:r w:rsidR="00BA1E2F" w:rsidRPr="00A40997">
        <w:t> (</w:t>
      </w:r>
      <w:r w:rsidR="00A40997" w:rsidRPr="00A40997">
        <w:t>d</w:t>
      </w:r>
      <w:r w:rsidR="00E173A0" w:rsidRPr="00A40997">
        <w:t xml:space="preserve">élais d’intervention, délais de </w:t>
      </w:r>
      <w:r w:rsidR="00075613">
        <w:t>remise en service</w:t>
      </w:r>
      <w:r w:rsidR="00E173A0" w:rsidRPr="00A40997">
        <w:t>,</w:t>
      </w:r>
      <w:r w:rsidR="00B21D88">
        <w:t xml:space="preserve"> délais de remise en service définitive</w:t>
      </w:r>
      <w:r w:rsidR="005F002D">
        <w:t>,</w:t>
      </w:r>
      <w:r w:rsidR="00E173A0" w:rsidRPr="00A40997">
        <w:t xml:space="preserve"> suivi de la récurrence</w:t>
      </w:r>
      <w:r w:rsidR="00A40997" w:rsidRPr="00A40997">
        <w:t>)</w:t>
      </w:r>
    </w:p>
    <w:p w14:paraId="5D2A2DA4" w14:textId="77777777" w:rsidR="006E2594" w:rsidRDefault="006E2594" w:rsidP="006E2594">
      <w:pPr>
        <w:rPr>
          <w:highlight w:val="yellow"/>
        </w:rPr>
      </w:pPr>
    </w:p>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6E2594" w:rsidRPr="00BC312D" w14:paraId="76BDC2FD" w14:textId="77777777">
        <w:tc>
          <w:tcPr>
            <w:tcW w:w="1565" w:type="dxa"/>
          </w:tcPr>
          <w:p w14:paraId="3625CBE3" w14:textId="77777777" w:rsidR="006E2594" w:rsidRDefault="006E2594">
            <w:pPr>
              <w:jc w:val="center"/>
              <w:rPr>
                <w:color w:val="C00000"/>
              </w:rPr>
            </w:pPr>
            <w:r w:rsidRPr="004E1FF9">
              <w:rPr>
                <w:color w:val="C00000"/>
              </w:rPr>
              <w:t>Exigence n°</w:t>
            </w:r>
            <w:r>
              <w:rPr>
                <w:color w:val="C00000"/>
              </w:rPr>
              <w:t>xx</w:t>
            </w:r>
          </w:p>
          <w:p w14:paraId="630B9F1A" w14:textId="77777777" w:rsidR="006E2594" w:rsidRPr="004E1FF9" w:rsidRDefault="006E2594">
            <w:pPr>
              <w:jc w:val="center"/>
              <w:rPr>
                <w:color w:val="C00000"/>
              </w:rPr>
            </w:pPr>
            <w:r>
              <w:rPr>
                <w:i/>
                <w:iCs/>
                <w:sz w:val="20"/>
                <w:szCs w:val="20"/>
              </w:rPr>
              <w:t>Pilotage de la maintenance</w:t>
            </w:r>
          </w:p>
        </w:tc>
        <w:tc>
          <w:tcPr>
            <w:tcW w:w="7505" w:type="dxa"/>
          </w:tcPr>
          <w:p w14:paraId="66E1927D" w14:textId="335A8E40" w:rsidR="006E2594" w:rsidRPr="006F6A3F" w:rsidRDefault="006E2594">
            <w:r w:rsidRPr="00CC67FA">
              <w:t xml:space="preserve">La solution devra permettre la </w:t>
            </w:r>
            <w:r w:rsidRPr="000276BB">
              <w:rPr>
                <w:rPrChange w:id="141" w:author="Victor KAPRIEV" w:date="2025-10-31T16:55:00Z" w16du:dateUtc="2025-10-31T15:55:00Z">
                  <w:rPr>
                    <w:b/>
                    <w:bCs/>
                  </w:rPr>
                </w:rPrChange>
              </w:rPr>
              <w:t>visualisation, l’analyse et l’export</w:t>
            </w:r>
            <w:r w:rsidRPr="00CC67FA">
              <w:t xml:space="preserve"> des indicateurs de performance relatifs à la maintenance préventive, curative et réglementaire, avec un </w:t>
            </w:r>
            <w:r w:rsidRPr="000276BB">
              <w:rPr>
                <w:rPrChange w:id="142" w:author="Victor KAPRIEV" w:date="2025-10-31T16:55:00Z" w16du:dateUtc="2025-10-31T15:55:00Z">
                  <w:rPr>
                    <w:b/>
                    <w:bCs/>
                  </w:rPr>
                </w:rPrChange>
              </w:rPr>
              <w:t>niveau d’analyse multi-échelle</w:t>
            </w:r>
            <w:r w:rsidRPr="00CC67FA">
              <w:t xml:space="preserve"> (équipement, actif, site, portefeuille).</w:t>
            </w:r>
          </w:p>
        </w:tc>
      </w:tr>
    </w:tbl>
    <w:p w14:paraId="68EE4E3B" w14:textId="77777777" w:rsidR="006E2594" w:rsidRDefault="006E2594" w:rsidP="006E2594">
      <w:pPr>
        <w:rPr>
          <w:highlight w:val="yellow"/>
        </w:rPr>
      </w:pPr>
    </w:p>
    <w:p w14:paraId="2A37CBBD" w14:textId="5674F2C4" w:rsidR="002B2FAF" w:rsidRDefault="00FD66BA" w:rsidP="00FF333F">
      <w:pPr>
        <w:pStyle w:val="Titre6"/>
      </w:pPr>
      <w:commentRangeStart w:id="143"/>
      <w:r w:rsidRPr="00FD66BA">
        <w:t>Pilotage des contrats d</w:t>
      </w:r>
      <w:r w:rsidR="00E267A1">
        <w:t>’exploitation</w:t>
      </w:r>
      <w:commentRangeEnd w:id="143"/>
      <w:r w:rsidR="00943376">
        <w:rPr>
          <w:rStyle w:val="Marquedecommentaire"/>
          <w:sz w:val="22"/>
          <w:szCs w:val="22"/>
        </w:rPr>
        <w:commentReference w:id="143"/>
      </w:r>
    </w:p>
    <w:p w14:paraId="2C37C2CA" w14:textId="2C3C3758" w:rsidR="00410631" w:rsidRDefault="00410631" w:rsidP="005A30C8">
      <w:r>
        <w:t xml:space="preserve">Le module devra permettre le suivi </w:t>
      </w:r>
      <w:r w:rsidR="003F4F0B">
        <w:t xml:space="preserve">du respect des mandats </w:t>
      </w:r>
      <w:r>
        <w:t>et le pilotage des contrats d</w:t>
      </w:r>
      <w:r w:rsidR="003F4F0B">
        <w:t xml:space="preserve">’exploitation </w:t>
      </w:r>
      <w:r>
        <w:t>associés aux actifs et équipements du patrimoine.</w:t>
      </w:r>
      <w:r w:rsidR="00E366DA">
        <w:t xml:space="preserve"> </w:t>
      </w:r>
      <w:r>
        <w:t>Il devra offrir une vision consolidée des engagements contractuels, des prestataires associés et des performances mesurées, afin d’assurer le respect des obligations techniques, réglementaires et financières.</w:t>
      </w:r>
    </w:p>
    <w:p w14:paraId="7EF1016F" w14:textId="77777777" w:rsidR="004F65EA" w:rsidRDefault="004F65EA" w:rsidP="005A30C8"/>
    <w:p w14:paraId="13788619" w14:textId="77777777" w:rsidR="004F65EA" w:rsidRPr="004F65EA" w:rsidRDefault="004F65EA" w:rsidP="004F65EA">
      <w:r w:rsidRPr="004F65EA">
        <w:t>Le module devra permettre :</w:t>
      </w:r>
    </w:p>
    <w:p w14:paraId="466E2659" w14:textId="2E9EB73B" w:rsidR="004F65EA" w:rsidRDefault="00AB3192" w:rsidP="005F5039">
      <w:pPr>
        <w:numPr>
          <w:ilvl w:val="0"/>
          <w:numId w:val="100"/>
        </w:numPr>
      </w:pPr>
      <w:r>
        <w:t>La</w:t>
      </w:r>
      <w:r w:rsidR="004F65EA">
        <w:t xml:space="preserve"> </w:t>
      </w:r>
      <w:r w:rsidR="004F65EA" w:rsidRPr="00E467C3">
        <w:rPr>
          <w:b/>
          <w:bCs/>
        </w:rPr>
        <w:t>centralisation des contrats</w:t>
      </w:r>
      <w:r w:rsidR="004F65EA">
        <w:t xml:space="preserve"> de maintenance (type, périmètre, durée, prestataire, </w:t>
      </w:r>
      <w:r>
        <w:t xml:space="preserve">contacts, </w:t>
      </w:r>
      <w:r w:rsidR="004F65EA">
        <w:t>équipements concernés)</w:t>
      </w:r>
    </w:p>
    <w:p w14:paraId="4D4F6607" w14:textId="7B0B6A31" w:rsidR="004F65EA" w:rsidRDefault="00AB3192" w:rsidP="005F5039">
      <w:pPr>
        <w:numPr>
          <w:ilvl w:val="0"/>
          <w:numId w:val="100"/>
        </w:numPr>
      </w:pPr>
      <w:r>
        <w:t>Le</w:t>
      </w:r>
      <w:r w:rsidR="004F65EA">
        <w:t xml:space="preserve"> </w:t>
      </w:r>
      <w:r w:rsidR="004F65EA" w:rsidRPr="00E467C3">
        <w:rPr>
          <w:b/>
          <w:bCs/>
        </w:rPr>
        <w:t>suivi des échéances contractuelles</w:t>
      </w:r>
      <w:r w:rsidR="004F65EA">
        <w:t xml:space="preserve"> (date d’effet, renouvellement, résiliation, préavis)</w:t>
      </w:r>
    </w:p>
    <w:p w14:paraId="6E3B5F61" w14:textId="1714FA64" w:rsidR="004F65EA" w:rsidRDefault="00AB3192" w:rsidP="005F5039">
      <w:pPr>
        <w:numPr>
          <w:ilvl w:val="0"/>
          <w:numId w:val="100"/>
        </w:numPr>
      </w:pPr>
      <w:r>
        <w:t>Le</w:t>
      </w:r>
      <w:r w:rsidR="004F65EA">
        <w:t xml:space="preserve"> </w:t>
      </w:r>
      <w:r w:rsidR="004F65EA" w:rsidRPr="00E467C3">
        <w:rPr>
          <w:b/>
          <w:bCs/>
        </w:rPr>
        <w:t>rattachement des contrats aux actifs,</w:t>
      </w:r>
      <w:r w:rsidR="004F65EA">
        <w:t xml:space="preserve"> équipements </w:t>
      </w:r>
      <w:r w:rsidR="00AB13AA">
        <w:t xml:space="preserve">et OT </w:t>
      </w:r>
      <w:r w:rsidR="004F65EA">
        <w:t>correspondants</w:t>
      </w:r>
    </w:p>
    <w:p w14:paraId="4A6C3CDF" w14:textId="4FD76DD5" w:rsidR="004F65EA" w:rsidRDefault="00AB13AA" w:rsidP="005F5039">
      <w:pPr>
        <w:numPr>
          <w:ilvl w:val="0"/>
          <w:numId w:val="100"/>
        </w:numPr>
      </w:pPr>
      <w:r>
        <w:t>La</w:t>
      </w:r>
      <w:r w:rsidR="004F65EA">
        <w:t xml:space="preserve"> </w:t>
      </w:r>
      <w:r w:rsidR="004F65EA" w:rsidRPr="00E467C3">
        <w:rPr>
          <w:b/>
          <w:bCs/>
        </w:rPr>
        <w:t>visualisation des engagements de service</w:t>
      </w:r>
      <w:r w:rsidR="004F65EA">
        <w:t xml:space="preserve"> : délais d’intervention, taux de réalisation, conformité réglementaire</w:t>
      </w:r>
    </w:p>
    <w:p w14:paraId="32C7811B" w14:textId="77777777" w:rsidR="004F65EA" w:rsidRDefault="004F65EA" w:rsidP="005A30C8"/>
    <w:p w14:paraId="5288059A" w14:textId="61A7B598" w:rsidR="00C32D9A" w:rsidRDefault="00D575C2" w:rsidP="00D575C2">
      <w:r w:rsidRPr="00D575C2">
        <w:t xml:space="preserve">Le module devra </w:t>
      </w:r>
      <w:r>
        <w:t xml:space="preserve">également </w:t>
      </w:r>
      <w:r w:rsidRPr="00D575C2">
        <w:t xml:space="preserve">permettre le </w:t>
      </w:r>
      <w:r w:rsidRPr="00D575C2">
        <w:rPr>
          <w:b/>
          <w:bCs/>
        </w:rPr>
        <w:t>suivi de la performance opérationnelle et contractuelle</w:t>
      </w:r>
      <w:r w:rsidRPr="00D575C2">
        <w:t xml:space="preserve"> des prestataires d</w:t>
      </w:r>
      <w:r w:rsidR="00F617AD">
        <w:t>’exploitation</w:t>
      </w:r>
      <w:r w:rsidRPr="00D575C2">
        <w:t>, afin d’évaluer la qualité de service et la conformité aux engagements.</w:t>
      </w:r>
      <w:r>
        <w:t xml:space="preserve"> </w:t>
      </w:r>
    </w:p>
    <w:p w14:paraId="14263297" w14:textId="77777777" w:rsidR="00C32D9A" w:rsidRDefault="00C32D9A" w:rsidP="00D575C2"/>
    <w:p w14:paraId="2CA33B47" w14:textId="48B242E2" w:rsidR="00D575C2" w:rsidRDefault="00D575C2" w:rsidP="00D575C2">
      <w:r w:rsidRPr="00D575C2">
        <w:t xml:space="preserve">Les indicateurs devront inclure </w:t>
      </w:r>
      <w:r w:rsidR="00793414" w:rsidRPr="00D575C2">
        <w:t>à</w:t>
      </w:r>
      <w:r w:rsidRPr="00D575C2">
        <w:t xml:space="preserve"> minima :</w:t>
      </w:r>
    </w:p>
    <w:p w14:paraId="617C20F6" w14:textId="77777777" w:rsidR="00793414" w:rsidRPr="00D575C2" w:rsidRDefault="00793414" w:rsidP="00D575C2"/>
    <w:p w14:paraId="0D25EFEF" w14:textId="7480BBBC" w:rsidR="00D575C2" w:rsidRPr="00D575C2" w:rsidRDefault="00793414" w:rsidP="005F5039">
      <w:pPr>
        <w:numPr>
          <w:ilvl w:val="0"/>
          <w:numId w:val="101"/>
        </w:numPr>
      </w:pPr>
      <w:r w:rsidRPr="00D575C2">
        <w:lastRenderedPageBreak/>
        <w:t>Le</w:t>
      </w:r>
      <w:r w:rsidR="00D575C2" w:rsidRPr="00D575C2">
        <w:t xml:space="preserve"> </w:t>
      </w:r>
      <w:r w:rsidR="00D575C2" w:rsidRPr="00D575C2">
        <w:rPr>
          <w:b/>
          <w:bCs/>
        </w:rPr>
        <w:t xml:space="preserve">taux de respect des </w:t>
      </w:r>
      <w:r w:rsidR="00D575C2">
        <w:rPr>
          <w:b/>
          <w:bCs/>
        </w:rPr>
        <w:t>engagement</w:t>
      </w:r>
      <w:r w:rsidR="00F711CB">
        <w:rPr>
          <w:b/>
          <w:bCs/>
        </w:rPr>
        <w:t>s</w:t>
      </w:r>
      <w:r w:rsidR="00D575C2" w:rsidRPr="00D575C2">
        <w:rPr>
          <w:b/>
          <w:bCs/>
        </w:rPr>
        <w:t xml:space="preserve"> contractuels</w:t>
      </w:r>
      <w:r w:rsidR="00D575C2" w:rsidRPr="00D575C2">
        <w:t xml:space="preserve"> (délais d’intervention, de résolution, de reporting</w:t>
      </w:r>
      <w:r w:rsidR="00E04B05">
        <w:t xml:space="preserve">, nombre d’heures </w:t>
      </w:r>
      <w:r w:rsidR="00506E58">
        <w:t>réalisés par rapport au nombre d’heures vendues</w:t>
      </w:r>
      <w:r w:rsidR="00D575C2" w:rsidRPr="00D575C2">
        <w:t>)</w:t>
      </w:r>
      <w:del w:id="144" w:author="Victor KAPRIEV" w:date="2025-10-31T16:55:00Z" w16du:dateUtc="2025-10-31T15:55:00Z">
        <w:r w:rsidR="00D575C2" w:rsidRPr="00D575C2">
          <w:delText xml:space="preserve"> ;</w:delText>
        </w:r>
      </w:del>
    </w:p>
    <w:p w14:paraId="03724ED6" w14:textId="0C4B159A" w:rsidR="00D575C2" w:rsidRDefault="00793414" w:rsidP="005F5039">
      <w:pPr>
        <w:numPr>
          <w:ilvl w:val="0"/>
          <w:numId w:val="101"/>
        </w:numPr>
      </w:pPr>
      <w:r w:rsidRPr="00D575C2">
        <w:t>Le</w:t>
      </w:r>
      <w:r w:rsidR="00D575C2" w:rsidRPr="00D575C2">
        <w:t xml:space="preserve"> </w:t>
      </w:r>
      <w:r w:rsidR="00D575C2" w:rsidRPr="00D575C2">
        <w:rPr>
          <w:b/>
          <w:bCs/>
        </w:rPr>
        <w:t>taux de réalisation des maintenances préventives</w:t>
      </w:r>
      <w:r w:rsidR="00D575C2" w:rsidRPr="00D575C2">
        <w:t xml:space="preserve"> et </w:t>
      </w:r>
      <w:r w:rsidR="00D575C2" w:rsidRPr="000F47F6">
        <w:t xml:space="preserve">le </w:t>
      </w:r>
      <w:r w:rsidR="00D575C2" w:rsidRPr="00E467C3">
        <w:t>respect des obligations réglementaires</w:t>
      </w:r>
      <w:del w:id="145" w:author="Victor KAPRIEV" w:date="2025-10-31T16:55:00Z" w16du:dateUtc="2025-10-31T15:55:00Z">
        <w:r w:rsidR="00D575C2" w:rsidRPr="00D575C2">
          <w:delText xml:space="preserve"> ;</w:delText>
        </w:r>
      </w:del>
    </w:p>
    <w:p w14:paraId="6B6D33AF" w14:textId="601225F6" w:rsidR="00D575C2" w:rsidRDefault="00793414" w:rsidP="005F5039">
      <w:pPr>
        <w:numPr>
          <w:ilvl w:val="0"/>
          <w:numId w:val="101"/>
        </w:numPr>
      </w:pPr>
      <w:r w:rsidRPr="00D575C2">
        <w:t>La</w:t>
      </w:r>
      <w:r w:rsidR="00D575C2" w:rsidRPr="00D575C2">
        <w:t xml:space="preserve"> </w:t>
      </w:r>
      <w:r w:rsidR="00D575C2" w:rsidRPr="00D575C2">
        <w:rPr>
          <w:b/>
          <w:bCs/>
        </w:rPr>
        <w:t>part des interventions non conformes</w:t>
      </w:r>
      <w:r w:rsidR="00D575C2" w:rsidRPr="00D575C2">
        <w:t xml:space="preserve"> ou en retard</w:t>
      </w:r>
      <w:del w:id="146" w:author="Victor KAPRIEV" w:date="2025-10-31T16:55:00Z" w16du:dateUtc="2025-10-31T15:55:00Z">
        <w:r w:rsidR="00C32D9A">
          <w:delText>.</w:delText>
        </w:r>
      </w:del>
    </w:p>
    <w:p w14:paraId="5BE8B367" w14:textId="77777777" w:rsidR="003F4F0B" w:rsidRPr="00D575C2" w:rsidRDefault="003F4F0B" w:rsidP="003F4F0B">
      <w:pPr>
        <w:ind w:left="720"/>
      </w:pPr>
    </w:p>
    <w:p w14:paraId="56E12F2E" w14:textId="77777777" w:rsidR="00EC745B" w:rsidRPr="00410631" w:rsidRDefault="00EC745B" w:rsidP="00E467C3"/>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C32D9A" w:rsidRPr="00BC312D" w14:paraId="7E15E358" w14:textId="77777777">
        <w:tc>
          <w:tcPr>
            <w:tcW w:w="1565" w:type="dxa"/>
          </w:tcPr>
          <w:p w14:paraId="11B99DB4" w14:textId="77777777" w:rsidR="00C32D9A" w:rsidRDefault="00C32D9A">
            <w:pPr>
              <w:jc w:val="center"/>
              <w:rPr>
                <w:color w:val="C00000"/>
              </w:rPr>
            </w:pPr>
            <w:r w:rsidRPr="004E1FF9">
              <w:rPr>
                <w:color w:val="C00000"/>
              </w:rPr>
              <w:t>Exigence n°</w:t>
            </w:r>
            <w:r>
              <w:rPr>
                <w:color w:val="C00000"/>
              </w:rPr>
              <w:t>xx</w:t>
            </w:r>
          </w:p>
          <w:p w14:paraId="18E3CB00" w14:textId="5016D292" w:rsidR="00C32D9A" w:rsidRPr="004E1FF9" w:rsidRDefault="000F47F6">
            <w:pPr>
              <w:jc w:val="center"/>
              <w:rPr>
                <w:color w:val="C00000"/>
              </w:rPr>
            </w:pPr>
            <w:r>
              <w:rPr>
                <w:i/>
                <w:iCs/>
                <w:sz w:val="20"/>
                <w:szCs w:val="20"/>
              </w:rPr>
              <w:t>Suivi des contrats</w:t>
            </w:r>
          </w:p>
        </w:tc>
        <w:tc>
          <w:tcPr>
            <w:tcW w:w="7505" w:type="dxa"/>
          </w:tcPr>
          <w:p w14:paraId="75EF72D9" w14:textId="4AFB213F" w:rsidR="00C32D9A" w:rsidRPr="006F6A3F" w:rsidRDefault="000F47F6">
            <w:r w:rsidRPr="000F47F6">
              <w:t>La solution devra permettre la centralisation et le suivi des contrats de maintenance, incluant leurs caractéristiques principales, les équipements couverts, les prestataires associés et les échéances contractuelles.</w:t>
            </w:r>
          </w:p>
        </w:tc>
      </w:tr>
      <w:tr w:rsidR="000F47F6" w:rsidRPr="00BC312D" w14:paraId="3452EB27" w14:textId="77777777">
        <w:tc>
          <w:tcPr>
            <w:tcW w:w="1565" w:type="dxa"/>
          </w:tcPr>
          <w:p w14:paraId="42A5A070" w14:textId="77777777" w:rsidR="000F47F6" w:rsidRDefault="000F47F6" w:rsidP="000F47F6">
            <w:pPr>
              <w:jc w:val="center"/>
              <w:rPr>
                <w:color w:val="C00000"/>
              </w:rPr>
            </w:pPr>
            <w:r w:rsidRPr="004E1FF9">
              <w:rPr>
                <w:color w:val="C00000"/>
              </w:rPr>
              <w:t>Exigence n°</w:t>
            </w:r>
            <w:r>
              <w:rPr>
                <w:color w:val="C00000"/>
              </w:rPr>
              <w:t>xx</w:t>
            </w:r>
          </w:p>
          <w:p w14:paraId="09772806" w14:textId="22C1AA41" w:rsidR="000F47F6" w:rsidRPr="004E1FF9" w:rsidRDefault="00793414" w:rsidP="000F47F6">
            <w:pPr>
              <w:jc w:val="center"/>
              <w:rPr>
                <w:color w:val="C00000"/>
              </w:rPr>
            </w:pPr>
            <w:r w:rsidRPr="00793414">
              <w:rPr>
                <w:i/>
                <w:iCs/>
                <w:sz w:val="20"/>
                <w:szCs w:val="20"/>
              </w:rPr>
              <w:t>Pilotage de la performance contractuelle</w:t>
            </w:r>
          </w:p>
        </w:tc>
        <w:tc>
          <w:tcPr>
            <w:tcW w:w="7505" w:type="dxa"/>
          </w:tcPr>
          <w:p w14:paraId="3B472B3F" w14:textId="03FEDDF0" w:rsidR="000F47F6" w:rsidRPr="000F47F6" w:rsidRDefault="000F47F6">
            <w:r w:rsidRPr="000F47F6">
              <w:t xml:space="preserve">La solution devra permettre le </w:t>
            </w:r>
            <w:r w:rsidRPr="00E467C3">
              <w:t>suivi des engagements de service et des indicateurs de performance</w:t>
            </w:r>
            <w:r w:rsidRPr="000F47F6">
              <w:t xml:space="preserve"> contractuels (</w:t>
            </w:r>
            <w:r w:rsidR="003F4F0B">
              <w:t>niveaux de service</w:t>
            </w:r>
            <w:r w:rsidRPr="000F47F6">
              <w:t xml:space="preserve">, taux de conformité, délais d’intervention, satisfaction), avec possibilité de </w:t>
            </w:r>
            <w:r w:rsidRPr="00E467C3">
              <w:t>reporting consolidé par prestataire ou site</w:t>
            </w:r>
            <w:r w:rsidR="00793414">
              <w:t xml:space="preserve"> ou portefeuille.</w:t>
            </w:r>
          </w:p>
        </w:tc>
      </w:tr>
    </w:tbl>
    <w:p w14:paraId="55580446" w14:textId="77777777" w:rsidR="002B2FAF" w:rsidRDefault="002B2FAF" w:rsidP="005A30C8"/>
    <w:p w14:paraId="3E299570" w14:textId="77777777" w:rsidR="00913655" w:rsidRDefault="00913655" w:rsidP="005A30C8"/>
    <w:p w14:paraId="16A83C87" w14:textId="77777777" w:rsidR="00C32D9A" w:rsidRPr="002B2FAF" w:rsidRDefault="00C32D9A" w:rsidP="00E467C3"/>
    <w:p w14:paraId="2902840E" w14:textId="77777777" w:rsidR="001D2157" w:rsidRPr="002F2963" w:rsidRDefault="001D2157" w:rsidP="001D2157">
      <w:pPr>
        <w:pStyle w:val="Titre4"/>
      </w:pPr>
      <w:r>
        <w:t xml:space="preserve">Reporting </w:t>
      </w:r>
      <w:r w:rsidRPr="002F2963">
        <w:t>&amp; benchmark</w:t>
      </w:r>
    </w:p>
    <w:p w14:paraId="6706AB6C" w14:textId="77777777" w:rsidR="001D2157" w:rsidRDefault="001D2157" w:rsidP="001D2157"/>
    <w:p w14:paraId="2DA60D6A" w14:textId="249577FE" w:rsidR="001D2157" w:rsidRDefault="001D2157" w:rsidP="001D2157">
      <w:pPr>
        <w:pStyle w:val="Titre5"/>
      </w:pPr>
      <w:r>
        <w:t>Attendus fonctionnels</w:t>
      </w:r>
    </w:p>
    <w:p w14:paraId="5786BBAD" w14:textId="77777777" w:rsidR="001D2157" w:rsidRPr="000D6DD1" w:rsidRDefault="001D2157" w:rsidP="001D2157"/>
    <w:p w14:paraId="2943ADAE" w14:textId="30EB1B74" w:rsidR="00F11CB6" w:rsidRPr="00F11CB6" w:rsidRDefault="001D2157" w:rsidP="00E935A0">
      <w:pPr>
        <w:pStyle w:val="Titre6"/>
      </w:pPr>
      <w:r>
        <w:t xml:space="preserve">Tableaux de bord et </w:t>
      </w:r>
      <w:r w:rsidRPr="002F2963">
        <w:t>analyses multicritères</w:t>
      </w:r>
    </w:p>
    <w:p w14:paraId="7073075B" w14:textId="0D640EB0" w:rsidR="001D2157" w:rsidRDefault="001D2157" w:rsidP="001D2157">
      <w:r w:rsidRPr="000D6DD1">
        <w:t xml:space="preserve">Le module de reporting devra offrir une </w:t>
      </w:r>
      <w:r w:rsidRPr="000D6DD1">
        <w:rPr>
          <w:b/>
          <w:bCs/>
        </w:rPr>
        <w:t>visualisation globale, hiérarchisée et dynamique</w:t>
      </w:r>
      <w:r w:rsidRPr="000D6DD1">
        <w:t xml:space="preserve"> </w:t>
      </w:r>
      <w:r w:rsidR="00806CF2" w:rsidRPr="00806CF2">
        <w:rPr>
          <w:b/>
          <w:bCs/>
        </w:rPr>
        <w:t xml:space="preserve">et configurable </w:t>
      </w:r>
      <w:r w:rsidRPr="000D6DD1">
        <w:t>du patrimoine immobilier, intégrant l’ensemble des actifs gérés (</w:t>
      </w:r>
      <w:r w:rsidR="00806CF2">
        <w:t>fonds,</w:t>
      </w:r>
      <w:r w:rsidR="00394912">
        <w:t xml:space="preserve"> </w:t>
      </w:r>
      <w:r w:rsidRPr="000D6DD1">
        <w:t xml:space="preserve">sites, bâtiments, locaux, équipements). Il devra permettre </w:t>
      </w:r>
      <w:r w:rsidR="00030421" w:rsidRPr="000D6DD1">
        <w:t>une lecture multi-niveau</w:t>
      </w:r>
      <w:r w:rsidRPr="000D6DD1">
        <w:t xml:space="preserve"> :</w:t>
      </w:r>
    </w:p>
    <w:p w14:paraId="07EE208E" w14:textId="77777777" w:rsidR="001D2157" w:rsidRPr="000D6DD1" w:rsidRDefault="001D2157" w:rsidP="001D2157"/>
    <w:p w14:paraId="556389AD" w14:textId="77777777" w:rsidR="001D2157" w:rsidRPr="000D6DD1" w:rsidRDefault="001D2157" w:rsidP="005F5039">
      <w:pPr>
        <w:numPr>
          <w:ilvl w:val="0"/>
          <w:numId w:val="105"/>
        </w:numPr>
      </w:pPr>
      <w:r w:rsidRPr="000D6DD1">
        <w:t>Patrimoine global (sites / pays le cas échéant),</w:t>
      </w:r>
    </w:p>
    <w:p w14:paraId="66A5A47C" w14:textId="54A8BF45" w:rsidR="001D2157" w:rsidRPr="000D6DD1" w:rsidRDefault="001D2157" w:rsidP="005F5039">
      <w:pPr>
        <w:numPr>
          <w:ilvl w:val="0"/>
          <w:numId w:val="105"/>
        </w:numPr>
      </w:pPr>
      <w:r w:rsidRPr="000D6DD1">
        <w:t xml:space="preserve">Portefeuille d’actifs (par propriétaire, région ou </w:t>
      </w:r>
      <w:r w:rsidR="00394912">
        <w:t>classes</w:t>
      </w:r>
      <w:r w:rsidRPr="000D6DD1">
        <w:t xml:space="preserve"> d’actif),</w:t>
      </w:r>
    </w:p>
    <w:p w14:paraId="7BA425CD" w14:textId="77777777" w:rsidR="001D2157" w:rsidRDefault="001D2157" w:rsidP="005F5039">
      <w:pPr>
        <w:numPr>
          <w:ilvl w:val="0"/>
          <w:numId w:val="105"/>
        </w:numPr>
      </w:pPr>
      <w:r w:rsidRPr="000D6DD1">
        <w:t>Détail par bâtiment ou zone fonctionnelle.</w:t>
      </w:r>
    </w:p>
    <w:p w14:paraId="634B13DE" w14:textId="77777777" w:rsidR="001D2157" w:rsidRPr="000D6DD1" w:rsidRDefault="001D2157" w:rsidP="001D2157">
      <w:pPr>
        <w:ind w:left="720"/>
      </w:pPr>
    </w:p>
    <w:p w14:paraId="52462927" w14:textId="6426DAF5" w:rsidR="001D2157" w:rsidRDefault="001D2157" w:rsidP="001D2157">
      <w:r w:rsidRPr="000D6DD1">
        <w:t xml:space="preserve">Le système devra agréger en temps réel les </w:t>
      </w:r>
      <w:r w:rsidRPr="000D6DD1">
        <w:rPr>
          <w:b/>
          <w:bCs/>
        </w:rPr>
        <w:t>indicateurs clés issus des différents modules</w:t>
      </w:r>
      <w:r w:rsidRPr="000D6DD1">
        <w:t xml:space="preserve"> de la solution</w:t>
      </w:r>
      <w:r>
        <w:t>, tels que</w:t>
      </w:r>
      <w:r w:rsidR="0067675B">
        <w:t xml:space="preserve"> défini précédemment dans les différents chapitres </w:t>
      </w:r>
      <w:r w:rsidRPr="000D6DD1">
        <w:t>:</w:t>
      </w:r>
    </w:p>
    <w:p w14:paraId="68A5A085" w14:textId="77777777" w:rsidR="001D2157" w:rsidRPr="000D6DD1" w:rsidRDefault="001D2157" w:rsidP="001D2157"/>
    <w:p w14:paraId="350C08FA" w14:textId="325A6E80" w:rsidR="001D2157" w:rsidRPr="000D6DD1" w:rsidRDefault="001D2157" w:rsidP="005F5039">
      <w:pPr>
        <w:numPr>
          <w:ilvl w:val="0"/>
          <w:numId w:val="106"/>
        </w:numPr>
      </w:pPr>
      <w:r w:rsidRPr="000D6DD1">
        <w:t>Données d’actifs (</w:t>
      </w:r>
      <w:r w:rsidR="0067675B">
        <w:t xml:space="preserve">ex. </w:t>
      </w:r>
      <w:r w:rsidRPr="000D6DD1">
        <w:t>nombre d’équipements, âge moyen, criticité, taux d’obsolescence),</w:t>
      </w:r>
    </w:p>
    <w:p w14:paraId="29C11F8F" w14:textId="790D9161" w:rsidR="001D2157" w:rsidRPr="000D6DD1" w:rsidRDefault="001D2157" w:rsidP="005F5039">
      <w:pPr>
        <w:numPr>
          <w:ilvl w:val="0"/>
          <w:numId w:val="106"/>
        </w:numPr>
      </w:pPr>
      <w:r w:rsidRPr="000D6DD1">
        <w:t>Données d’exploitation (</w:t>
      </w:r>
      <w:r w:rsidR="0067675B">
        <w:t xml:space="preserve">ex. </w:t>
      </w:r>
      <w:r w:rsidRPr="000D6DD1">
        <w:t>taux de disponibilité, coûts de maintenance, volumes d’interventions),</w:t>
      </w:r>
    </w:p>
    <w:p w14:paraId="70E48863" w14:textId="347923FE" w:rsidR="001D2157" w:rsidRPr="000D6DD1" w:rsidRDefault="001D2157" w:rsidP="005F5039">
      <w:pPr>
        <w:numPr>
          <w:ilvl w:val="0"/>
          <w:numId w:val="106"/>
        </w:numPr>
      </w:pPr>
      <w:r w:rsidRPr="000D6DD1">
        <w:t>Données réglementaires (</w:t>
      </w:r>
      <w:r w:rsidR="0067675B">
        <w:t xml:space="preserve">ex. </w:t>
      </w:r>
      <w:r w:rsidRPr="000D6DD1">
        <w:t>taux de conformité, levée des observations, contrôles en retard),</w:t>
      </w:r>
    </w:p>
    <w:p w14:paraId="0A513D32" w14:textId="53A2E230" w:rsidR="001D2157" w:rsidRDefault="001D2157" w:rsidP="005F5039">
      <w:pPr>
        <w:numPr>
          <w:ilvl w:val="0"/>
          <w:numId w:val="106"/>
        </w:numPr>
      </w:pPr>
      <w:r w:rsidRPr="000D6DD1">
        <w:t>Données contractuelles (</w:t>
      </w:r>
      <w:r w:rsidR="0067675B">
        <w:t xml:space="preserve">ex. </w:t>
      </w:r>
      <w:r w:rsidRPr="000D6DD1">
        <w:t>respect des SLA, taux de réalisation, performance prestataire)</w:t>
      </w:r>
    </w:p>
    <w:p w14:paraId="75659EF6" w14:textId="119C8966" w:rsidR="0067675B" w:rsidRDefault="002A28F7" w:rsidP="00CE37CE">
      <w:pPr>
        <w:numPr>
          <w:ilvl w:val="0"/>
          <w:numId w:val="106"/>
        </w:numPr>
      </w:pPr>
      <w:r>
        <w:t xml:space="preserve">Données </w:t>
      </w:r>
      <w:r w:rsidR="00030421">
        <w:t>de</w:t>
      </w:r>
      <w:r>
        <w:t xml:space="preserve"> connexions</w:t>
      </w:r>
      <w:r w:rsidR="00CE37CE">
        <w:t xml:space="preserve"> à l’application</w:t>
      </w:r>
    </w:p>
    <w:p w14:paraId="69A56B1F" w14:textId="77777777" w:rsidR="001D2157" w:rsidRPr="000D6DD1" w:rsidRDefault="001D2157" w:rsidP="001D2157">
      <w:pPr>
        <w:ind w:left="720"/>
      </w:pPr>
    </w:p>
    <w:p w14:paraId="0A0B7ACD" w14:textId="77777777" w:rsidR="001D2157" w:rsidRPr="000D6DD1" w:rsidRDefault="001D2157" w:rsidP="001D2157">
      <w:r w:rsidRPr="000D6DD1">
        <w:t xml:space="preserve">Les informations devront être accessibles via </w:t>
      </w:r>
      <w:r w:rsidRPr="000D6DD1">
        <w:rPr>
          <w:b/>
          <w:bCs/>
        </w:rPr>
        <w:t>tableaux de bord interactifs et filtrables</w:t>
      </w:r>
      <w:r w:rsidRPr="000D6DD1">
        <w:t>, permettant d’analyser les indicateurs selon plusieurs dimensions :</w:t>
      </w:r>
    </w:p>
    <w:p w14:paraId="7572CB95" w14:textId="77777777" w:rsidR="001D2157" w:rsidRDefault="001D2157" w:rsidP="001D2157">
      <w:pPr>
        <w:ind w:left="720"/>
      </w:pPr>
    </w:p>
    <w:p w14:paraId="4FF90D69" w14:textId="77777777" w:rsidR="001D2157" w:rsidRPr="000D6DD1" w:rsidRDefault="001D2157" w:rsidP="005F5039">
      <w:pPr>
        <w:numPr>
          <w:ilvl w:val="0"/>
          <w:numId w:val="107"/>
        </w:numPr>
      </w:pPr>
      <w:r w:rsidRPr="000D6DD1">
        <w:t>Géographique (région, site, bâtiment),</w:t>
      </w:r>
    </w:p>
    <w:p w14:paraId="20845FC5" w14:textId="77777777" w:rsidR="001D2157" w:rsidRPr="000D6DD1" w:rsidRDefault="001D2157" w:rsidP="005F5039">
      <w:pPr>
        <w:numPr>
          <w:ilvl w:val="0"/>
          <w:numId w:val="107"/>
        </w:numPr>
      </w:pPr>
      <w:r w:rsidRPr="000D6DD1">
        <w:t>Technique (système, famille d’équipement),</w:t>
      </w:r>
    </w:p>
    <w:p w14:paraId="115ACE41" w14:textId="77777777" w:rsidR="001D2157" w:rsidRPr="000D6DD1" w:rsidRDefault="001D2157" w:rsidP="005F5039">
      <w:pPr>
        <w:numPr>
          <w:ilvl w:val="0"/>
          <w:numId w:val="107"/>
        </w:numPr>
      </w:pPr>
      <w:r w:rsidRPr="00FA48C3">
        <w:t>Temporelle</w:t>
      </w:r>
      <w:r w:rsidRPr="000D6DD1">
        <w:t xml:space="preserve"> (mois, trimestre, année),</w:t>
      </w:r>
    </w:p>
    <w:p w14:paraId="63A7443D" w14:textId="77777777" w:rsidR="001D2157" w:rsidRDefault="001D2157" w:rsidP="005F5039">
      <w:pPr>
        <w:numPr>
          <w:ilvl w:val="0"/>
          <w:numId w:val="107"/>
        </w:numPr>
      </w:pPr>
      <w:r w:rsidRPr="000D6DD1">
        <w:t>Contractuelle (prestataire, type de contrat).</w:t>
      </w:r>
    </w:p>
    <w:p w14:paraId="22F1D3F2" w14:textId="77777777" w:rsidR="001D2157" w:rsidRPr="000D6DD1" w:rsidRDefault="001D2157" w:rsidP="001D2157">
      <w:pPr>
        <w:ind w:left="720"/>
      </w:pPr>
    </w:p>
    <w:p w14:paraId="325CA117" w14:textId="77777777" w:rsidR="001D2157" w:rsidRPr="000D6DD1" w:rsidRDefault="001D2157" w:rsidP="001D2157">
      <w:r w:rsidRPr="000D6DD1">
        <w:t xml:space="preserve">Les utilisateurs devront pouvoir croiser plusieurs filtres, exporter les vues (PDF, Excel) et générer des rapports personnalisés pour le pilotage du portefeuille, la mesure de la performance technique et le </w:t>
      </w:r>
      <w:r w:rsidRPr="000D6DD1">
        <w:lastRenderedPageBreak/>
        <w:t>suivi de la conformité réglementaire.</w:t>
      </w:r>
    </w:p>
    <w:p w14:paraId="269CAF59" w14:textId="77777777" w:rsidR="001D2157" w:rsidRDefault="001D2157" w:rsidP="001D2157"/>
    <w:p w14:paraId="63FFA174" w14:textId="77777777" w:rsidR="001D2157" w:rsidRDefault="001D2157" w:rsidP="001D2157"/>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1D2157" w:rsidRPr="00BC312D" w14:paraId="206EC593" w14:textId="77777777" w:rsidTr="00117AA4">
        <w:tc>
          <w:tcPr>
            <w:tcW w:w="1565" w:type="dxa"/>
          </w:tcPr>
          <w:p w14:paraId="60E1BADA" w14:textId="77777777" w:rsidR="001D2157" w:rsidRDefault="001D2157" w:rsidP="00117AA4">
            <w:pPr>
              <w:jc w:val="center"/>
              <w:rPr>
                <w:color w:val="C00000"/>
              </w:rPr>
            </w:pPr>
            <w:r w:rsidRPr="004E1FF9">
              <w:rPr>
                <w:color w:val="C00000"/>
              </w:rPr>
              <w:t>Exigence n°</w:t>
            </w:r>
            <w:r>
              <w:rPr>
                <w:color w:val="C00000"/>
              </w:rPr>
              <w:t>xx</w:t>
            </w:r>
          </w:p>
          <w:p w14:paraId="4ECA239F" w14:textId="77777777" w:rsidR="001D2157" w:rsidRPr="004E1FF9" w:rsidRDefault="001D2157" w:rsidP="00117AA4">
            <w:pPr>
              <w:jc w:val="center"/>
              <w:rPr>
                <w:color w:val="C00000"/>
              </w:rPr>
            </w:pPr>
            <w:r>
              <w:rPr>
                <w:i/>
                <w:iCs/>
                <w:sz w:val="20"/>
                <w:szCs w:val="20"/>
              </w:rPr>
              <w:t xml:space="preserve">Tableaux </w:t>
            </w:r>
            <w:r w:rsidRPr="00A31422">
              <w:rPr>
                <w:i/>
                <w:iCs/>
                <w:sz w:val="20"/>
                <w:szCs w:val="20"/>
              </w:rPr>
              <w:t>Visualisation multi-niveaux</w:t>
            </w:r>
          </w:p>
        </w:tc>
        <w:tc>
          <w:tcPr>
            <w:tcW w:w="7505" w:type="dxa"/>
          </w:tcPr>
          <w:p w14:paraId="3BC57037" w14:textId="4526BFD6" w:rsidR="001D2157" w:rsidRPr="000F47F6" w:rsidRDefault="001D2157" w:rsidP="00117AA4">
            <w:r w:rsidRPr="00457879">
              <w:t>La solution devra permettre une visualisation hiérarchisée du patrimoine immobilier</w:t>
            </w:r>
            <w:r>
              <w:t xml:space="preserve"> </w:t>
            </w:r>
            <w:r w:rsidRPr="00457879">
              <w:t>avec navigation fluide entre les niveaux et possibilité de regroupement</w:t>
            </w:r>
            <w:r>
              <w:t xml:space="preserve"> et de filtres</w:t>
            </w:r>
            <w:r w:rsidRPr="00457879">
              <w:t>.</w:t>
            </w:r>
            <w:r w:rsidR="009F1544">
              <w:t xml:space="preserve"> </w:t>
            </w:r>
            <w:r w:rsidR="009F1544" w:rsidRPr="00CE37CE">
              <w:t>Le soumissionnaire proposera des tableaux de bord adaptés aux besoins de Praemia REIM.</w:t>
            </w:r>
          </w:p>
        </w:tc>
      </w:tr>
      <w:tr w:rsidR="001D2157" w:rsidRPr="00BC312D" w14:paraId="7991B212" w14:textId="77777777" w:rsidTr="00117AA4">
        <w:tc>
          <w:tcPr>
            <w:tcW w:w="1565" w:type="dxa"/>
          </w:tcPr>
          <w:p w14:paraId="549E58D7" w14:textId="77777777" w:rsidR="001D2157" w:rsidRDefault="001D2157" w:rsidP="00117AA4">
            <w:pPr>
              <w:jc w:val="center"/>
              <w:rPr>
                <w:color w:val="C00000"/>
              </w:rPr>
            </w:pPr>
            <w:r w:rsidRPr="004E1FF9">
              <w:rPr>
                <w:color w:val="C00000"/>
              </w:rPr>
              <w:t>Exigence n°</w:t>
            </w:r>
            <w:r>
              <w:rPr>
                <w:color w:val="C00000"/>
              </w:rPr>
              <w:t>xx</w:t>
            </w:r>
          </w:p>
          <w:p w14:paraId="59C31209" w14:textId="719570DD" w:rsidR="001D2157" w:rsidRPr="004E1FF9" w:rsidRDefault="001D2157" w:rsidP="00117AA4">
            <w:pPr>
              <w:jc w:val="center"/>
              <w:rPr>
                <w:color w:val="C00000"/>
              </w:rPr>
            </w:pPr>
            <w:r>
              <w:rPr>
                <w:i/>
                <w:iCs/>
                <w:sz w:val="20"/>
                <w:szCs w:val="20"/>
              </w:rPr>
              <w:t xml:space="preserve">Reporting </w:t>
            </w:r>
            <w:r w:rsidR="00152803">
              <w:rPr>
                <w:i/>
                <w:iCs/>
                <w:sz w:val="20"/>
                <w:szCs w:val="20"/>
              </w:rPr>
              <w:t>personnalisés</w:t>
            </w:r>
          </w:p>
        </w:tc>
        <w:tc>
          <w:tcPr>
            <w:tcW w:w="7505" w:type="dxa"/>
          </w:tcPr>
          <w:p w14:paraId="2B97CC9F" w14:textId="77777777" w:rsidR="001D2157" w:rsidRDefault="001D2157" w:rsidP="00117AA4">
            <w:r w:rsidRPr="00F46DB5">
              <w:t>La solution devra permettre à chaque utilisateur autorisé de concevoir et enregistrer ses propres vues de reporting, en sélectionnant les indicateurs, filtres et niveaux de détail pertinents pour son périmètre (ex. site, portefeuille, contrat). Ces vues devront être enregistrables</w:t>
            </w:r>
            <w:r>
              <w:t xml:space="preserve"> </w:t>
            </w:r>
            <w:r w:rsidRPr="00F46DB5">
              <w:t>et accessibles depuis le tableau de bord principal.</w:t>
            </w:r>
          </w:p>
        </w:tc>
      </w:tr>
      <w:tr w:rsidR="001D2157" w:rsidRPr="00BC312D" w14:paraId="576EB18F" w14:textId="77777777" w:rsidTr="00030421">
        <w:trPr>
          <w:trHeight w:val="1050"/>
        </w:trPr>
        <w:tc>
          <w:tcPr>
            <w:tcW w:w="1565" w:type="dxa"/>
          </w:tcPr>
          <w:p w14:paraId="65695339" w14:textId="77777777" w:rsidR="001D2157" w:rsidRDefault="001D2157" w:rsidP="00117AA4">
            <w:pPr>
              <w:jc w:val="center"/>
              <w:rPr>
                <w:color w:val="C00000"/>
              </w:rPr>
            </w:pPr>
            <w:r w:rsidRPr="004E1FF9">
              <w:rPr>
                <w:color w:val="C00000"/>
              </w:rPr>
              <w:t>Exigence n°</w:t>
            </w:r>
            <w:r>
              <w:rPr>
                <w:color w:val="C00000"/>
              </w:rPr>
              <w:t>xx</w:t>
            </w:r>
          </w:p>
          <w:p w14:paraId="14AAA71F" w14:textId="77777777" w:rsidR="001D2157" w:rsidRPr="004E1FF9" w:rsidRDefault="001D2157" w:rsidP="00117AA4">
            <w:pPr>
              <w:jc w:val="center"/>
              <w:rPr>
                <w:color w:val="C00000"/>
              </w:rPr>
            </w:pPr>
            <w:r>
              <w:rPr>
                <w:i/>
                <w:iCs/>
                <w:sz w:val="20"/>
                <w:szCs w:val="20"/>
              </w:rPr>
              <w:t>Exports</w:t>
            </w:r>
          </w:p>
        </w:tc>
        <w:tc>
          <w:tcPr>
            <w:tcW w:w="7505" w:type="dxa"/>
          </w:tcPr>
          <w:p w14:paraId="71DA1BF0" w14:textId="77777777" w:rsidR="001D2157" w:rsidRDefault="001D2157" w:rsidP="00117AA4">
            <w:r w:rsidRPr="00930089">
              <w:t>Le module de reporting devra permettre l’export des tableaux de bord et analyses sous plusieurs formats (PDF, Excel, CSV) et offrir la possibilité de créer des rapports personnalisés à partir de filtres et indicateurs choisis par l’utilisateur.</w:t>
            </w:r>
          </w:p>
        </w:tc>
      </w:tr>
    </w:tbl>
    <w:p w14:paraId="1D646FDB" w14:textId="304C8191" w:rsidR="00394912" w:rsidRDefault="00394912" w:rsidP="00394912"/>
    <w:p w14:paraId="64836B42" w14:textId="77777777" w:rsidR="001D2157" w:rsidRPr="002F2963" w:rsidRDefault="001D2157" w:rsidP="001D2157">
      <w:pPr>
        <w:pStyle w:val="Titre6"/>
      </w:pPr>
      <w:r w:rsidRPr="002F2963">
        <w:t>Benchmarking intersites et intercontrats</w:t>
      </w:r>
    </w:p>
    <w:p w14:paraId="20B6A12A" w14:textId="01C5FD5F" w:rsidR="001D2157" w:rsidRPr="00376EDC" w:rsidRDefault="001D2157" w:rsidP="001D2157">
      <w:r w:rsidRPr="002F2963">
        <w:t>Afin d’identifier les écarts de performance ou de prioriser les plans d’actions à mener, l</w:t>
      </w:r>
      <w:r w:rsidRPr="001102DF">
        <w:t xml:space="preserve">e module doit intégrer une </w:t>
      </w:r>
      <w:r w:rsidRPr="001102DF">
        <w:rPr>
          <w:b/>
          <w:bCs/>
        </w:rPr>
        <w:t xml:space="preserve">fonction de benchmarking </w:t>
      </w:r>
      <w:r w:rsidRPr="001102DF">
        <w:t xml:space="preserve">permettant la comparaison entre sites, bâtiments ou </w:t>
      </w:r>
      <w:r w:rsidRPr="00376EDC">
        <w:t>prestataires selon différents critères tels que :</w:t>
      </w:r>
    </w:p>
    <w:p w14:paraId="24288D14" w14:textId="77777777" w:rsidR="001D2157" w:rsidRPr="00376EDC" w:rsidRDefault="001D2157" w:rsidP="001D2157"/>
    <w:p w14:paraId="42B8F209" w14:textId="77777777" w:rsidR="001D2157" w:rsidRPr="00376EDC" w:rsidRDefault="001D2157" w:rsidP="005F5039">
      <w:pPr>
        <w:pStyle w:val="Paragraphedeliste"/>
        <w:numPr>
          <w:ilvl w:val="0"/>
          <w:numId w:val="108"/>
        </w:numPr>
      </w:pPr>
      <w:r w:rsidRPr="00376EDC">
        <w:rPr>
          <w:b/>
          <w:bCs/>
        </w:rPr>
        <w:t>Maintenance et exploitation</w:t>
      </w:r>
      <w:r w:rsidRPr="00376EDC">
        <w:t xml:space="preserve"> : coûts préventifs et correctifs par m² ou par équipement, taux de disponibilité, respect des SLA.</w:t>
      </w:r>
    </w:p>
    <w:p w14:paraId="4C2A1ED5" w14:textId="77777777" w:rsidR="001D2157" w:rsidRPr="00376EDC" w:rsidRDefault="001D2157" w:rsidP="005F5039">
      <w:pPr>
        <w:pStyle w:val="Paragraphedeliste"/>
        <w:numPr>
          <w:ilvl w:val="0"/>
          <w:numId w:val="108"/>
        </w:numPr>
      </w:pPr>
      <w:r w:rsidRPr="00376EDC">
        <w:rPr>
          <w:b/>
          <w:bCs/>
        </w:rPr>
        <w:t>Conformité réglementaire</w:t>
      </w:r>
      <w:r w:rsidRPr="00376EDC">
        <w:t xml:space="preserve"> : taux de conformité, levée des observations, contrôles en retard.</w:t>
      </w:r>
    </w:p>
    <w:p w14:paraId="06EDA9DF" w14:textId="77777777" w:rsidR="001D2157" w:rsidRPr="00376EDC" w:rsidRDefault="001D2157" w:rsidP="005F5039">
      <w:pPr>
        <w:pStyle w:val="Paragraphedeliste"/>
        <w:numPr>
          <w:ilvl w:val="0"/>
          <w:numId w:val="108"/>
        </w:numPr>
      </w:pPr>
      <w:r w:rsidRPr="00376EDC">
        <w:rPr>
          <w:b/>
          <w:bCs/>
        </w:rPr>
        <w:t>Performance prestataires</w:t>
      </w:r>
      <w:r w:rsidRPr="00376EDC">
        <w:t xml:space="preserve"> : délais d’intervention, taux de clôture, indicateurs de qualité de service.</w:t>
      </w:r>
    </w:p>
    <w:p w14:paraId="669A9757" w14:textId="77777777" w:rsidR="001D2157" w:rsidRPr="00376EDC" w:rsidRDefault="001D2157" w:rsidP="005F5039">
      <w:pPr>
        <w:pStyle w:val="Paragraphedeliste"/>
        <w:numPr>
          <w:ilvl w:val="0"/>
          <w:numId w:val="108"/>
        </w:numPr>
      </w:pPr>
      <w:r w:rsidRPr="00376EDC">
        <w:t>Etc.</w:t>
      </w:r>
    </w:p>
    <w:p w14:paraId="53ACE1CF" w14:textId="77777777" w:rsidR="001D2157" w:rsidRDefault="001D2157" w:rsidP="001D2157">
      <w:pPr>
        <w:pStyle w:val="NormalWeb"/>
        <w:spacing w:before="0" w:beforeAutospacing="0" w:after="0" w:afterAutospacing="0"/>
        <w:rPr>
          <w:rFonts w:ascii="Calibri" w:hAnsi="Calibri" w:cs="Calibri"/>
          <w:strike/>
          <w:highlight w:val="red"/>
        </w:rPr>
      </w:pPr>
    </w:p>
    <w:tbl>
      <w:tblPr>
        <w:tblStyle w:val="Grilledutableau"/>
        <w:tblW w:w="907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5"/>
        <w:gridCol w:w="7505"/>
      </w:tblGrid>
      <w:tr w:rsidR="001D2157" w:rsidRPr="00BC312D" w14:paraId="60C8BDEF" w14:textId="77777777" w:rsidTr="00117AA4">
        <w:tc>
          <w:tcPr>
            <w:tcW w:w="1565" w:type="dxa"/>
          </w:tcPr>
          <w:p w14:paraId="2A5FB00C" w14:textId="77777777" w:rsidR="001D2157" w:rsidRDefault="001D2157" w:rsidP="00117AA4">
            <w:pPr>
              <w:jc w:val="center"/>
              <w:rPr>
                <w:color w:val="C00000"/>
              </w:rPr>
            </w:pPr>
            <w:r w:rsidRPr="004E1FF9">
              <w:rPr>
                <w:color w:val="C00000"/>
              </w:rPr>
              <w:t>Exigence n°</w:t>
            </w:r>
            <w:r>
              <w:rPr>
                <w:color w:val="C00000"/>
              </w:rPr>
              <w:t>xx</w:t>
            </w:r>
          </w:p>
          <w:p w14:paraId="33F17AC7" w14:textId="77777777" w:rsidR="001D2157" w:rsidRPr="004E1FF9" w:rsidRDefault="001D2157" w:rsidP="00117AA4">
            <w:pPr>
              <w:jc w:val="center"/>
              <w:rPr>
                <w:color w:val="C00000"/>
              </w:rPr>
            </w:pPr>
            <w:r>
              <w:rPr>
                <w:i/>
                <w:iCs/>
                <w:sz w:val="20"/>
                <w:szCs w:val="20"/>
              </w:rPr>
              <w:t>Benchmarking</w:t>
            </w:r>
          </w:p>
        </w:tc>
        <w:tc>
          <w:tcPr>
            <w:tcW w:w="7505" w:type="dxa"/>
          </w:tcPr>
          <w:p w14:paraId="51FFE388" w14:textId="1F116153" w:rsidR="001D2157" w:rsidRDefault="001D2157" w:rsidP="00117AA4">
            <w:r w:rsidRPr="00341316">
              <w:t xml:space="preserve">La solution devra proposer une fonctionnalité de benchmarking permettant la comparaison </w:t>
            </w:r>
            <w:r w:rsidR="003A7893">
              <w:t xml:space="preserve">de tout éléments composant le site </w:t>
            </w:r>
            <w:r w:rsidRPr="00341316">
              <w:t>entre sites, bâtiments ou prestataires selon des indicateurs homogènes issus</w:t>
            </w:r>
            <w:r>
              <w:t xml:space="preserve"> des différents modules.</w:t>
            </w:r>
          </w:p>
        </w:tc>
      </w:tr>
    </w:tbl>
    <w:p w14:paraId="486872C3" w14:textId="77777777" w:rsidR="001D2157" w:rsidRPr="00F1209F" w:rsidRDefault="001D2157" w:rsidP="001D2157">
      <w:pPr>
        <w:pStyle w:val="NormalWeb"/>
        <w:spacing w:before="0" w:beforeAutospacing="0" w:after="0" w:afterAutospacing="0"/>
        <w:rPr>
          <w:rFonts w:ascii="Calibri" w:hAnsi="Calibri" w:cs="Calibri"/>
          <w:strike/>
          <w:highlight w:val="red"/>
        </w:rPr>
      </w:pPr>
    </w:p>
    <w:p w14:paraId="1B7B989F" w14:textId="77777777" w:rsidR="001D2157" w:rsidRPr="00F1209F" w:rsidRDefault="001D2157" w:rsidP="001D2157">
      <w:pPr>
        <w:pStyle w:val="NormalWeb"/>
        <w:spacing w:before="0" w:beforeAutospacing="0" w:after="0" w:afterAutospacing="0"/>
        <w:rPr>
          <w:rFonts w:ascii="Calibri" w:hAnsi="Calibri" w:cs="Calibri"/>
          <w:strike/>
          <w:highlight w:val="red"/>
        </w:rPr>
      </w:pPr>
    </w:p>
    <w:p w14:paraId="248DC701" w14:textId="6E5D578B" w:rsidR="001D2157" w:rsidRPr="00B71ADC" w:rsidRDefault="001D2157" w:rsidP="001D2157">
      <w:pPr>
        <w:pStyle w:val="Titre3"/>
      </w:pPr>
      <w:bookmarkStart w:id="147" w:name="_Toc212800635"/>
      <w:r w:rsidRPr="00B71ADC">
        <w:t>Exigences techniques transverses</w:t>
      </w:r>
      <w:bookmarkEnd w:id="147"/>
    </w:p>
    <w:p w14:paraId="2FEBF894" w14:textId="77777777" w:rsidR="001D2157" w:rsidRDefault="001D2157" w:rsidP="001D2157"/>
    <w:p w14:paraId="7AEAF6D5" w14:textId="77777777" w:rsidR="001D2157" w:rsidRDefault="001D2157" w:rsidP="001D2157">
      <w:pPr>
        <w:pStyle w:val="Titre4"/>
      </w:pPr>
      <w:r>
        <w:t>Architecture cible et intégrations</w:t>
      </w:r>
    </w:p>
    <w:p w14:paraId="39A8601B" w14:textId="77777777" w:rsidR="00B10CB7" w:rsidRDefault="00B10CB7" w:rsidP="00EA3CC1">
      <w:pPr>
        <w:rPr>
          <w:b/>
        </w:rPr>
      </w:pPr>
    </w:p>
    <w:p w14:paraId="265A42FA" w14:textId="77777777" w:rsidR="00B10CB7" w:rsidRDefault="00B10CB7" w:rsidP="001D3C31">
      <w:pPr>
        <w:jc w:val="center"/>
        <w:rPr>
          <w:b/>
        </w:rPr>
      </w:pPr>
    </w:p>
    <w:p w14:paraId="5C3984C2" w14:textId="021371E5" w:rsidR="001D3C31" w:rsidRPr="001D3C31" w:rsidRDefault="00EA3CC1" w:rsidP="00B10CB7">
      <w:pPr>
        <w:rPr>
          <w:b/>
        </w:rPr>
      </w:pPr>
      <w:r w:rsidRPr="001D3C31">
        <w:rPr>
          <w:b/>
          <w:noProof/>
        </w:rPr>
        <w:lastRenderedPageBreak/>
        <w:drawing>
          <wp:anchor distT="0" distB="0" distL="114300" distR="114300" simplePos="0" relativeHeight="251658241" behindDoc="0" locked="0" layoutInCell="1" allowOverlap="1" wp14:anchorId="3F0505FB" wp14:editId="2E40F244">
            <wp:simplePos x="0" y="0"/>
            <wp:positionH relativeFrom="column">
              <wp:posOffset>0</wp:posOffset>
            </wp:positionH>
            <wp:positionV relativeFrom="paragraph">
              <wp:posOffset>171450</wp:posOffset>
            </wp:positionV>
            <wp:extent cx="5029200" cy="3875405"/>
            <wp:effectExtent l="0" t="0" r="0" b="0"/>
            <wp:wrapTopAndBottom/>
            <wp:docPr id="1352593120" name="Image 4"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93120" name="Image 4" descr="Une image contenant texte, capture d’écran, affichage, logiciel&#10;&#10;Le contenu généré par l’IA peut êtr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29200" cy="3875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A427A5" w14:textId="77777777" w:rsidR="00BD52B3" w:rsidRPr="00310DAF" w:rsidRDefault="00BD52B3" w:rsidP="00BD52B3">
      <w:pPr>
        <w:rPr>
          <w:bCs/>
        </w:rPr>
      </w:pPr>
    </w:p>
    <w:p w14:paraId="652873A9" w14:textId="51DE6AC4" w:rsidR="003913B5" w:rsidRPr="00BD52B3" w:rsidRDefault="00BD52B3" w:rsidP="001D2157">
      <w:pPr>
        <w:rPr>
          <w:bCs/>
        </w:rPr>
      </w:pPr>
      <w:r w:rsidRPr="00310DAF">
        <w:rPr>
          <w:bCs/>
        </w:rPr>
        <w:t>Les éléments de flux suivants sont donnés à titre indicatifs pour expliquer les besoins d’intégrations et pourront évoluer en phase de conception.</w:t>
      </w:r>
    </w:p>
    <w:p w14:paraId="1F916BBE" w14:textId="77777777" w:rsidR="003913B5" w:rsidRDefault="003913B5" w:rsidP="001D2157">
      <w:pPr>
        <w:rPr>
          <w:b/>
        </w:rPr>
      </w:pPr>
    </w:p>
    <w:tbl>
      <w:tblPr>
        <w:tblW w:w="10201" w:type="dxa"/>
        <w:tblCellMar>
          <w:left w:w="70" w:type="dxa"/>
          <w:right w:w="70" w:type="dxa"/>
        </w:tblCellMar>
        <w:tblLook w:val="04A0" w:firstRow="1" w:lastRow="0" w:firstColumn="1" w:lastColumn="0" w:noHBand="0" w:noVBand="1"/>
      </w:tblPr>
      <w:tblGrid>
        <w:gridCol w:w="475"/>
        <w:gridCol w:w="1225"/>
        <w:gridCol w:w="2690"/>
        <w:gridCol w:w="1056"/>
        <w:gridCol w:w="1564"/>
        <w:gridCol w:w="3246"/>
      </w:tblGrid>
      <w:tr w:rsidR="007E124B" w:rsidRPr="007E124B" w14:paraId="61F79969" w14:textId="77777777" w:rsidTr="00B3425D">
        <w:trPr>
          <w:trHeight w:val="600"/>
        </w:trPr>
        <w:tc>
          <w:tcPr>
            <w:tcW w:w="475" w:type="dxa"/>
            <w:tcBorders>
              <w:top w:val="single" w:sz="4" w:space="0" w:color="808080"/>
              <w:left w:val="single" w:sz="4" w:space="0" w:color="808080"/>
              <w:bottom w:val="single" w:sz="4" w:space="0" w:color="808080"/>
              <w:right w:val="single" w:sz="4" w:space="0" w:color="808080"/>
            </w:tcBorders>
            <w:shd w:val="clear" w:color="auto" w:fill="70AD47" w:themeFill="accent6"/>
            <w:noWrap/>
            <w:vAlign w:val="center"/>
            <w:hideMark/>
          </w:tcPr>
          <w:p w14:paraId="1D857502" w14:textId="77777777" w:rsidR="007E124B" w:rsidRPr="007E124B" w:rsidRDefault="007E124B" w:rsidP="007E124B">
            <w:pPr>
              <w:widowControl/>
              <w:autoSpaceDE/>
              <w:autoSpaceDN/>
              <w:jc w:val="center"/>
              <w:rPr>
                <w:rFonts w:eastAsia="Times New Roman"/>
                <w:b/>
                <w:bCs/>
                <w:color w:val="FFFFFF"/>
                <w:lang w:eastAsia="fr-FR"/>
              </w:rPr>
            </w:pPr>
            <w:r w:rsidRPr="007E124B">
              <w:rPr>
                <w:rFonts w:eastAsia="Times New Roman"/>
                <w:b/>
                <w:bCs/>
                <w:color w:val="FFFFFF"/>
                <w:lang w:eastAsia="fr-FR"/>
              </w:rPr>
              <w:t>ID</w:t>
            </w:r>
          </w:p>
        </w:tc>
        <w:tc>
          <w:tcPr>
            <w:tcW w:w="1225" w:type="dxa"/>
            <w:tcBorders>
              <w:top w:val="single" w:sz="4" w:space="0" w:color="808080"/>
              <w:left w:val="nil"/>
              <w:bottom w:val="single" w:sz="4" w:space="0" w:color="808080"/>
              <w:right w:val="single" w:sz="4" w:space="0" w:color="808080"/>
            </w:tcBorders>
            <w:shd w:val="clear" w:color="auto" w:fill="70AD47" w:themeFill="accent6"/>
            <w:noWrap/>
            <w:vAlign w:val="center"/>
            <w:hideMark/>
          </w:tcPr>
          <w:p w14:paraId="23E68374" w14:textId="77777777" w:rsidR="007E124B" w:rsidRPr="007E124B" w:rsidRDefault="007E124B" w:rsidP="007E124B">
            <w:pPr>
              <w:widowControl/>
              <w:autoSpaceDE/>
              <w:autoSpaceDN/>
              <w:jc w:val="center"/>
              <w:rPr>
                <w:rFonts w:eastAsia="Times New Roman"/>
                <w:b/>
                <w:bCs/>
                <w:color w:val="FFFFFF"/>
                <w:lang w:eastAsia="fr-FR"/>
              </w:rPr>
            </w:pPr>
            <w:r w:rsidRPr="007E124B">
              <w:rPr>
                <w:rFonts w:eastAsia="Times New Roman"/>
                <w:b/>
                <w:bCs/>
                <w:color w:val="FFFFFF"/>
                <w:lang w:eastAsia="fr-FR"/>
              </w:rPr>
              <w:t>Source</w:t>
            </w:r>
          </w:p>
        </w:tc>
        <w:tc>
          <w:tcPr>
            <w:tcW w:w="2690" w:type="dxa"/>
            <w:tcBorders>
              <w:top w:val="single" w:sz="4" w:space="0" w:color="808080"/>
              <w:left w:val="nil"/>
              <w:bottom w:val="single" w:sz="4" w:space="0" w:color="808080"/>
              <w:right w:val="single" w:sz="4" w:space="0" w:color="808080"/>
            </w:tcBorders>
            <w:shd w:val="clear" w:color="auto" w:fill="70AD47" w:themeFill="accent6"/>
            <w:noWrap/>
            <w:vAlign w:val="center"/>
            <w:hideMark/>
          </w:tcPr>
          <w:p w14:paraId="5D4DB5AE" w14:textId="77777777" w:rsidR="007E124B" w:rsidRPr="007E124B" w:rsidRDefault="007E124B" w:rsidP="007E124B">
            <w:pPr>
              <w:widowControl/>
              <w:autoSpaceDE/>
              <w:autoSpaceDN/>
              <w:jc w:val="center"/>
              <w:rPr>
                <w:rFonts w:eastAsia="Times New Roman"/>
                <w:b/>
                <w:bCs/>
                <w:color w:val="FFFFFF"/>
                <w:lang w:eastAsia="fr-FR"/>
              </w:rPr>
            </w:pPr>
            <w:r w:rsidRPr="007E124B">
              <w:rPr>
                <w:rFonts w:eastAsia="Times New Roman"/>
                <w:b/>
                <w:bCs/>
                <w:color w:val="FFFFFF"/>
                <w:lang w:eastAsia="fr-FR"/>
              </w:rPr>
              <w:t>Destination</w:t>
            </w:r>
          </w:p>
        </w:tc>
        <w:tc>
          <w:tcPr>
            <w:tcW w:w="1001" w:type="dxa"/>
            <w:tcBorders>
              <w:top w:val="single" w:sz="4" w:space="0" w:color="808080"/>
              <w:left w:val="nil"/>
              <w:bottom w:val="single" w:sz="4" w:space="0" w:color="808080"/>
              <w:right w:val="single" w:sz="4" w:space="0" w:color="808080"/>
            </w:tcBorders>
            <w:shd w:val="clear" w:color="auto" w:fill="70AD47" w:themeFill="accent6"/>
            <w:noWrap/>
            <w:vAlign w:val="center"/>
            <w:hideMark/>
          </w:tcPr>
          <w:p w14:paraId="093FCB6D" w14:textId="72BA5402" w:rsidR="007E124B" w:rsidRPr="007E124B" w:rsidRDefault="00B10CB7" w:rsidP="007E124B">
            <w:pPr>
              <w:widowControl/>
              <w:autoSpaceDE/>
              <w:autoSpaceDN/>
              <w:jc w:val="center"/>
              <w:rPr>
                <w:rFonts w:eastAsia="Times New Roman"/>
                <w:b/>
                <w:bCs/>
                <w:color w:val="FFFFFF"/>
                <w:lang w:eastAsia="fr-FR"/>
              </w:rPr>
            </w:pPr>
            <w:r w:rsidRPr="007E124B">
              <w:rPr>
                <w:rFonts w:eastAsia="Times New Roman"/>
                <w:b/>
                <w:bCs/>
                <w:color w:val="FFFFFF"/>
                <w:lang w:eastAsia="fr-FR"/>
              </w:rPr>
              <w:t>Périmètre</w:t>
            </w:r>
          </w:p>
        </w:tc>
        <w:tc>
          <w:tcPr>
            <w:tcW w:w="1564" w:type="dxa"/>
            <w:tcBorders>
              <w:top w:val="single" w:sz="4" w:space="0" w:color="808080"/>
              <w:left w:val="nil"/>
              <w:bottom w:val="single" w:sz="4" w:space="0" w:color="808080"/>
              <w:right w:val="single" w:sz="4" w:space="0" w:color="808080"/>
            </w:tcBorders>
            <w:shd w:val="clear" w:color="auto" w:fill="70AD47" w:themeFill="accent6"/>
            <w:noWrap/>
            <w:vAlign w:val="center"/>
            <w:hideMark/>
          </w:tcPr>
          <w:p w14:paraId="6F6BC7B2" w14:textId="77777777" w:rsidR="007E124B" w:rsidRPr="007E124B" w:rsidRDefault="007E124B" w:rsidP="007E124B">
            <w:pPr>
              <w:widowControl/>
              <w:autoSpaceDE/>
              <w:autoSpaceDN/>
              <w:jc w:val="center"/>
              <w:rPr>
                <w:rFonts w:eastAsia="Times New Roman"/>
                <w:b/>
                <w:bCs/>
                <w:color w:val="FFFFFF"/>
                <w:lang w:eastAsia="fr-FR"/>
              </w:rPr>
            </w:pPr>
            <w:r w:rsidRPr="007E124B">
              <w:rPr>
                <w:rFonts w:eastAsia="Times New Roman"/>
                <w:b/>
                <w:bCs/>
                <w:color w:val="FFFFFF"/>
                <w:lang w:eastAsia="fr-FR"/>
              </w:rPr>
              <w:t>Protocole</w:t>
            </w:r>
          </w:p>
        </w:tc>
        <w:tc>
          <w:tcPr>
            <w:tcW w:w="3246" w:type="dxa"/>
            <w:tcBorders>
              <w:top w:val="single" w:sz="4" w:space="0" w:color="808080"/>
              <w:left w:val="nil"/>
              <w:bottom w:val="single" w:sz="4" w:space="0" w:color="808080"/>
              <w:right w:val="single" w:sz="4" w:space="0" w:color="808080"/>
            </w:tcBorders>
            <w:shd w:val="clear" w:color="auto" w:fill="70AD47" w:themeFill="accent6"/>
            <w:noWrap/>
            <w:vAlign w:val="center"/>
            <w:hideMark/>
          </w:tcPr>
          <w:p w14:paraId="14D8F339" w14:textId="77777777" w:rsidR="007E124B" w:rsidRPr="007E124B" w:rsidRDefault="007E124B" w:rsidP="007E124B">
            <w:pPr>
              <w:widowControl/>
              <w:autoSpaceDE/>
              <w:autoSpaceDN/>
              <w:jc w:val="center"/>
              <w:rPr>
                <w:rFonts w:eastAsia="Times New Roman"/>
                <w:b/>
                <w:bCs/>
                <w:color w:val="FFFFFF"/>
                <w:lang w:eastAsia="fr-FR"/>
              </w:rPr>
            </w:pPr>
            <w:r w:rsidRPr="007E124B">
              <w:rPr>
                <w:rFonts w:eastAsia="Times New Roman"/>
                <w:b/>
                <w:bCs/>
                <w:color w:val="FFFFFF"/>
                <w:lang w:eastAsia="fr-FR"/>
              </w:rPr>
              <w:t>Données échangées</w:t>
            </w:r>
          </w:p>
        </w:tc>
      </w:tr>
      <w:tr w:rsidR="007E124B" w:rsidRPr="007E124B" w14:paraId="1500D3DF" w14:textId="77777777" w:rsidTr="007E124B">
        <w:trPr>
          <w:trHeight w:val="600"/>
        </w:trPr>
        <w:tc>
          <w:tcPr>
            <w:tcW w:w="475" w:type="dxa"/>
            <w:tcBorders>
              <w:top w:val="nil"/>
              <w:left w:val="single" w:sz="4" w:space="0" w:color="808080"/>
              <w:bottom w:val="single" w:sz="4" w:space="0" w:color="808080"/>
              <w:right w:val="single" w:sz="4" w:space="0" w:color="808080"/>
            </w:tcBorders>
            <w:noWrap/>
            <w:vAlign w:val="center"/>
            <w:hideMark/>
          </w:tcPr>
          <w:p w14:paraId="72C54AD3" w14:textId="77777777" w:rsidR="007E124B" w:rsidRPr="007E124B" w:rsidRDefault="007E124B" w:rsidP="007E124B">
            <w:pPr>
              <w:widowControl/>
              <w:autoSpaceDE/>
              <w:autoSpaceDN/>
              <w:jc w:val="center"/>
              <w:rPr>
                <w:rFonts w:eastAsia="Times New Roman"/>
                <w:color w:val="000000"/>
                <w:lang w:eastAsia="fr-FR"/>
              </w:rPr>
            </w:pPr>
            <w:r w:rsidRPr="007E124B">
              <w:rPr>
                <w:rFonts w:eastAsia="Times New Roman"/>
                <w:color w:val="000000"/>
                <w:lang w:eastAsia="fr-FR"/>
              </w:rPr>
              <w:t>9</w:t>
            </w:r>
          </w:p>
        </w:tc>
        <w:tc>
          <w:tcPr>
            <w:tcW w:w="1225" w:type="dxa"/>
            <w:tcBorders>
              <w:top w:val="nil"/>
              <w:left w:val="nil"/>
              <w:bottom w:val="single" w:sz="4" w:space="0" w:color="808080"/>
              <w:right w:val="single" w:sz="4" w:space="0" w:color="808080"/>
            </w:tcBorders>
            <w:noWrap/>
            <w:vAlign w:val="center"/>
            <w:hideMark/>
          </w:tcPr>
          <w:p w14:paraId="15D48042"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Application Immeuble / Plateforme locataire</w:t>
            </w:r>
          </w:p>
        </w:tc>
        <w:tc>
          <w:tcPr>
            <w:tcW w:w="2690" w:type="dxa"/>
            <w:tcBorders>
              <w:top w:val="nil"/>
              <w:left w:val="nil"/>
              <w:bottom w:val="single" w:sz="4" w:space="0" w:color="808080"/>
              <w:right w:val="single" w:sz="4" w:space="0" w:color="808080"/>
            </w:tcBorders>
            <w:noWrap/>
            <w:vAlign w:val="center"/>
            <w:hideMark/>
          </w:tcPr>
          <w:p w14:paraId="14492458"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Solution GTP</w:t>
            </w:r>
          </w:p>
        </w:tc>
        <w:tc>
          <w:tcPr>
            <w:tcW w:w="1001" w:type="dxa"/>
            <w:tcBorders>
              <w:top w:val="nil"/>
              <w:left w:val="nil"/>
              <w:bottom w:val="single" w:sz="4" w:space="0" w:color="808080"/>
              <w:right w:val="single" w:sz="4" w:space="0" w:color="808080"/>
            </w:tcBorders>
            <w:noWrap/>
            <w:vAlign w:val="center"/>
            <w:hideMark/>
          </w:tcPr>
          <w:p w14:paraId="5503F891"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Ferme</w:t>
            </w:r>
          </w:p>
        </w:tc>
        <w:tc>
          <w:tcPr>
            <w:tcW w:w="1564" w:type="dxa"/>
            <w:tcBorders>
              <w:top w:val="nil"/>
              <w:left w:val="nil"/>
              <w:bottom w:val="single" w:sz="4" w:space="0" w:color="808080"/>
              <w:right w:val="single" w:sz="4" w:space="0" w:color="808080"/>
            </w:tcBorders>
            <w:noWrap/>
            <w:vAlign w:val="center"/>
            <w:hideMark/>
          </w:tcPr>
          <w:p w14:paraId="1463C026"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API REST</w:t>
            </w:r>
          </w:p>
        </w:tc>
        <w:tc>
          <w:tcPr>
            <w:tcW w:w="3246" w:type="dxa"/>
            <w:tcBorders>
              <w:top w:val="nil"/>
              <w:left w:val="nil"/>
              <w:bottom w:val="single" w:sz="4" w:space="0" w:color="808080"/>
              <w:right w:val="single" w:sz="4" w:space="0" w:color="808080"/>
            </w:tcBorders>
            <w:noWrap/>
            <w:vAlign w:val="center"/>
            <w:hideMark/>
          </w:tcPr>
          <w:p w14:paraId="51CF33BE"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Création, update et lecture Tickets : id, catégorie, priorité, description, photos, localisation, statut, SLA, commentaires, horodatage</w:t>
            </w:r>
          </w:p>
        </w:tc>
      </w:tr>
      <w:tr w:rsidR="007E124B" w:rsidRPr="007E124B" w14:paraId="34DCF56E" w14:textId="77777777" w:rsidTr="007E124B">
        <w:trPr>
          <w:trHeight w:val="600"/>
        </w:trPr>
        <w:tc>
          <w:tcPr>
            <w:tcW w:w="475" w:type="dxa"/>
            <w:tcBorders>
              <w:top w:val="nil"/>
              <w:left w:val="single" w:sz="4" w:space="0" w:color="808080"/>
              <w:bottom w:val="single" w:sz="4" w:space="0" w:color="808080"/>
              <w:right w:val="single" w:sz="4" w:space="0" w:color="808080"/>
            </w:tcBorders>
            <w:noWrap/>
            <w:vAlign w:val="center"/>
            <w:hideMark/>
          </w:tcPr>
          <w:p w14:paraId="5BCCCF4D" w14:textId="77777777" w:rsidR="007E124B" w:rsidRPr="007E124B" w:rsidRDefault="007E124B" w:rsidP="007E124B">
            <w:pPr>
              <w:widowControl/>
              <w:autoSpaceDE/>
              <w:autoSpaceDN/>
              <w:jc w:val="center"/>
              <w:rPr>
                <w:rFonts w:eastAsia="Times New Roman"/>
                <w:color w:val="000000"/>
                <w:lang w:eastAsia="fr-FR"/>
              </w:rPr>
            </w:pPr>
            <w:r w:rsidRPr="007E124B">
              <w:rPr>
                <w:rFonts w:eastAsia="Times New Roman"/>
                <w:color w:val="000000"/>
                <w:lang w:eastAsia="fr-FR"/>
              </w:rPr>
              <w:t>10</w:t>
            </w:r>
          </w:p>
        </w:tc>
        <w:tc>
          <w:tcPr>
            <w:tcW w:w="1225" w:type="dxa"/>
            <w:tcBorders>
              <w:top w:val="nil"/>
              <w:left w:val="nil"/>
              <w:bottom w:val="single" w:sz="4" w:space="0" w:color="808080"/>
              <w:right w:val="single" w:sz="4" w:space="0" w:color="808080"/>
            </w:tcBorders>
            <w:noWrap/>
            <w:vAlign w:val="center"/>
            <w:hideMark/>
          </w:tcPr>
          <w:p w14:paraId="5B39AD24"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Application Immeuble / Plateforme locataire</w:t>
            </w:r>
          </w:p>
        </w:tc>
        <w:tc>
          <w:tcPr>
            <w:tcW w:w="2690" w:type="dxa"/>
            <w:tcBorders>
              <w:top w:val="nil"/>
              <w:left w:val="nil"/>
              <w:bottom w:val="single" w:sz="4" w:space="0" w:color="808080"/>
              <w:right w:val="single" w:sz="4" w:space="0" w:color="808080"/>
            </w:tcBorders>
            <w:noWrap/>
            <w:vAlign w:val="center"/>
            <w:hideMark/>
          </w:tcPr>
          <w:p w14:paraId="4EB414B2"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Solution GTP</w:t>
            </w:r>
          </w:p>
        </w:tc>
        <w:tc>
          <w:tcPr>
            <w:tcW w:w="1001" w:type="dxa"/>
            <w:tcBorders>
              <w:top w:val="nil"/>
              <w:left w:val="nil"/>
              <w:bottom w:val="single" w:sz="4" w:space="0" w:color="808080"/>
              <w:right w:val="single" w:sz="4" w:space="0" w:color="808080"/>
            </w:tcBorders>
            <w:noWrap/>
            <w:vAlign w:val="center"/>
            <w:hideMark/>
          </w:tcPr>
          <w:p w14:paraId="6D8AC99A"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Ferme</w:t>
            </w:r>
          </w:p>
        </w:tc>
        <w:tc>
          <w:tcPr>
            <w:tcW w:w="1564" w:type="dxa"/>
            <w:tcBorders>
              <w:top w:val="nil"/>
              <w:left w:val="nil"/>
              <w:bottom w:val="single" w:sz="4" w:space="0" w:color="808080"/>
              <w:right w:val="single" w:sz="4" w:space="0" w:color="808080"/>
            </w:tcBorders>
            <w:noWrap/>
            <w:vAlign w:val="center"/>
            <w:hideMark/>
          </w:tcPr>
          <w:p w14:paraId="00650A17"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API REST</w:t>
            </w:r>
          </w:p>
        </w:tc>
        <w:tc>
          <w:tcPr>
            <w:tcW w:w="3246" w:type="dxa"/>
            <w:tcBorders>
              <w:top w:val="nil"/>
              <w:left w:val="nil"/>
              <w:bottom w:val="single" w:sz="4" w:space="0" w:color="808080"/>
              <w:right w:val="single" w:sz="4" w:space="0" w:color="808080"/>
            </w:tcBorders>
            <w:noWrap/>
            <w:vAlign w:val="center"/>
            <w:hideMark/>
          </w:tcPr>
          <w:p w14:paraId="3F40D29F"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Localisations (site, bâtiment, étage, local), Catégories &amp; sous-catégories d'incidents et demandes (optionnel)</w:t>
            </w:r>
          </w:p>
        </w:tc>
      </w:tr>
      <w:tr w:rsidR="007E124B" w:rsidRPr="007E124B" w14:paraId="264289ED" w14:textId="77777777" w:rsidTr="007E124B">
        <w:trPr>
          <w:trHeight w:val="600"/>
        </w:trPr>
        <w:tc>
          <w:tcPr>
            <w:tcW w:w="475" w:type="dxa"/>
            <w:tcBorders>
              <w:top w:val="nil"/>
              <w:left w:val="single" w:sz="4" w:space="0" w:color="808080"/>
              <w:bottom w:val="single" w:sz="4" w:space="0" w:color="808080"/>
              <w:right w:val="single" w:sz="4" w:space="0" w:color="808080"/>
            </w:tcBorders>
            <w:noWrap/>
            <w:vAlign w:val="center"/>
            <w:hideMark/>
          </w:tcPr>
          <w:p w14:paraId="1BC052C2" w14:textId="77777777" w:rsidR="007E124B" w:rsidRPr="007E124B" w:rsidRDefault="007E124B" w:rsidP="007E124B">
            <w:pPr>
              <w:widowControl/>
              <w:autoSpaceDE/>
              <w:autoSpaceDN/>
              <w:jc w:val="center"/>
              <w:rPr>
                <w:rFonts w:eastAsia="Times New Roman"/>
                <w:color w:val="000000"/>
                <w:lang w:eastAsia="fr-FR"/>
              </w:rPr>
            </w:pPr>
            <w:r w:rsidRPr="007E124B">
              <w:rPr>
                <w:rFonts w:eastAsia="Times New Roman"/>
                <w:color w:val="000000"/>
                <w:lang w:eastAsia="fr-FR"/>
              </w:rPr>
              <w:t>11</w:t>
            </w:r>
          </w:p>
        </w:tc>
        <w:tc>
          <w:tcPr>
            <w:tcW w:w="1225" w:type="dxa"/>
            <w:tcBorders>
              <w:top w:val="nil"/>
              <w:left w:val="nil"/>
              <w:bottom w:val="single" w:sz="4" w:space="0" w:color="808080"/>
              <w:right w:val="single" w:sz="4" w:space="0" w:color="808080"/>
            </w:tcBorders>
            <w:noWrap/>
            <w:vAlign w:val="center"/>
            <w:hideMark/>
          </w:tcPr>
          <w:p w14:paraId="3C338F21"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Solution GTP</w:t>
            </w:r>
          </w:p>
        </w:tc>
        <w:tc>
          <w:tcPr>
            <w:tcW w:w="2690" w:type="dxa"/>
            <w:tcBorders>
              <w:top w:val="nil"/>
              <w:left w:val="nil"/>
              <w:bottom w:val="single" w:sz="4" w:space="0" w:color="808080"/>
              <w:right w:val="single" w:sz="4" w:space="0" w:color="808080"/>
            </w:tcBorders>
            <w:noWrap/>
            <w:vAlign w:val="center"/>
            <w:hideMark/>
          </w:tcPr>
          <w:p w14:paraId="2106B6BD"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Application Immeuble / Plateforme locataire</w:t>
            </w:r>
          </w:p>
        </w:tc>
        <w:tc>
          <w:tcPr>
            <w:tcW w:w="1001" w:type="dxa"/>
            <w:tcBorders>
              <w:top w:val="nil"/>
              <w:left w:val="nil"/>
              <w:bottom w:val="single" w:sz="4" w:space="0" w:color="808080"/>
              <w:right w:val="single" w:sz="4" w:space="0" w:color="808080"/>
            </w:tcBorders>
            <w:noWrap/>
            <w:vAlign w:val="center"/>
            <w:hideMark/>
          </w:tcPr>
          <w:p w14:paraId="199D2AA8"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Ferme</w:t>
            </w:r>
          </w:p>
        </w:tc>
        <w:tc>
          <w:tcPr>
            <w:tcW w:w="1564" w:type="dxa"/>
            <w:tcBorders>
              <w:top w:val="nil"/>
              <w:left w:val="nil"/>
              <w:bottom w:val="single" w:sz="4" w:space="0" w:color="808080"/>
              <w:right w:val="single" w:sz="4" w:space="0" w:color="808080"/>
            </w:tcBorders>
            <w:noWrap/>
            <w:vAlign w:val="center"/>
            <w:hideMark/>
          </w:tcPr>
          <w:p w14:paraId="3D7A3923"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API REST - Webhook</w:t>
            </w:r>
          </w:p>
        </w:tc>
        <w:tc>
          <w:tcPr>
            <w:tcW w:w="3246" w:type="dxa"/>
            <w:tcBorders>
              <w:top w:val="nil"/>
              <w:left w:val="nil"/>
              <w:bottom w:val="single" w:sz="4" w:space="0" w:color="808080"/>
              <w:right w:val="single" w:sz="4" w:space="0" w:color="808080"/>
            </w:tcBorders>
            <w:noWrap/>
            <w:vAlign w:val="center"/>
            <w:hideMark/>
          </w:tcPr>
          <w:p w14:paraId="14EEBFD8"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Mise à jour des statuts des tickets (webhook)</w:t>
            </w:r>
          </w:p>
        </w:tc>
      </w:tr>
      <w:tr w:rsidR="007E124B" w:rsidRPr="007E124B" w14:paraId="539F95BA" w14:textId="77777777" w:rsidTr="007E124B">
        <w:trPr>
          <w:trHeight w:val="600"/>
        </w:trPr>
        <w:tc>
          <w:tcPr>
            <w:tcW w:w="475" w:type="dxa"/>
            <w:tcBorders>
              <w:top w:val="nil"/>
              <w:left w:val="single" w:sz="4" w:space="0" w:color="808080"/>
              <w:bottom w:val="single" w:sz="4" w:space="0" w:color="808080"/>
              <w:right w:val="single" w:sz="4" w:space="0" w:color="808080"/>
            </w:tcBorders>
            <w:noWrap/>
            <w:vAlign w:val="center"/>
            <w:hideMark/>
          </w:tcPr>
          <w:p w14:paraId="61B2155F" w14:textId="77777777" w:rsidR="007E124B" w:rsidRPr="007E124B" w:rsidRDefault="007E124B" w:rsidP="007E124B">
            <w:pPr>
              <w:widowControl/>
              <w:autoSpaceDE/>
              <w:autoSpaceDN/>
              <w:jc w:val="center"/>
              <w:rPr>
                <w:rFonts w:eastAsia="Times New Roman"/>
                <w:color w:val="000000"/>
                <w:lang w:eastAsia="fr-FR"/>
              </w:rPr>
            </w:pPr>
            <w:r w:rsidRPr="007E124B">
              <w:rPr>
                <w:rFonts w:eastAsia="Times New Roman"/>
                <w:color w:val="000000"/>
                <w:lang w:eastAsia="fr-FR"/>
              </w:rPr>
              <w:t>101</w:t>
            </w:r>
          </w:p>
        </w:tc>
        <w:tc>
          <w:tcPr>
            <w:tcW w:w="1225" w:type="dxa"/>
            <w:tcBorders>
              <w:top w:val="nil"/>
              <w:left w:val="nil"/>
              <w:bottom w:val="single" w:sz="4" w:space="0" w:color="808080"/>
              <w:right w:val="single" w:sz="4" w:space="0" w:color="808080"/>
            </w:tcBorders>
            <w:noWrap/>
            <w:vAlign w:val="center"/>
            <w:hideMark/>
          </w:tcPr>
          <w:p w14:paraId="07EADA45"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Solution GTP</w:t>
            </w:r>
          </w:p>
        </w:tc>
        <w:tc>
          <w:tcPr>
            <w:tcW w:w="2690" w:type="dxa"/>
            <w:tcBorders>
              <w:top w:val="nil"/>
              <w:left w:val="nil"/>
              <w:bottom w:val="single" w:sz="4" w:space="0" w:color="808080"/>
              <w:right w:val="single" w:sz="4" w:space="0" w:color="808080"/>
            </w:tcBorders>
            <w:noWrap/>
            <w:vAlign w:val="center"/>
            <w:hideMark/>
          </w:tcPr>
          <w:p w14:paraId="57C44D1A"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Data Lake / Power BI</w:t>
            </w:r>
          </w:p>
        </w:tc>
        <w:tc>
          <w:tcPr>
            <w:tcW w:w="1001" w:type="dxa"/>
            <w:tcBorders>
              <w:top w:val="nil"/>
              <w:left w:val="nil"/>
              <w:bottom w:val="single" w:sz="4" w:space="0" w:color="808080"/>
              <w:right w:val="single" w:sz="4" w:space="0" w:color="808080"/>
            </w:tcBorders>
            <w:noWrap/>
            <w:vAlign w:val="center"/>
            <w:hideMark/>
          </w:tcPr>
          <w:p w14:paraId="20CEB597"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Ferme</w:t>
            </w:r>
          </w:p>
        </w:tc>
        <w:tc>
          <w:tcPr>
            <w:tcW w:w="1564" w:type="dxa"/>
            <w:tcBorders>
              <w:top w:val="nil"/>
              <w:left w:val="nil"/>
              <w:bottom w:val="single" w:sz="4" w:space="0" w:color="808080"/>
              <w:right w:val="single" w:sz="4" w:space="0" w:color="808080"/>
            </w:tcBorders>
            <w:noWrap/>
            <w:vAlign w:val="center"/>
            <w:hideMark/>
          </w:tcPr>
          <w:p w14:paraId="35191ED9"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API/Export</w:t>
            </w:r>
          </w:p>
        </w:tc>
        <w:tc>
          <w:tcPr>
            <w:tcW w:w="3246" w:type="dxa"/>
            <w:tcBorders>
              <w:top w:val="nil"/>
              <w:left w:val="nil"/>
              <w:bottom w:val="single" w:sz="4" w:space="0" w:color="808080"/>
              <w:right w:val="single" w:sz="4" w:space="0" w:color="808080"/>
            </w:tcBorders>
            <w:noWrap/>
            <w:vAlign w:val="center"/>
            <w:hideMark/>
          </w:tcPr>
          <w:p w14:paraId="1FC13F21"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Tickets, incidents HSE</w:t>
            </w:r>
          </w:p>
        </w:tc>
      </w:tr>
      <w:tr w:rsidR="007E124B" w:rsidRPr="007E124B" w14:paraId="2179A7B5" w14:textId="77777777" w:rsidTr="007E124B">
        <w:trPr>
          <w:trHeight w:val="600"/>
        </w:trPr>
        <w:tc>
          <w:tcPr>
            <w:tcW w:w="475" w:type="dxa"/>
            <w:tcBorders>
              <w:top w:val="nil"/>
              <w:left w:val="single" w:sz="4" w:space="0" w:color="808080"/>
              <w:bottom w:val="single" w:sz="4" w:space="0" w:color="808080"/>
              <w:right w:val="single" w:sz="4" w:space="0" w:color="808080"/>
            </w:tcBorders>
            <w:noWrap/>
            <w:vAlign w:val="center"/>
            <w:hideMark/>
          </w:tcPr>
          <w:p w14:paraId="2C3FD803" w14:textId="77777777" w:rsidR="007E124B" w:rsidRPr="007E124B" w:rsidRDefault="007E124B" w:rsidP="007E124B">
            <w:pPr>
              <w:widowControl/>
              <w:autoSpaceDE/>
              <w:autoSpaceDN/>
              <w:jc w:val="center"/>
              <w:rPr>
                <w:rFonts w:eastAsia="Times New Roman"/>
                <w:color w:val="000000"/>
                <w:lang w:eastAsia="fr-FR"/>
              </w:rPr>
            </w:pPr>
            <w:r w:rsidRPr="007E124B">
              <w:rPr>
                <w:rFonts w:eastAsia="Times New Roman"/>
                <w:color w:val="000000"/>
                <w:lang w:eastAsia="fr-FR"/>
              </w:rPr>
              <w:t>102</w:t>
            </w:r>
          </w:p>
        </w:tc>
        <w:tc>
          <w:tcPr>
            <w:tcW w:w="1225" w:type="dxa"/>
            <w:tcBorders>
              <w:top w:val="nil"/>
              <w:left w:val="nil"/>
              <w:bottom w:val="single" w:sz="4" w:space="0" w:color="808080"/>
              <w:right w:val="single" w:sz="4" w:space="0" w:color="808080"/>
            </w:tcBorders>
            <w:noWrap/>
            <w:vAlign w:val="center"/>
            <w:hideMark/>
          </w:tcPr>
          <w:p w14:paraId="284EC3F5"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Bureau de contrôle</w:t>
            </w:r>
          </w:p>
        </w:tc>
        <w:tc>
          <w:tcPr>
            <w:tcW w:w="2690" w:type="dxa"/>
            <w:tcBorders>
              <w:top w:val="nil"/>
              <w:left w:val="nil"/>
              <w:bottom w:val="single" w:sz="4" w:space="0" w:color="808080"/>
              <w:right w:val="single" w:sz="4" w:space="0" w:color="808080"/>
            </w:tcBorders>
            <w:noWrap/>
            <w:vAlign w:val="center"/>
            <w:hideMark/>
          </w:tcPr>
          <w:p w14:paraId="70C051D0"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Solution GTP</w:t>
            </w:r>
          </w:p>
        </w:tc>
        <w:tc>
          <w:tcPr>
            <w:tcW w:w="1001" w:type="dxa"/>
            <w:tcBorders>
              <w:top w:val="nil"/>
              <w:left w:val="nil"/>
              <w:bottom w:val="single" w:sz="4" w:space="0" w:color="808080"/>
              <w:right w:val="single" w:sz="4" w:space="0" w:color="808080"/>
            </w:tcBorders>
            <w:noWrap/>
            <w:vAlign w:val="center"/>
            <w:hideMark/>
          </w:tcPr>
          <w:p w14:paraId="1D0F812A"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Ferme</w:t>
            </w:r>
          </w:p>
        </w:tc>
        <w:tc>
          <w:tcPr>
            <w:tcW w:w="1564" w:type="dxa"/>
            <w:tcBorders>
              <w:top w:val="nil"/>
              <w:left w:val="nil"/>
              <w:bottom w:val="single" w:sz="4" w:space="0" w:color="808080"/>
              <w:right w:val="single" w:sz="4" w:space="0" w:color="808080"/>
            </w:tcBorders>
            <w:noWrap/>
            <w:vAlign w:val="center"/>
            <w:hideMark/>
          </w:tcPr>
          <w:p w14:paraId="76DAF19C"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API Rest</w:t>
            </w:r>
          </w:p>
        </w:tc>
        <w:tc>
          <w:tcPr>
            <w:tcW w:w="3246" w:type="dxa"/>
            <w:tcBorders>
              <w:top w:val="nil"/>
              <w:left w:val="nil"/>
              <w:bottom w:val="single" w:sz="4" w:space="0" w:color="808080"/>
              <w:right w:val="single" w:sz="4" w:space="0" w:color="808080"/>
            </w:tcBorders>
            <w:noWrap/>
            <w:vAlign w:val="center"/>
            <w:hideMark/>
          </w:tcPr>
          <w:p w14:paraId="4873E735"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Visites périodiques (dates), observations</w:t>
            </w:r>
          </w:p>
        </w:tc>
      </w:tr>
      <w:tr w:rsidR="007E124B" w:rsidRPr="007E124B" w14:paraId="405BEB24" w14:textId="77777777" w:rsidTr="007E124B">
        <w:trPr>
          <w:trHeight w:val="600"/>
        </w:trPr>
        <w:tc>
          <w:tcPr>
            <w:tcW w:w="475" w:type="dxa"/>
            <w:tcBorders>
              <w:top w:val="nil"/>
              <w:left w:val="single" w:sz="4" w:space="0" w:color="808080"/>
              <w:bottom w:val="single" w:sz="4" w:space="0" w:color="808080"/>
              <w:right w:val="single" w:sz="4" w:space="0" w:color="808080"/>
            </w:tcBorders>
            <w:noWrap/>
            <w:vAlign w:val="center"/>
            <w:hideMark/>
          </w:tcPr>
          <w:p w14:paraId="5323A138" w14:textId="77777777" w:rsidR="007E124B" w:rsidRPr="007E124B" w:rsidRDefault="007E124B" w:rsidP="007E124B">
            <w:pPr>
              <w:widowControl/>
              <w:autoSpaceDE/>
              <w:autoSpaceDN/>
              <w:jc w:val="center"/>
              <w:rPr>
                <w:rFonts w:eastAsia="Times New Roman"/>
                <w:color w:val="000000"/>
                <w:lang w:eastAsia="fr-FR"/>
              </w:rPr>
            </w:pPr>
            <w:r w:rsidRPr="007E124B">
              <w:rPr>
                <w:rFonts w:eastAsia="Times New Roman"/>
                <w:color w:val="000000"/>
                <w:lang w:eastAsia="fr-FR"/>
              </w:rPr>
              <w:t>103</w:t>
            </w:r>
          </w:p>
        </w:tc>
        <w:tc>
          <w:tcPr>
            <w:tcW w:w="1225" w:type="dxa"/>
            <w:tcBorders>
              <w:top w:val="nil"/>
              <w:left w:val="nil"/>
              <w:bottom w:val="single" w:sz="4" w:space="0" w:color="808080"/>
              <w:right w:val="single" w:sz="4" w:space="0" w:color="808080"/>
            </w:tcBorders>
            <w:noWrap/>
            <w:vAlign w:val="center"/>
            <w:hideMark/>
          </w:tcPr>
          <w:p w14:paraId="18ECD2B7"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Solution GTP</w:t>
            </w:r>
          </w:p>
        </w:tc>
        <w:tc>
          <w:tcPr>
            <w:tcW w:w="2690" w:type="dxa"/>
            <w:tcBorders>
              <w:top w:val="nil"/>
              <w:left w:val="nil"/>
              <w:bottom w:val="single" w:sz="4" w:space="0" w:color="808080"/>
              <w:right w:val="single" w:sz="4" w:space="0" w:color="808080"/>
            </w:tcBorders>
            <w:noWrap/>
            <w:vAlign w:val="center"/>
            <w:hideMark/>
          </w:tcPr>
          <w:p w14:paraId="505C6323"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GMAO Prestataires</w:t>
            </w:r>
          </w:p>
        </w:tc>
        <w:tc>
          <w:tcPr>
            <w:tcW w:w="1001" w:type="dxa"/>
            <w:tcBorders>
              <w:top w:val="nil"/>
              <w:left w:val="nil"/>
              <w:bottom w:val="single" w:sz="4" w:space="0" w:color="808080"/>
              <w:right w:val="single" w:sz="4" w:space="0" w:color="808080"/>
            </w:tcBorders>
            <w:noWrap/>
            <w:vAlign w:val="center"/>
            <w:hideMark/>
          </w:tcPr>
          <w:p w14:paraId="03541973"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Ferme</w:t>
            </w:r>
          </w:p>
        </w:tc>
        <w:tc>
          <w:tcPr>
            <w:tcW w:w="1564" w:type="dxa"/>
            <w:tcBorders>
              <w:top w:val="nil"/>
              <w:left w:val="nil"/>
              <w:bottom w:val="single" w:sz="4" w:space="0" w:color="808080"/>
              <w:right w:val="single" w:sz="4" w:space="0" w:color="808080"/>
            </w:tcBorders>
            <w:noWrap/>
            <w:vAlign w:val="center"/>
            <w:hideMark/>
          </w:tcPr>
          <w:p w14:paraId="4C60FB30"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API Rest / SOAP</w:t>
            </w:r>
          </w:p>
        </w:tc>
        <w:tc>
          <w:tcPr>
            <w:tcW w:w="3246" w:type="dxa"/>
            <w:tcBorders>
              <w:top w:val="nil"/>
              <w:left w:val="nil"/>
              <w:bottom w:val="single" w:sz="4" w:space="0" w:color="808080"/>
              <w:right w:val="single" w:sz="4" w:space="0" w:color="808080"/>
            </w:tcBorders>
            <w:noWrap/>
            <w:vAlign w:val="center"/>
            <w:hideMark/>
          </w:tcPr>
          <w:p w14:paraId="3F9132F0"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Tickets, informations équipements</w:t>
            </w:r>
          </w:p>
        </w:tc>
      </w:tr>
      <w:tr w:rsidR="007E124B" w:rsidRPr="007E124B" w14:paraId="6BBE2452" w14:textId="77777777" w:rsidTr="007E124B">
        <w:trPr>
          <w:trHeight w:val="600"/>
        </w:trPr>
        <w:tc>
          <w:tcPr>
            <w:tcW w:w="475" w:type="dxa"/>
            <w:tcBorders>
              <w:top w:val="nil"/>
              <w:left w:val="single" w:sz="4" w:space="0" w:color="808080"/>
              <w:bottom w:val="single" w:sz="4" w:space="0" w:color="808080"/>
              <w:right w:val="single" w:sz="4" w:space="0" w:color="808080"/>
            </w:tcBorders>
            <w:noWrap/>
            <w:vAlign w:val="center"/>
            <w:hideMark/>
          </w:tcPr>
          <w:p w14:paraId="2158A8A2" w14:textId="77777777" w:rsidR="007E124B" w:rsidRPr="007E124B" w:rsidRDefault="007E124B" w:rsidP="007E124B">
            <w:pPr>
              <w:widowControl/>
              <w:autoSpaceDE/>
              <w:autoSpaceDN/>
              <w:jc w:val="center"/>
              <w:rPr>
                <w:rFonts w:eastAsia="Times New Roman"/>
                <w:color w:val="000000"/>
                <w:lang w:eastAsia="fr-FR"/>
              </w:rPr>
            </w:pPr>
            <w:r w:rsidRPr="007E124B">
              <w:rPr>
                <w:rFonts w:eastAsia="Times New Roman"/>
                <w:color w:val="000000"/>
                <w:lang w:eastAsia="fr-FR"/>
              </w:rPr>
              <w:t>104</w:t>
            </w:r>
          </w:p>
        </w:tc>
        <w:tc>
          <w:tcPr>
            <w:tcW w:w="1225" w:type="dxa"/>
            <w:tcBorders>
              <w:top w:val="nil"/>
              <w:left w:val="nil"/>
              <w:bottom w:val="single" w:sz="4" w:space="0" w:color="808080"/>
              <w:right w:val="single" w:sz="4" w:space="0" w:color="808080"/>
            </w:tcBorders>
            <w:noWrap/>
            <w:vAlign w:val="center"/>
            <w:hideMark/>
          </w:tcPr>
          <w:p w14:paraId="614A1F8C"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GMAO Prestataires</w:t>
            </w:r>
          </w:p>
        </w:tc>
        <w:tc>
          <w:tcPr>
            <w:tcW w:w="2690" w:type="dxa"/>
            <w:tcBorders>
              <w:top w:val="nil"/>
              <w:left w:val="nil"/>
              <w:bottom w:val="single" w:sz="4" w:space="0" w:color="808080"/>
              <w:right w:val="single" w:sz="4" w:space="0" w:color="808080"/>
            </w:tcBorders>
            <w:noWrap/>
            <w:vAlign w:val="center"/>
            <w:hideMark/>
          </w:tcPr>
          <w:p w14:paraId="73A92FBF"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Solution GTP</w:t>
            </w:r>
          </w:p>
        </w:tc>
        <w:tc>
          <w:tcPr>
            <w:tcW w:w="1001" w:type="dxa"/>
            <w:tcBorders>
              <w:top w:val="nil"/>
              <w:left w:val="nil"/>
              <w:bottom w:val="single" w:sz="4" w:space="0" w:color="808080"/>
              <w:right w:val="single" w:sz="4" w:space="0" w:color="808080"/>
            </w:tcBorders>
            <w:noWrap/>
            <w:vAlign w:val="center"/>
            <w:hideMark/>
          </w:tcPr>
          <w:p w14:paraId="3C99B630"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Ferme</w:t>
            </w:r>
          </w:p>
        </w:tc>
        <w:tc>
          <w:tcPr>
            <w:tcW w:w="1564" w:type="dxa"/>
            <w:tcBorders>
              <w:top w:val="nil"/>
              <w:left w:val="nil"/>
              <w:bottom w:val="single" w:sz="4" w:space="0" w:color="808080"/>
              <w:right w:val="single" w:sz="4" w:space="0" w:color="808080"/>
            </w:tcBorders>
            <w:noWrap/>
            <w:vAlign w:val="center"/>
            <w:hideMark/>
          </w:tcPr>
          <w:p w14:paraId="6FEF1664"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API Rest / SOAP</w:t>
            </w:r>
          </w:p>
        </w:tc>
        <w:tc>
          <w:tcPr>
            <w:tcW w:w="3246" w:type="dxa"/>
            <w:tcBorders>
              <w:top w:val="nil"/>
              <w:left w:val="nil"/>
              <w:bottom w:val="single" w:sz="4" w:space="0" w:color="808080"/>
              <w:right w:val="single" w:sz="4" w:space="0" w:color="808080"/>
            </w:tcBorders>
            <w:noWrap/>
            <w:vAlign w:val="center"/>
            <w:hideMark/>
          </w:tcPr>
          <w:p w14:paraId="423AFB0E"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Tickets, informations équipements</w:t>
            </w:r>
          </w:p>
        </w:tc>
      </w:tr>
      <w:tr w:rsidR="007E124B" w:rsidRPr="007E124B" w14:paraId="1E70E781" w14:textId="77777777" w:rsidTr="007E124B">
        <w:trPr>
          <w:trHeight w:val="600"/>
        </w:trPr>
        <w:tc>
          <w:tcPr>
            <w:tcW w:w="475" w:type="dxa"/>
            <w:tcBorders>
              <w:top w:val="nil"/>
              <w:left w:val="single" w:sz="4" w:space="0" w:color="808080"/>
              <w:bottom w:val="single" w:sz="4" w:space="0" w:color="808080"/>
              <w:right w:val="single" w:sz="4" w:space="0" w:color="808080"/>
            </w:tcBorders>
            <w:noWrap/>
            <w:vAlign w:val="center"/>
            <w:hideMark/>
          </w:tcPr>
          <w:p w14:paraId="78844EA1" w14:textId="77777777" w:rsidR="007E124B" w:rsidRPr="007E124B" w:rsidRDefault="007E124B" w:rsidP="007E124B">
            <w:pPr>
              <w:widowControl/>
              <w:autoSpaceDE/>
              <w:autoSpaceDN/>
              <w:jc w:val="center"/>
              <w:rPr>
                <w:rFonts w:eastAsia="Times New Roman"/>
                <w:color w:val="000000"/>
                <w:lang w:eastAsia="fr-FR"/>
              </w:rPr>
            </w:pPr>
            <w:r w:rsidRPr="007E124B">
              <w:rPr>
                <w:rFonts w:eastAsia="Times New Roman"/>
                <w:color w:val="000000"/>
                <w:lang w:eastAsia="fr-FR"/>
              </w:rPr>
              <w:lastRenderedPageBreak/>
              <w:t>105</w:t>
            </w:r>
          </w:p>
        </w:tc>
        <w:tc>
          <w:tcPr>
            <w:tcW w:w="1225" w:type="dxa"/>
            <w:tcBorders>
              <w:top w:val="nil"/>
              <w:left w:val="nil"/>
              <w:bottom w:val="single" w:sz="4" w:space="0" w:color="808080"/>
              <w:right w:val="single" w:sz="4" w:space="0" w:color="808080"/>
            </w:tcBorders>
            <w:noWrap/>
            <w:vAlign w:val="center"/>
            <w:hideMark/>
          </w:tcPr>
          <w:p w14:paraId="06C9659C"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Supervision GTB</w:t>
            </w:r>
          </w:p>
        </w:tc>
        <w:tc>
          <w:tcPr>
            <w:tcW w:w="2690" w:type="dxa"/>
            <w:tcBorders>
              <w:top w:val="nil"/>
              <w:left w:val="nil"/>
              <w:bottom w:val="single" w:sz="4" w:space="0" w:color="808080"/>
              <w:right w:val="single" w:sz="4" w:space="0" w:color="808080"/>
            </w:tcBorders>
            <w:noWrap/>
            <w:vAlign w:val="center"/>
            <w:hideMark/>
          </w:tcPr>
          <w:p w14:paraId="774BD388"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Solution GTP</w:t>
            </w:r>
          </w:p>
        </w:tc>
        <w:tc>
          <w:tcPr>
            <w:tcW w:w="1001" w:type="dxa"/>
            <w:tcBorders>
              <w:top w:val="nil"/>
              <w:left w:val="nil"/>
              <w:bottom w:val="single" w:sz="4" w:space="0" w:color="808080"/>
              <w:right w:val="single" w:sz="4" w:space="0" w:color="808080"/>
            </w:tcBorders>
            <w:noWrap/>
            <w:vAlign w:val="center"/>
            <w:hideMark/>
          </w:tcPr>
          <w:p w14:paraId="32FEFBA6"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Option</w:t>
            </w:r>
          </w:p>
        </w:tc>
        <w:tc>
          <w:tcPr>
            <w:tcW w:w="1564" w:type="dxa"/>
            <w:tcBorders>
              <w:top w:val="nil"/>
              <w:left w:val="nil"/>
              <w:bottom w:val="single" w:sz="4" w:space="0" w:color="808080"/>
              <w:right w:val="single" w:sz="4" w:space="0" w:color="808080"/>
            </w:tcBorders>
            <w:noWrap/>
            <w:vAlign w:val="center"/>
            <w:hideMark/>
          </w:tcPr>
          <w:p w14:paraId="7B08D0DD"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API Rest</w:t>
            </w:r>
          </w:p>
        </w:tc>
        <w:tc>
          <w:tcPr>
            <w:tcW w:w="3246" w:type="dxa"/>
            <w:tcBorders>
              <w:top w:val="nil"/>
              <w:left w:val="nil"/>
              <w:bottom w:val="single" w:sz="4" w:space="0" w:color="808080"/>
              <w:right w:val="single" w:sz="4" w:space="0" w:color="808080"/>
            </w:tcBorders>
            <w:noWrap/>
            <w:vAlign w:val="center"/>
            <w:hideMark/>
          </w:tcPr>
          <w:p w14:paraId="1C41AC04"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Création de tickets sur alarmes</w:t>
            </w:r>
          </w:p>
        </w:tc>
      </w:tr>
      <w:tr w:rsidR="007E124B" w:rsidRPr="007E124B" w14:paraId="63CE8AEC" w14:textId="77777777" w:rsidTr="007E124B">
        <w:trPr>
          <w:trHeight w:val="600"/>
        </w:trPr>
        <w:tc>
          <w:tcPr>
            <w:tcW w:w="475" w:type="dxa"/>
            <w:tcBorders>
              <w:top w:val="nil"/>
              <w:left w:val="single" w:sz="4" w:space="0" w:color="808080"/>
              <w:bottom w:val="single" w:sz="4" w:space="0" w:color="808080"/>
              <w:right w:val="single" w:sz="4" w:space="0" w:color="808080"/>
            </w:tcBorders>
            <w:noWrap/>
            <w:vAlign w:val="center"/>
            <w:hideMark/>
          </w:tcPr>
          <w:p w14:paraId="6C6DEF5E" w14:textId="77777777" w:rsidR="007E124B" w:rsidRPr="007E124B" w:rsidRDefault="007E124B" w:rsidP="007E124B">
            <w:pPr>
              <w:widowControl/>
              <w:autoSpaceDE/>
              <w:autoSpaceDN/>
              <w:jc w:val="center"/>
              <w:rPr>
                <w:rFonts w:eastAsia="Times New Roman"/>
                <w:color w:val="000000"/>
                <w:lang w:eastAsia="fr-FR"/>
              </w:rPr>
            </w:pPr>
            <w:r w:rsidRPr="007E124B">
              <w:rPr>
                <w:rFonts w:eastAsia="Times New Roman"/>
                <w:color w:val="000000"/>
                <w:lang w:eastAsia="fr-FR"/>
              </w:rPr>
              <w:t>106</w:t>
            </w:r>
          </w:p>
        </w:tc>
        <w:tc>
          <w:tcPr>
            <w:tcW w:w="1225" w:type="dxa"/>
            <w:tcBorders>
              <w:top w:val="nil"/>
              <w:left w:val="nil"/>
              <w:bottom w:val="single" w:sz="4" w:space="0" w:color="808080"/>
              <w:right w:val="single" w:sz="4" w:space="0" w:color="808080"/>
            </w:tcBorders>
            <w:noWrap/>
            <w:vAlign w:val="center"/>
            <w:hideMark/>
          </w:tcPr>
          <w:p w14:paraId="5084C922"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PreimData</w:t>
            </w:r>
          </w:p>
        </w:tc>
        <w:tc>
          <w:tcPr>
            <w:tcW w:w="2690" w:type="dxa"/>
            <w:tcBorders>
              <w:top w:val="nil"/>
              <w:left w:val="nil"/>
              <w:bottom w:val="single" w:sz="4" w:space="0" w:color="808080"/>
              <w:right w:val="single" w:sz="4" w:space="0" w:color="808080"/>
            </w:tcBorders>
            <w:noWrap/>
            <w:vAlign w:val="center"/>
            <w:hideMark/>
          </w:tcPr>
          <w:p w14:paraId="1124EB0E"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Solution GTP</w:t>
            </w:r>
          </w:p>
        </w:tc>
        <w:tc>
          <w:tcPr>
            <w:tcW w:w="1001" w:type="dxa"/>
            <w:tcBorders>
              <w:top w:val="nil"/>
              <w:left w:val="nil"/>
              <w:bottom w:val="single" w:sz="4" w:space="0" w:color="808080"/>
              <w:right w:val="single" w:sz="4" w:space="0" w:color="808080"/>
            </w:tcBorders>
            <w:noWrap/>
            <w:vAlign w:val="center"/>
            <w:hideMark/>
          </w:tcPr>
          <w:p w14:paraId="505A396C"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Ferme</w:t>
            </w:r>
          </w:p>
        </w:tc>
        <w:tc>
          <w:tcPr>
            <w:tcW w:w="1564" w:type="dxa"/>
            <w:tcBorders>
              <w:top w:val="nil"/>
              <w:left w:val="nil"/>
              <w:bottom w:val="single" w:sz="4" w:space="0" w:color="808080"/>
              <w:right w:val="single" w:sz="4" w:space="0" w:color="808080"/>
            </w:tcBorders>
            <w:noWrap/>
            <w:vAlign w:val="center"/>
            <w:hideMark/>
          </w:tcPr>
          <w:p w14:paraId="3059CD0F"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API Rest</w:t>
            </w:r>
          </w:p>
        </w:tc>
        <w:tc>
          <w:tcPr>
            <w:tcW w:w="3246" w:type="dxa"/>
            <w:tcBorders>
              <w:top w:val="nil"/>
              <w:left w:val="nil"/>
              <w:bottom w:val="single" w:sz="4" w:space="0" w:color="808080"/>
              <w:right w:val="single" w:sz="4" w:space="0" w:color="808080"/>
            </w:tcBorders>
            <w:noWrap/>
            <w:vAlign w:val="center"/>
            <w:hideMark/>
          </w:tcPr>
          <w:p w14:paraId="001C96B7"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Données des actifs</w:t>
            </w:r>
          </w:p>
        </w:tc>
      </w:tr>
      <w:tr w:rsidR="007E124B" w:rsidRPr="007E124B" w14:paraId="5DDEF97A" w14:textId="77777777" w:rsidTr="007E124B">
        <w:trPr>
          <w:trHeight w:val="600"/>
        </w:trPr>
        <w:tc>
          <w:tcPr>
            <w:tcW w:w="475" w:type="dxa"/>
            <w:tcBorders>
              <w:top w:val="nil"/>
              <w:left w:val="single" w:sz="4" w:space="0" w:color="808080"/>
              <w:bottom w:val="single" w:sz="4" w:space="0" w:color="808080"/>
              <w:right w:val="single" w:sz="4" w:space="0" w:color="808080"/>
            </w:tcBorders>
            <w:noWrap/>
            <w:vAlign w:val="center"/>
            <w:hideMark/>
          </w:tcPr>
          <w:p w14:paraId="05B47288" w14:textId="77777777" w:rsidR="007E124B" w:rsidRPr="007E124B" w:rsidRDefault="007E124B" w:rsidP="007E124B">
            <w:pPr>
              <w:widowControl/>
              <w:autoSpaceDE/>
              <w:autoSpaceDN/>
              <w:jc w:val="center"/>
              <w:rPr>
                <w:rFonts w:eastAsia="Times New Roman"/>
                <w:color w:val="000000"/>
                <w:lang w:eastAsia="fr-FR"/>
              </w:rPr>
            </w:pPr>
            <w:r w:rsidRPr="007E124B">
              <w:rPr>
                <w:rFonts w:eastAsia="Times New Roman"/>
                <w:color w:val="000000"/>
                <w:lang w:eastAsia="fr-FR"/>
              </w:rPr>
              <w:t>4</w:t>
            </w:r>
          </w:p>
        </w:tc>
        <w:tc>
          <w:tcPr>
            <w:tcW w:w="1225" w:type="dxa"/>
            <w:tcBorders>
              <w:top w:val="nil"/>
              <w:left w:val="nil"/>
              <w:bottom w:val="single" w:sz="4" w:space="0" w:color="808080"/>
              <w:right w:val="single" w:sz="4" w:space="0" w:color="808080"/>
            </w:tcBorders>
            <w:noWrap/>
            <w:vAlign w:val="center"/>
            <w:hideMark/>
          </w:tcPr>
          <w:p w14:paraId="769A7164"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GED DocuWare</w:t>
            </w:r>
          </w:p>
        </w:tc>
        <w:tc>
          <w:tcPr>
            <w:tcW w:w="2690" w:type="dxa"/>
            <w:tcBorders>
              <w:top w:val="nil"/>
              <w:left w:val="nil"/>
              <w:bottom w:val="single" w:sz="4" w:space="0" w:color="808080"/>
              <w:right w:val="single" w:sz="4" w:space="0" w:color="808080"/>
            </w:tcBorders>
            <w:noWrap/>
            <w:vAlign w:val="center"/>
            <w:hideMark/>
          </w:tcPr>
          <w:p w14:paraId="1DFD0D0E"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Solution GTP</w:t>
            </w:r>
          </w:p>
        </w:tc>
        <w:tc>
          <w:tcPr>
            <w:tcW w:w="1001" w:type="dxa"/>
            <w:tcBorders>
              <w:top w:val="nil"/>
              <w:left w:val="nil"/>
              <w:bottom w:val="single" w:sz="4" w:space="0" w:color="808080"/>
              <w:right w:val="single" w:sz="4" w:space="0" w:color="808080"/>
            </w:tcBorders>
            <w:noWrap/>
            <w:vAlign w:val="center"/>
            <w:hideMark/>
          </w:tcPr>
          <w:p w14:paraId="0FEA9227"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Ferme</w:t>
            </w:r>
          </w:p>
        </w:tc>
        <w:tc>
          <w:tcPr>
            <w:tcW w:w="1564" w:type="dxa"/>
            <w:tcBorders>
              <w:top w:val="nil"/>
              <w:left w:val="nil"/>
              <w:bottom w:val="single" w:sz="4" w:space="0" w:color="808080"/>
              <w:right w:val="single" w:sz="4" w:space="0" w:color="808080"/>
            </w:tcBorders>
            <w:noWrap/>
            <w:vAlign w:val="center"/>
            <w:hideMark/>
          </w:tcPr>
          <w:p w14:paraId="34F5A142"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API/Connecteur</w:t>
            </w:r>
          </w:p>
        </w:tc>
        <w:tc>
          <w:tcPr>
            <w:tcW w:w="3246" w:type="dxa"/>
            <w:tcBorders>
              <w:top w:val="nil"/>
              <w:left w:val="nil"/>
              <w:bottom w:val="single" w:sz="4" w:space="0" w:color="808080"/>
              <w:right w:val="single" w:sz="4" w:space="0" w:color="808080"/>
            </w:tcBorders>
            <w:noWrap/>
            <w:vAlign w:val="center"/>
            <w:hideMark/>
          </w:tcPr>
          <w:p w14:paraId="4E383891"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Métadonnées doc (id, type, locataire, immeuble, version, date), lien de téléchargement sécurisé</w:t>
            </w:r>
          </w:p>
        </w:tc>
      </w:tr>
      <w:tr w:rsidR="007E124B" w:rsidRPr="007E124B" w14:paraId="77CE2BEE" w14:textId="77777777" w:rsidTr="00E56D93">
        <w:trPr>
          <w:trHeight w:val="600"/>
        </w:trPr>
        <w:tc>
          <w:tcPr>
            <w:tcW w:w="475" w:type="dxa"/>
            <w:tcBorders>
              <w:top w:val="nil"/>
              <w:left w:val="single" w:sz="4" w:space="0" w:color="808080"/>
              <w:bottom w:val="single" w:sz="4" w:space="0" w:color="auto"/>
              <w:right w:val="single" w:sz="4" w:space="0" w:color="808080"/>
            </w:tcBorders>
            <w:noWrap/>
            <w:vAlign w:val="center"/>
            <w:hideMark/>
          </w:tcPr>
          <w:p w14:paraId="4E159F40" w14:textId="77777777" w:rsidR="007E124B" w:rsidRPr="007E124B" w:rsidRDefault="007E124B" w:rsidP="007E124B">
            <w:pPr>
              <w:widowControl/>
              <w:autoSpaceDE/>
              <w:autoSpaceDN/>
              <w:jc w:val="center"/>
              <w:rPr>
                <w:rFonts w:eastAsia="Times New Roman"/>
                <w:color w:val="000000"/>
                <w:lang w:eastAsia="fr-FR"/>
              </w:rPr>
            </w:pPr>
            <w:r w:rsidRPr="007E124B">
              <w:rPr>
                <w:rFonts w:eastAsia="Times New Roman"/>
                <w:color w:val="000000"/>
                <w:lang w:eastAsia="fr-FR"/>
              </w:rPr>
              <w:t>5</w:t>
            </w:r>
          </w:p>
        </w:tc>
        <w:tc>
          <w:tcPr>
            <w:tcW w:w="1225" w:type="dxa"/>
            <w:tcBorders>
              <w:top w:val="nil"/>
              <w:left w:val="nil"/>
              <w:bottom w:val="single" w:sz="4" w:space="0" w:color="auto"/>
              <w:right w:val="single" w:sz="4" w:space="0" w:color="808080"/>
            </w:tcBorders>
            <w:noWrap/>
            <w:vAlign w:val="center"/>
            <w:hideMark/>
          </w:tcPr>
          <w:p w14:paraId="2E8B439A"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Solution GTP</w:t>
            </w:r>
          </w:p>
        </w:tc>
        <w:tc>
          <w:tcPr>
            <w:tcW w:w="2690" w:type="dxa"/>
            <w:tcBorders>
              <w:top w:val="nil"/>
              <w:left w:val="nil"/>
              <w:bottom w:val="single" w:sz="4" w:space="0" w:color="auto"/>
              <w:right w:val="single" w:sz="4" w:space="0" w:color="808080"/>
            </w:tcBorders>
            <w:noWrap/>
            <w:vAlign w:val="center"/>
            <w:hideMark/>
          </w:tcPr>
          <w:p w14:paraId="2FAD2D42"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GED DocuWare</w:t>
            </w:r>
          </w:p>
        </w:tc>
        <w:tc>
          <w:tcPr>
            <w:tcW w:w="1001" w:type="dxa"/>
            <w:tcBorders>
              <w:top w:val="nil"/>
              <w:left w:val="nil"/>
              <w:bottom w:val="single" w:sz="4" w:space="0" w:color="auto"/>
              <w:right w:val="single" w:sz="4" w:space="0" w:color="808080"/>
            </w:tcBorders>
            <w:noWrap/>
            <w:vAlign w:val="center"/>
            <w:hideMark/>
          </w:tcPr>
          <w:p w14:paraId="21AE0D4D"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Ferme</w:t>
            </w:r>
          </w:p>
        </w:tc>
        <w:tc>
          <w:tcPr>
            <w:tcW w:w="1564" w:type="dxa"/>
            <w:tcBorders>
              <w:top w:val="nil"/>
              <w:left w:val="nil"/>
              <w:bottom w:val="single" w:sz="4" w:space="0" w:color="auto"/>
              <w:right w:val="single" w:sz="4" w:space="0" w:color="808080"/>
            </w:tcBorders>
            <w:noWrap/>
            <w:vAlign w:val="center"/>
            <w:hideMark/>
          </w:tcPr>
          <w:p w14:paraId="2D411206"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API/Connecteur</w:t>
            </w:r>
          </w:p>
        </w:tc>
        <w:tc>
          <w:tcPr>
            <w:tcW w:w="3246" w:type="dxa"/>
            <w:tcBorders>
              <w:top w:val="nil"/>
              <w:left w:val="nil"/>
              <w:bottom w:val="single" w:sz="4" w:space="0" w:color="auto"/>
              <w:right w:val="single" w:sz="4" w:space="0" w:color="808080"/>
            </w:tcBorders>
            <w:noWrap/>
            <w:vAlign w:val="center"/>
            <w:hideMark/>
          </w:tcPr>
          <w:p w14:paraId="345D3BDC" w14:textId="77777777" w:rsidR="007E124B" w:rsidRPr="007E124B" w:rsidRDefault="007E124B" w:rsidP="007E124B">
            <w:pPr>
              <w:widowControl/>
              <w:autoSpaceDE/>
              <w:autoSpaceDN/>
              <w:rPr>
                <w:rFonts w:eastAsia="Times New Roman"/>
                <w:color w:val="000000"/>
                <w:lang w:eastAsia="fr-FR"/>
              </w:rPr>
            </w:pPr>
            <w:r w:rsidRPr="007E124B">
              <w:rPr>
                <w:rFonts w:eastAsia="Times New Roman"/>
                <w:color w:val="000000"/>
                <w:lang w:eastAsia="fr-FR"/>
              </w:rPr>
              <w:t>Suivant implémentation fournisseur : document, métadonnées</w:t>
            </w:r>
          </w:p>
        </w:tc>
      </w:tr>
      <w:tr w:rsidR="00E56D93" w:rsidRPr="007E124B" w14:paraId="4528DBDF" w14:textId="77777777" w:rsidTr="00E56D93">
        <w:trPr>
          <w:trHeight w:val="600"/>
        </w:trPr>
        <w:tc>
          <w:tcPr>
            <w:tcW w:w="475" w:type="dxa"/>
            <w:tcBorders>
              <w:top w:val="single" w:sz="4" w:space="0" w:color="auto"/>
              <w:left w:val="single" w:sz="4" w:space="0" w:color="auto"/>
              <w:bottom w:val="single" w:sz="4" w:space="0" w:color="auto"/>
              <w:right w:val="single" w:sz="4" w:space="0" w:color="auto"/>
            </w:tcBorders>
            <w:noWrap/>
            <w:vAlign w:val="center"/>
          </w:tcPr>
          <w:p w14:paraId="75662DAA" w14:textId="77777777" w:rsidR="00E56D93" w:rsidRPr="007E124B" w:rsidRDefault="00E56D93" w:rsidP="007E124B">
            <w:pPr>
              <w:widowControl/>
              <w:autoSpaceDE/>
              <w:autoSpaceDN/>
              <w:jc w:val="center"/>
              <w:rPr>
                <w:rFonts w:eastAsia="Times New Roman"/>
                <w:color w:val="000000"/>
                <w:lang w:eastAsia="fr-FR"/>
              </w:rPr>
            </w:pPr>
          </w:p>
        </w:tc>
        <w:tc>
          <w:tcPr>
            <w:tcW w:w="1225" w:type="dxa"/>
            <w:tcBorders>
              <w:top w:val="single" w:sz="4" w:space="0" w:color="auto"/>
              <w:left w:val="single" w:sz="4" w:space="0" w:color="auto"/>
              <w:bottom w:val="single" w:sz="4" w:space="0" w:color="auto"/>
              <w:right w:val="single" w:sz="4" w:space="0" w:color="auto"/>
            </w:tcBorders>
            <w:noWrap/>
            <w:vAlign w:val="center"/>
          </w:tcPr>
          <w:p w14:paraId="6BF2BB0E" w14:textId="0BE37C04" w:rsidR="00E56D93" w:rsidRPr="007E124B" w:rsidRDefault="00E56D93" w:rsidP="007E124B">
            <w:pPr>
              <w:widowControl/>
              <w:autoSpaceDE/>
              <w:autoSpaceDN/>
              <w:rPr>
                <w:rFonts w:eastAsia="Times New Roman"/>
                <w:color w:val="000000"/>
                <w:lang w:eastAsia="fr-FR"/>
              </w:rPr>
            </w:pPr>
            <w:r>
              <w:rPr>
                <w:rFonts w:eastAsia="Times New Roman"/>
                <w:color w:val="000000"/>
                <w:lang w:eastAsia="fr-FR"/>
              </w:rPr>
              <w:t>Solution GTP</w:t>
            </w:r>
          </w:p>
        </w:tc>
        <w:tc>
          <w:tcPr>
            <w:tcW w:w="2690" w:type="dxa"/>
            <w:tcBorders>
              <w:top w:val="single" w:sz="4" w:space="0" w:color="auto"/>
              <w:left w:val="single" w:sz="4" w:space="0" w:color="auto"/>
              <w:bottom w:val="single" w:sz="4" w:space="0" w:color="auto"/>
              <w:right w:val="single" w:sz="4" w:space="0" w:color="auto"/>
            </w:tcBorders>
            <w:noWrap/>
            <w:vAlign w:val="center"/>
          </w:tcPr>
          <w:p w14:paraId="59FF024B" w14:textId="6026B76A" w:rsidR="00E56D93" w:rsidRPr="007E124B" w:rsidRDefault="00E56D93" w:rsidP="007E124B">
            <w:pPr>
              <w:widowControl/>
              <w:autoSpaceDE/>
              <w:autoSpaceDN/>
              <w:rPr>
                <w:rFonts w:eastAsia="Times New Roman"/>
                <w:color w:val="000000"/>
                <w:lang w:eastAsia="fr-FR"/>
              </w:rPr>
            </w:pPr>
            <w:r>
              <w:rPr>
                <w:rFonts w:eastAsia="Times New Roman"/>
                <w:color w:val="000000"/>
                <w:lang w:eastAsia="fr-FR"/>
              </w:rPr>
              <w:t>Deepki</w:t>
            </w:r>
          </w:p>
        </w:tc>
        <w:tc>
          <w:tcPr>
            <w:tcW w:w="1001" w:type="dxa"/>
            <w:tcBorders>
              <w:top w:val="single" w:sz="4" w:space="0" w:color="auto"/>
              <w:left w:val="single" w:sz="4" w:space="0" w:color="auto"/>
              <w:bottom w:val="single" w:sz="4" w:space="0" w:color="auto"/>
              <w:right w:val="single" w:sz="4" w:space="0" w:color="auto"/>
            </w:tcBorders>
            <w:noWrap/>
            <w:vAlign w:val="center"/>
          </w:tcPr>
          <w:p w14:paraId="2707DAFA" w14:textId="5DB767F9" w:rsidR="00E56D93" w:rsidRPr="007E124B" w:rsidRDefault="00E56D93" w:rsidP="007E124B">
            <w:pPr>
              <w:widowControl/>
              <w:autoSpaceDE/>
              <w:autoSpaceDN/>
              <w:rPr>
                <w:rFonts w:eastAsia="Times New Roman"/>
                <w:color w:val="000000"/>
                <w:lang w:eastAsia="fr-FR"/>
              </w:rPr>
            </w:pPr>
            <w:r>
              <w:rPr>
                <w:rFonts w:eastAsia="Times New Roman"/>
                <w:color w:val="000000"/>
                <w:lang w:eastAsia="fr-FR"/>
              </w:rPr>
              <w:t>Option</w:t>
            </w:r>
          </w:p>
        </w:tc>
        <w:tc>
          <w:tcPr>
            <w:tcW w:w="1564" w:type="dxa"/>
            <w:tcBorders>
              <w:top w:val="single" w:sz="4" w:space="0" w:color="auto"/>
              <w:left w:val="single" w:sz="4" w:space="0" w:color="auto"/>
              <w:bottom w:val="single" w:sz="4" w:space="0" w:color="auto"/>
              <w:right w:val="single" w:sz="4" w:space="0" w:color="auto"/>
            </w:tcBorders>
            <w:noWrap/>
            <w:vAlign w:val="center"/>
          </w:tcPr>
          <w:p w14:paraId="73687997" w14:textId="47A5BB1F" w:rsidR="00E56D93" w:rsidRPr="007E124B" w:rsidRDefault="00E56D93" w:rsidP="007E124B">
            <w:pPr>
              <w:widowControl/>
              <w:autoSpaceDE/>
              <w:autoSpaceDN/>
              <w:rPr>
                <w:rFonts w:eastAsia="Times New Roman"/>
                <w:color w:val="000000"/>
                <w:lang w:eastAsia="fr-FR"/>
              </w:rPr>
            </w:pPr>
            <w:r>
              <w:rPr>
                <w:rFonts w:eastAsia="Times New Roman"/>
                <w:color w:val="000000"/>
                <w:lang w:eastAsia="fr-FR"/>
              </w:rPr>
              <w:t>API/Connecteur</w:t>
            </w:r>
          </w:p>
        </w:tc>
        <w:tc>
          <w:tcPr>
            <w:tcW w:w="3246" w:type="dxa"/>
            <w:tcBorders>
              <w:top w:val="single" w:sz="4" w:space="0" w:color="auto"/>
              <w:left w:val="single" w:sz="4" w:space="0" w:color="auto"/>
              <w:bottom w:val="single" w:sz="4" w:space="0" w:color="auto"/>
              <w:right w:val="single" w:sz="4" w:space="0" w:color="auto"/>
            </w:tcBorders>
            <w:noWrap/>
            <w:vAlign w:val="center"/>
          </w:tcPr>
          <w:p w14:paraId="0A0D8EB8" w14:textId="4B2F9372" w:rsidR="00E56D93" w:rsidRPr="007E124B" w:rsidRDefault="008F3F91" w:rsidP="007E124B">
            <w:pPr>
              <w:widowControl/>
              <w:autoSpaceDE/>
              <w:autoSpaceDN/>
              <w:rPr>
                <w:rFonts w:eastAsia="Times New Roman"/>
                <w:color w:val="000000"/>
                <w:lang w:eastAsia="fr-FR"/>
              </w:rPr>
            </w:pPr>
            <w:r>
              <w:rPr>
                <w:rFonts w:eastAsia="Times New Roman"/>
                <w:color w:val="000000"/>
                <w:lang w:eastAsia="fr-FR"/>
              </w:rPr>
              <w:t>Suivant implémentation : données de DPE (à confirmer)</w:t>
            </w:r>
          </w:p>
        </w:tc>
      </w:tr>
    </w:tbl>
    <w:p w14:paraId="140D4E08" w14:textId="77777777" w:rsidR="003913B5" w:rsidRDefault="003913B5" w:rsidP="001D2157">
      <w:pPr>
        <w:rPr>
          <w:b/>
        </w:rPr>
      </w:pPr>
    </w:p>
    <w:p w14:paraId="434B8227" w14:textId="77777777" w:rsidR="003913B5" w:rsidRDefault="003913B5" w:rsidP="001D2157">
      <w:pPr>
        <w:rPr>
          <w:b/>
        </w:rPr>
      </w:pPr>
    </w:p>
    <w:p w14:paraId="4916EAF4" w14:textId="77777777" w:rsidR="003913B5" w:rsidRPr="003913B5" w:rsidRDefault="003913B5" w:rsidP="001D2157">
      <w:pPr>
        <w:rPr>
          <w:b/>
        </w:rPr>
      </w:pPr>
    </w:p>
    <w:p w14:paraId="16B1B096" w14:textId="77777777" w:rsidR="001D2157" w:rsidRDefault="001D2157" w:rsidP="001D2157"/>
    <w:tbl>
      <w:tblPr>
        <w:tblStyle w:val="Grilledutableau"/>
        <w:tblW w:w="9070" w:type="dxa"/>
        <w:tblInd w:w="-3" w:type="dxa"/>
        <w:tblLook w:val="04A0" w:firstRow="1" w:lastRow="0" w:firstColumn="1" w:lastColumn="0" w:noHBand="0" w:noVBand="1"/>
      </w:tblPr>
      <w:tblGrid>
        <w:gridCol w:w="1558"/>
        <w:gridCol w:w="7512"/>
      </w:tblGrid>
      <w:tr w:rsidR="00147CAD" w14:paraId="1E3640CF" w14:textId="77777777" w:rsidTr="00147CAD">
        <w:trPr>
          <w:trHeight w:val="1739"/>
        </w:trPr>
        <w:tc>
          <w:tcPr>
            <w:tcW w:w="1558" w:type="dxa"/>
            <w:tcBorders>
              <w:top w:val="single" w:sz="4" w:space="0" w:color="auto"/>
              <w:left w:val="single" w:sz="4" w:space="0" w:color="auto"/>
              <w:bottom w:val="single" w:sz="4" w:space="0" w:color="auto"/>
              <w:right w:val="single" w:sz="4" w:space="0" w:color="auto"/>
            </w:tcBorders>
          </w:tcPr>
          <w:p w14:paraId="2387F528" w14:textId="77777777" w:rsidR="00147CAD" w:rsidRDefault="00147CAD" w:rsidP="00134D48">
            <w:pPr>
              <w:jc w:val="center"/>
              <w:rPr>
                <w:color w:val="C00000"/>
              </w:rPr>
            </w:pPr>
            <w:r w:rsidRPr="004E1FF9">
              <w:rPr>
                <w:color w:val="C00000"/>
              </w:rPr>
              <w:t>Exigence n°</w:t>
            </w:r>
            <w:r>
              <w:rPr>
                <w:color w:val="C00000"/>
              </w:rPr>
              <w:t>xx</w:t>
            </w:r>
          </w:p>
          <w:p w14:paraId="31D4B8ED" w14:textId="77777777" w:rsidR="00147CAD" w:rsidRPr="00DC28EC" w:rsidRDefault="00147CAD" w:rsidP="00134D48">
            <w:pPr>
              <w:jc w:val="center"/>
              <w:rPr>
                <w:i/>
                <w:iCs/>
              </w:rPr>
            </w:pPr>
            <w:r>
              <w:rPr>
                <w:i/>
                <w:iCs/>
                <w:sz w:val="20"/>
                <w:szCs w:val="20"/>
              </w:rPr>
              <w:t>Architecture</w:t>
            </w:r>
          </w:p>
        </w:tc>
        <w:tc>
          <w:tcPr>
            <w:tcW w:w="7512" w:type="dxa"/>
            <w:tcBorders>
              <w:top w:val="single" w:sz="4" w:space="0" w:color="auto"/>
              <w:left w:val="single" w:sz="4" w:space="0" w:color="auto"/>
              <w:bottom w:val="single" w:sz="4" w:space="0" w:color="auto"/>
              <w:right w:val="single" w:sz="4" w:space="0" w:color="auto"/>
            </w:tcBorders>
          </w:tcPr>
          <w:p w14:paraId="48C73B2E" w14:textId="77777777" w:rsidR="00147CAD" w:rsidRPr="004F73B5" w:rsidRDefault="00147CAD" w:rsidP="00134D48">
            <w:r w:rsidRPr="004F73B5">
              <w:t xml:space="preserve">Le soumissionnaire devra détailler </w:t>
            </w:r>
            <w:r w:rsidRPr="00E467C3">
              <w:t>l’architecture fonctionnelle et technique</w:t>
            </w:r>
            <w:r w:rsidRPr="004F73B5">
              <w:t xml:space="preserve"> de sa solution, ainsi que le fournisseur de cloud sur lequel elle repose. Il devra également préciser </w:t>
            </w:r>
            <w:r w:rsidRPr="00E467C3">
              <w:t>les protocoles de communication</w:t>
            </w:r>
            <w:r w:rsidRPr="004F73B5">
              <w:t>, incluant les mécanismes de sécurité utilisés pour les échanges de données avec l’écosystème digital de Praemia.</w:t>
            </w:r>
          </w:p>
        </w:tc>
      </w:tr>
      <w:tr w:rsidR="00147CAD" w14:paraId="6E7B6FB7" w14:textId="77777777" w:rsidTr="0085264A">
        <w:trPr>
          <w:trHeight w:val="849"/>
        </w:trPr>
        <w:tc>
          <w:tcPr>
            <w:tcW w:w="1558" w:type="dxa"/>
            <w:tcBorders>
              <w:top w:val="single" w:sz="4" w:space="0" w:color="auto"/>
              <w:left w:val="single" w:sz="4" w:space="0" w:color="auto"/>
              <w:bottom w:val="single" w:sz="4" w:space="0" w:color="auto"/>
              <w:right w:val="single" w:sz="4" w:space="0" w:color="auto"/>
            </w:tcBorders>
          </w:tcPr>
          <w:p w14:paraId="22610AA9" w14:textId="77777777" w:rsidR="00147CAD" w:rsidRDefault="00147CAD" w:rsidP="00134D48">
            <w:pPr>
              <w:jc w:val="center"/>
              <w:rPr>
                <w:color w:val="C00000"/>
              </w:rPr>
            </w:pPr>
            <w:r w:rsidRPr="004E1FF9">
              <w:rPr>
                <w:color w:val="C00000"/>
              </w:rPr>
              <w:t>Exigence n°</w:t>
            </w:r>
            <w:r>
              <w:rPr>
                <w:color w:val="C00000"/>
              </w:rPr>
              <w:t>xx</w:t>
            </w:r>
          </w:p>
          <w:p w14:paraId="7FE2B77A" w14:textId="77777777" w:rsidR="00147CAD" w:rsidRPr="004E1FF9" w:rsidRDefault="00147CAD" w:rsidP="00134D48">
            <w:pPr>
              <w:jc w:val="center"/>
              <w:rPr>
                <w:color w:val="C00000"/>
              </w:rPr>
            </w:pPr>
            <w:r>
              <w:rPr>
                <w:i/>
                <w:iCs/>
                <w:sz w:val="20"/>
                <w:szCs w:val="20"/>
              </w:rPr>
              <w:t>Modèle SaaS</w:t>
            </w:r>
          </w:p>
        </w:tc>
        <w:tc>
          <w:tcPr>
            <w:tcW w:w="7512" w:type="dxa"/>
            <w:tcBorders>
              <w:top w:val="single" w:sz="4" w:space="0" w:color="auto"/>
              <w:left w:val="single" w:sz="4" w:space="0" w:color="auto"/>
              <w:bottom w:val="single" w:sz="4" w:space="0" w:color="auto"/>
              <w:right w:val="single" w:sz="4" w:space="0" w:color="auto"/>
            </w:tcBorders>
          </w:tcPr>
          <w:p w14:paraId="37A5CB77" w14:textId="77777777" w:rsidR="00147CAD" w:rsidRPr="004F73B5" w:rsidRDefault="00147CAD" w:rsidP="00134D48">
            <w:r>
              <w:t>La solution devra être opérée en mode SaaS, hébergé par le prestataire ou ses partenaires hébergeur en France ou en Europe.</w:t>
            </w:r>
          </w:p>
        </w:tc>
      </w:tr>
      <w:tr w:rsidR="00147CAD" w14:paraId="0974EB84" w14:textId="77777777" w:rsidTr="00147CAD">
        <w:trPr>
          <w:trHeight w:val="1739"/>
        </w:trPr>
        <w:tc>
          <w:tcPr>
            <w:tcW w:w="1558" w:type="dxa"/>
            <w:tcBorders>
              <w:top w:val="single" w:sz="4" w:space="0" w:color="auto"/>
              <w:left w:val="single" w:sz="4" w:space="0" w:color="auto"/>
              <w:bottom w:val="single" w:sz="4" w:space="0" w:color="auto"/>
              <w:right w:val="single" w:sz="4" w:space="0" w:color="auto"/>
            </w:tcBorders>
          </w:tcPr>
          <w:p w14:paraId="1079B75E" w14:textId="77777777" w:rsidR="00147CAD" w:rsidRDefault="00147CAD" w:rsidP="00134D48">
            <w:pPr>
              <w:jc w:val="center"/>
              <w:rPr>
                <w:color w:val="C00000"/>
              </w:rPr>
            </w:pPr>
            <w:r w:rsidRPr="004E1FF9">
              <w:rPr>
                <w:color w:val="C00000"/>
              </w:rPr>
              <w:t>Exigence n°</w:t>
            </w:r>
            <w:r>
              <w:rPr>
                <w:color w:val="C00000"/>
              </w:rPr>
              <w:t>xx</w:t>
            </w:r>
          </w:p>
          <w:p w14:paraId="287C5C9A" w14:textId="77777777" w:rsidR="00147CAD" w:rsidRPr="004E1FF9" w:rsidRDefault="00147CAD" w:rsidP="00134D48">
            <w:pPr>
              <w:jc w:val="center"/>
              <w:rPr>
                <w:color w:val="C00000"/>
              </w:rPr>
            </w:pPr>
            <w:r>
              <w:rPr>
                <w:i/>
                <w:iCs/>
                <w:sz w:val="20"/>
                <w:szCs w:val="20"/>
              </w:rPr>
              <w:t>Isolation des données</w:t>
            </w:r>
          </w:p>
        </w:tc>
        <w:tc>
          <w:tcPr>
            <w:tcW w:w="7512" w:type="dxa"/>
            <w:tcBorders>
              <w:top w:val="single" w:sz="4" w:space="0" w:color="auto"/>
              <w:left w:val="single" w:sz="4" w:space="0" w:color="auto"/>
              <w:bottom w:val="single" w:sz="4" w:space="0" w:color="auto"/>
              <w:right w:val="single" w:sz="4" w:space="0" w:color="auto"/>
            </w:tcBorders>
          </w:tcPr>
          <w:p w14:paraId="45F9566A" w14:textId="77777777" w:rsidR="00147CAD" w:rsidRPr="004F73B5" w:rsidRDefault="00147CAD" w:rsidP="00134D48">
            <w:r>
              <w:t xml:space="preserve">Le soumissionnaire devra </w:t>
            </w:r>
            <w:r w:rsidRPr="008264C3">
              <w:t xml:space="preserve">garantir une </w:t>
            </w:r>
            <w:r w:rsidRPr="00487E2E">
              <w:t xml:space="preserve">isolation stricte des données entre les clients. </w:t>
            </w:r>
            <w:r w:rsidRPr="008264C3">
              <w:t>Les informations, fichiers et métadonnées appartenant à Praemia REIM ne devront en aucun cas être accessibles, visibles ou exploitables par d’autres clients du fournisseur.</w:t>
            </w:r>
            <w:r>
              <w:t xml:space="preserve"> </w:t>
            </w:r>
            <w:r w:rsidRPr="000053E0">
              <w:t>Le soumissionnaire devra préciser les mécanismes techniques d’isolation mis en œuvre</w:t>
            </w:r>
            <w:r>
              <w:t>.</w:t>
            </w:r>
          </w:p>
        </w:tc>
      </w:tr>
      <w:tr w:rsidR="00147CAD" w14:paraId="18C7ED4D" w14:textId="77777777" w:rsidTr="00147CAD">
        <w:trPr>
          <w:trHeight w:val="701"/>
        </w:trPr>
        <w:tc>
          <w:tcPr>
            <w:tcW w:w="1558" w:type="dxa"/>
            <w:tcBorders>
              <w:top w:val="single" w:sz="4" w:space="0" w:color="auto"/>
              <w:left w:val="single" w:sz="4" w:space="0" w:color="auto"/>
              <w:bottom w:val="single" w:sz="4" w:space="0" w:color="auto"/>
              <w:right w:val="single" w:sz="4" w:space="0" w:color="auto"/>
            </w:tcBorders>
          </w:tcPr>
          <w:p w14:paraId="657BD39C" w14:textId="77777777" w:rsidR="00147CAD" w:rsidRDefault="00147CAD" w:rsidP="00134D48">
            <w:pPr>
              <w:jc w:val="center"/>
              <w:rPr>
                <w:color w:val="C00000"/>
              </w:rPr>
            </w:pPr>
            <w:r w:rsidRPr="004E1FF9">
              <w:rPr>
                <w:color w:val="C00000"/>
              </w:rPr>
              <w:t>Exigence n°</w:t>
            </w:r>
            <w:r>
              <w:rPr>
                <w:color w:val="C00000"/>
              </w:rPr>
              <w:t>xx</w:t>
            </w:r>
          </w:p>
          <w:p w14:paraId="5A71EB66" w14:textId="77777777" w:rsidR="00147CAD" w:rsidRPr="004E1FF9" w:rsidRDefault="00147CAD" w:rsidP="00134D48">
            <w:pPr>
              <w:jc w:val="center"/>
              <w:rPr>
                <w:color w:val="C00000"/>
              </w:rPr>
            </w:pPr>
            <w:r>
              <w:rPr>
                <w:i/>
                <w:iCs/>
                <w:sz w:val="20"/>
                <w:szCs w:val="20"/>
              </w:rPr>
              <w:t>Environnement hors production</w:t>
            </w:r>
          </w:p>
        </w:tc>
        <w:tc>
          <w:tcPr>
            <w:tcW w:w="7512" w:type="dxa"/>
            <w:tcBorders>
              <w:top w:val="single" w:sz="4" w:space="0" w:color="auto"/>
              <w:left w:val="single" w:sz="4" w:space="0" w:color="auto"/>
              <w:bottom w:val="single" w:sz="4" w:space="0" w:color="auto"/>
              <w:right w:val="single" w:sz="4" w:space="0" w:color="auto"/>
            </w:tcBorders>
          </w:tcPr>
          <w:p w14:paraId="5F609F30" w14:textId="72AB5FBE" w:rsidR="00147CAD" w:rsidRPr="004F73B5" w:rsidRDefault="00147CAD" w:rsidP="00134D48">
            <w:r w:rsidRPr="004F73B5">
              <w:t xml:space="preserve">Un </w:t>
            </w:r>
            <w:r w:rsidRPr="00E467C3">
              <w:t>environnement de test (sandbox)</w:t>
            </w:r>
            <w:r w:rsidRPr="004F73B5">
              <w:t xml:space="preserve"> devra être mis à disposition pour permettre les </w:t>
            </w:r>
            <w:r w:rsidR="0079255F">
              <w:t>développements et tests</w:t>
            </w:r>
            <w:r w:rsidRPr="004F73B5">
              <w:t xml:space="preserve"> pendant les phases de développement.</w:t>
            </w:r>
          </w:p>
        </w:tc>
      </w:tr>
      <w:tr w:rsidR="00147CAD" w14:paraId="0BEE9295" w14:textId="77777777" w:rsidTr="00147CAD">
        <w:trPr>
          <w:trHeight w:val="1062"/>
        </w:trPr>
        <w:tc>
          <w:tcPr>
            <w:tcW w:w="1558" w:type="dxa"/>
            <w:tcBorders>
              <w:top w:val="single" w:sz="4" w:space="0" w:color="auto"/>
              <w:left w:val="single" w:sz="4" w:space="0" w:color="auto"/>
              <w:bottom w:val="single" w:sz="4" w:space="0" w:color="auto"/>
              <w:right w:val="single" w:sz="4" w:space="0" w:color="auto"/>
            </w:tcBorders>
          </w:tcPr>
          <w:p w14:paraId="48E755EC" w14:textId="77777777" w:rsidR="00147CAD" w:rsidRDefault="00147CAD" w:rsidP="00134D48">
            <w:pPr>
              <w:jc w:val="center"/>
              <w:rPr>
                <w:color w:val="C00000"/>
              </w:rPr>
            </w:pPr>
            <w:r w:rsidRPr="004E1FF9">
              <w:rPr>
                <w:color w:val="C00000"/>
              </w:rPr>
              <w:t>Exigence n°</w:t>
            </w:r>
            <w:r>
              <w:rPr>
                <w:color w:val="C00000"/>
              </w:rPr>
              <w:t>xx</w:t>
            </w:r>
          </w:p>
          <w:p w14:paraId="6DD82C5A" w14:textId="77777777" w:rsidR="00147CAD" w:rsidRPr="004E1FF9" w:rsidRDefault="00147CAD" w:rsidP="00134D48">
            <w:pPr>
              <w:jc w:val="center"/>
              <w:rPr>
                <w:color w:val="C00000"/>
              </w:rPr>
            </w:pPr>
            <w:r>
              <w:rPr>
                <w:i/>
                <w:iCs/>
                <w:sz w:val="20"/>
                <w:szCs w:val="20"/>
              </w:rPr>
              <w:t>Scalabilité</w:t>
            </w:r>
          </w:p>
        </w:tc>
        <w:tc>
          <w:tcPr>
            <w:tcW w:w="7512" w:type="dxa"/>
            <w:tcBorders>
              <w:top w:val="single" w:sz="4" w:space="0" w:color="auto"/>
              <w:left w:val="single" w:sz="4" w:space="0" w:color="auto"/>
              <w:bottom w:val="single" w:sz="4" w:space="0" w:color="auto"/>
              <w:right w:val="single" w:sz="4" w:space="0" w:color="auto"/>
            </w:tcBorders>
          </w:tcPr>
          <w:p w14:paraId="192A6EEF" w14:textId="77777777" w:rsidR="00147CAD" w:rsidRPr="004F73B5" w:rsidRDefault="00147CAD" w:rsidP="00134D48">
            <w:r w:rsidRPr="001A6021">
              <w:t>La solution du soumissionnaire devra garantir la scalabilité de l’infrastructure afin de supporter l’augmentation</w:t>
            </w:r>
            <w:r>
              <w:t xml:space="preserve"> du nombre</w:t>
            </w:r>
            <w:r w:rsidRPr="001A6021">
              <w:t xml:space="preserve"> de sites</w:t>
            </w:r>
            <w:r>
              <w:t>, d’utilisateurs</w:t>
            </w:r>
            <w:r w:rsidRPr="001A6021">
              <w:t xml:space="preserve"> et de volumes de données sans dégradation de performance</w:t>
            </w:r>
          </w:p>
        </w:tc>
      </w:tr>
      <w:tr w:rsidR="00147CAD" w14:paraId="5CEBB61D" w14:textId="77777777" w:rsidTr="00147CAD">
        <w:trPr>
          <w:trHeight w:val="1693"/>
        </w:trPr>
        <w:tc>
          <w:tcPr>
            <w:tcW w:w="1558" w:type="dxa"/>
            <w:tcBorders>
              <w:top w:val="single" w:sz="4" w:space="0" w:color="auto"/>
              <w:left w:val="single" w:sz="4" w:space="0" w:color="auto"/>
              <w:bottom w:val="single" w:sz="4" w:space="0" w:color="auto"/>
              <w:right w:val="single" w:sz="4" w:space="0" w:color="auto"/>
            </w:tcBorders>
          </w:tcPr>
          <w:p w14:paraId="5A7A03BE" w14:textId="77777777" w:rsidR="00147CAD" w:rsidRDefault="00147CAD" w:rsidP="00134D48">
            <w:pPr>
              <w:jc w:val="center"/>
              <w:rPr>
                <w:color w:val="C00000"/>
              </w:rPr>
            </w:pPr>
            <w:r w:rsidRPr="004E1FF9">
              <w:rPr>
                <w:color w:val="C00000"/>
              </w:rPr>
              <w:t>Exigence n°</w:t>
            </w:r>
            <w:r>
              <w:rPr>
                <w:color w:val="C00000"/>
              </w:rPr>
              <w:t>xx</w:t>
            </w:r>
          </w:p>
          <w:p w14:paraId="15EE70E9" w14:textId="77777777" w:rsidR="00147CAD" w:rsidRPr="004E1FF9" w:rsidRDefault="00147CAD" w:rsidP="00134D48">
            <w:pPr>
              <w:jc w:val="center"/>
              <w:rPr>
                <w:color w:val="C00000"/>
              </w:rPr>
            </w:pPr>
            <w:r>
              <w:rPr>
                <w:i/>
                <w:iCs/>
                <w:sz w:val="20"/>
                <w:szCs w:val="20"/>
              </w:rPr>
              <w:t>Interopérabilité</w:t>
            </w:r>
          </w:p>
        </w:tc>
        <w:tc>
          <w:tcPr>
            <w:tcW w:w="7512" w:type="dxa"/>
            <w:tcBorders>
              <w:top w:val="single" w:sz="4" w:space="0" w:color="auto"/>
              <w:left w:val="single" w:sz="4" w:space="0" w:color="auto"/>
              <w:bottom w:val="single" w:sz="4" w:space="0" w:color="auto"/>
              <w:right w:val="single" w:sz="4" w:space="0" w:color="auto"/>
            </w:tcBorders>
          </w:tcPr>
          <w:p w14:paraId="776E48CC" w14:textId="77777777" w:rsidR="00147CAD" w:rsidRPr="004F73B5" w:rsidRDefault="00147CAD" w:rsidP="00134D48">
            <w:r w:rsidRPr="00E467C3">
              <w:t>La solution du soumissionnaire devra proposer nativement des API ouvertes et documentées</w:t>
            </w:r>
            <w:r w:rsidRPr="004F73B5">
              <w:t xml:space="preserve">, conformes aux standards informatiques (REST, SOAP, GraphQL), permettant d’échanger </w:t>
            </w:r>
            <w:r w:rsidRPr="00E467C3">
              <w:t xml:space="preserve">des données </w:t>
            </w:r>
            <w:r w:rsidRPr="004F73B5">
              <w:t>selon des besoins spécifiques précisés au niveau des différentes fonctionnalités attendues. Ces API devront intégrer des mécanismes d’authentification et de sécurisation.</w:t>
            </w:r>
          </w:p>
        </w:tc>
      </w:tr>
      <w:tr w:rsidR="00147CAD" w14:paraId="56DACD8C" w14:textId="77777777" w:rsidTr="00147CAD">
        <w:tc>
          <w:tcPr>
            <w:tcW w:w="1558" w:type="dxa"/>
            <w:tcBorders>
              <w:top w:val="single" w:sz="4" w:space="0" w:color="auto"/>
              <w:left w:val="single" w:sz="4" w:space="0" w:color="auto"/>
              <w:bottom w:val="single" w:sz="4" w:space="0" w:color="auto"/>
              <w:right w:val="single" w:sz="4" w:space="0" w:color="auto"/>
            </w:tcBorders>
          </w:tcPr>
          <w:p w14:paraId="59B6680D" w14:textId="77777777" w:rsidR="00147CAD" w:rsidRDefault="00147CAD" w:rsidP="00134D48">
            <w:pPr>
              <w:jc w:val="center"/>
              <w:rPr>
                <w:color w:val="C00000"/>
              </w:rPr>
            </w:pPr>
            <w:r w:rsidRPr="004E1FF9">
              <w:rPr>
                <w:color w:val="C00000"/>
              </w:rPr>
              <w:t>Exigence n°</w:t>
            </w:r>
            <w:r>
              <w:rPr>
                <w:color w:val="C00000"/>
              </w:rPr>
              <w:t>xx</w:t>
            </w:r>
          </w:p>
          <w:p w14:paraId="45C29BAE" w14:textId="77777777" w:rsidR="00147CAD" w:rsidRPr="004E1FF9" w:rsidRDefault="00147CAD" w:rsidP="00134D48">
            <w:pPr>
              <w:jc w:val="center"/>
              <w:rPr>
                <w:color w:val="C00000"/>
              </w:rPr>
            </w:pPr>
            <w:r>
              <w:rPr>
                <w:i/>
                <w:iCs/>
                <w:sz w:val="20"/>
                <w:szCs w:val="20"/>
              </w:rPr>
              <w:t>Documentation API</w:t>
            </w:r>
          </w:p>
        </w:tc>
        <w:tc>
          <w:tcPr>
            <w:tcW w:w="7512" w:type="dxa"/>
            <w:tcBorders>
              <w:top w:val="single" w:sz="4" w:space="0" w:color="auto"/>
              <w:left w:val="single" w:sz="4" w:space="0" w:color="auto"/>
              <w:bottom w:val="single" w:sz="4" w:space="0" w:color="auto"/>
              <w:right w:val="single" w:sz="4" w:space="0" w:color="auto"/>
            </w:tcBorders>
          </w:tcPr>
          <w:p w14:paraId="55DB3DB3" w14:textId="77777777" w:rsidR="00147CAD" w:rsidRPr="004F73B5" w:rsidRDefault="00147CAD" w:rsidP="00134D48">
            <w:r w:rsidRPr="004F73B5">
              <w:t xml:space="preserve">Le soumissionnaire fournira la documentation technique complète relative à ses API, et détaillera sa capacité à les faire évoluer en fonction des besoins. Il </w:t>
            </w:r>
            <w:r w:rsidRPr="00E467C3">
              <w:t>apportera le support nécessaire à Praemia et à ses partenaires</w:t>
            </w:r>
            <w:r w:rsidRPr="004F73B5">
              <w:t xml:space="preserve">, afin d’assurer la bonne compréhension du fonctionnement des API lors de la mise en place des </w:t>
            </w:r>
            <w:r w:rsidRPr="004F73B5">
              <w:lastRenderedPageBreak/>
              <w:t>connecteurs.</w:t>
            </w:r>
          </w:p>
        </w:tc>
      </w:tr>
      <w:tr w:rsidR="00147CAD" w14:paraId="300BD8FC" w14:textId="77777777" w:rsidTr="00147CAD">
        <w:trPr>
          <w:trHeight w:val="1169"/>
        </w:trPr>
        <w:tc>
          <w:tcPr>
            <w:tcW w:w="1558" w:type="dxa"/>
            <w:tcBorders>
              <w:top w:val="single" w:sz="4" w:space="0" w:color="auto"/>
              <w:left w:val="single" w:sz="4" w:space="0" w:color="auto"/>
              <w:bottom w:val="single" w:sz="4" w:space="0" w:color="auto"/>
              <w:right w:val="single" w:sz="4" w:space="0" w:color="auto"/>
            </w:tcBorders>
          </w:tcPr>
          <w:p w14:paraId="230C65AD" w14:textId="77777777" w:rsidR="00147CAD" w:rsidRDefault="00147CAD" w:rsidP="00134D48">
            <w:pPr>
              <w:jc w:val="center"/>
              <w:rPr>
                <w:color w:val="C00000"/>
              </w:rPr>
            </w:pPr>
            <w:r w:rsidRPr="004E1FF9">
              <w:rPr>
                <w:color w:val="C00000"/>
              </w:rPr>
              <w:lastRenderedPageBreak/>
              <w:t>Exigence n°</w:t>
            </w:r>
            <w:r>
              <w:rPr>
                <w:color w:val="C00000"/>
              </w:rPr>
              <w:t>xx</w:t>
            </w:r>
          </w:p>
          <w:p w14:paraId="2DA57451" w14:textId="77777777" w:rsidR="00147CAD" w:rsidRPr="004E1FF9" w:rsidRDefault="00147CAD" w:rsidP="00134D48">
            <w:pPr>
              <w:jc w:val="center"/>
              <w:rPr>
                <w:color w:val="C00000"/>
              </w:rPr>
            </w:pPr>
            <w:r>
              <w:rPr>
                <w:i/>
                <w:iCs/>
                <w:sz w:val="20"/>
                <w:szCs w:val="20"/>
              </w:rPr>
              <w:t>Supervision interface</w:t>
            </w:r>
          </w:p>
        </w:tc>
        <w:tc>
          <w:tcPr>
            <w:tcW w:w="7512" w:type="dxa"/>
            <w:tcBorders>
              <w:top w:val="single" w:sz="4" w:space="0" w:color="auto"/>
              <w:left w:val="single" w:sz="4" w:space="0" w:color="auto"/>
              <w:bottom w:val="single" w:sz="4" w:space="0" w:color="auto"/>
              <w:right w:val="single" w:sz="4" w:space="0" w:color="auto"/>
            </w:tcBorders>
          </w:tcPr>
          <w:p w14:paraId="3F6C126E" w14:textId="6918454A" w:rsidR="00147CAD" w:rsidRPr="004F73B5" w:rsidRDefault="00147CAD" w:rsidP="00134D48">
            <w:r w:rsidRPr="004F73B5">
              <w:t>Le soumissionnaire devra assurer la supervision des interfaces entre sa solutions et les solutions tierces afin de détecter proactivement les défauts d’interfaçages.</w:t>
            </w:r>
          </w:p>
        </w:tc>
      </w:tr>
      <w:tr w:rsidR="00147CAD" w14:paraId="5E04F17B" w14:textId="77777777" w:rsidTr="00147CAD">
        <w:trPr>
          <w:trHeight w:val="586"/>
        </w:trPr>
        <w:tc>
          <w:tcPr>
            <w:tcW w:w="1558" w:type="dxa"/>
            <w:tcBorders>
              <w:top w:val="single" w:sz="4" w:space="0" w:color="auto"/>
              <w:left w:val="single" w:sz="4" w:space="0" w:color="auto"/>
              <w:bottom w:val="single" w:sz="4" w:space="0" w:color="auto"/>
              <w:right w:val="single" w:sz="4" w:space="0" w:color="auto"/>
            </w:tcBorders>
          </w:tcPr>
          <w:p w14:paraId="518FF8EA" w14:textId="77777777" w:rsidR="00147CAD" w:rsidRDefault="00147CAD" w:rsidP="00134D48">
            <w:pPr>
              <w:jc w:val="center"/>
              <w:rPr>
                <w:color w:val="C00000"/>
              </w:rPr>
            </w:pPr>
            <w:r w:rsidRPr="004E1FF9">
              <w:rPr>
                <w:color w:val="C00000"/>
              </w:rPr>
              <w:t>Exigence n°</w:t>
            </w:r>
            <w:r>
              <w:rPr>
                <w:color w:val="C00000"/>
              </w:rPr>
              <w:t>xx</w:t>
            </w:r>
          </w:p>
          <w:p w14:paraId="1B4CF9C8" w14:textId="77777777" w:rsidR="00147CAD" w:rsidRPr="004E1FF9" w:rsidRDefault="00147CAD" w:rsidP="00134D48">
            <w:pPr>
              <w:jc w:val="center"/>
              <w:rPr>
                <w:color w:val="C00000"/>
              </w:rPr>
            </w:pPr>
            <w:r>
              <w:rPr>
                <w:i/>
                <w:iCs/>
                <w:sz w:val="20"/>
                <w:szCs w:val="20"/>
              </w:rPr>
              <w:t>Liste des connecteurs existants</w:t>
            </w:r>
          </w:p>
        </w:tc>
        <w:tc>
          <w:tcPr>
            <w:tcW w:w="7512" w:type="dxa"/>
            <w:tcBorders>
              <w:top w:val="single" w:sz="4" w:space="0" w:color="auto"/>
              <w:left w:val="single" w:sz="4" w:space="0" w:color="auto"/>
              <w:bottom w:val="single" w:sz="4" w:space="0" w:color="auto"/>
              <w:right w:val="single" w:sz="4" w:space="0" w:color="auto"/>
            </w:tcBorders>
          </w:tcPr>
          <w:p w14:paraId="73174026" w14:textId="39F2F9AB" w:rsidR="00147CAD" w:rsidRPr="004F73B5" w:rsidRDefault="00147CAD" w:rsidP="00134D48">
            <w:r w:rsidRPr="004E06CA">
              <w:t>Le soumissionnaire fournira la liste des intégrations déjà disponibles avec les outils tiers du marché (</w:t>
            </w:r>
            <w:r>
              <w:t xml:space="preserve">bureaux de contrôle, </w:t>
            </w:r>
            <w:r w:rsidRPr="004E06CA">
              <w:t>GTB, GMAO, GED, IoT, etc.), en précisant les cas d’usage couverts</w:t>
            </w:r>
            <w:r>
              <w:t>.</w:t>
            </w:r>
          </w:p>
        </w:tc>
      </w:tr>
    </w:tbl>
    <w:p w14:paraId="2523533D" w14:textId="77777777" w:rsidR="001D2157" w:rsidRPr="00702109" w:rsidRDefault="001D2157" w:rsidP="001D2157"/>
    <w:p w14:paraId="66924519" w14:textId="77777777" w:rsidR="00812E41" w:rsidRPr="00702109" w:rsidRDefault="00812E41" w:rsidP="00812E41"/>
    <w:p w14:paraId="1471D083" w14:textId="77777777" w:rsidR="00812E41" w:rsidRDefault="00812E41" w:rsidP="00627A11">
      <w:pPr>
        <w:pStyle w:val="Titre4"/>
      </w:pPr>
      <w:r>
        <w:t>Cybersécurité</w:t>
      </w:r>
      <w:r w:rsidRPr="006B6474">
        <w:t xml:space="preserve"> </w:t>
      </w:r>
      <w:r>
        <w:t xml:space="preserve">et </w:t>
      </w:r>
      <w:r w:rsidRPr="006B6474">
        <w:t>Data Privacy</w:t>
      </w:r>
    </w:p>
    <w:p w14:paraId="6D58F1CD" w14:textId="77777777" w:rsidR="00812E41" w:rsidRDefault="00812E41" w:rsidP="00812E41"/>
    <w:p w14:paraId="084138DE" w14:textId="77777777" w:rsidR="00812E41" w:rsidRDefault="00812E41" w:rsidP="00812E41">
      <w:r w:rsidRPr="009F4683">
        <w:t>L’application devra garantir un haut niveau de sécurité et de protection des données, conformément aux exigences internes de Praemia REIM, au Règlement Général sur la Protection des Données (RGPD) et aux bonnes pratiques du marché.</w:t>
      </w:r>
    </w:p>
    <w:p w14:paraId="492F45A2" w14:textId="77777777" w:rsidR="00812E41" w:rsidRDefault="00812E41" w:rsidP="00812E41"/>
    <w:p w14:paraId="2666A0CD" w14:textId="77777777" w:rsidR="00D33400" w:rsidRDefault="00D33400" w:rsidP="00D33400">
      <w:r w:rsidRPr="003B66FC">
        <w:t xml:space="preserve">Le soumissionnaire complètera </w:t>
      </w:r>
      <w:r>
        <w:t>les onglet « </w:t>
      </w:r>
      <w:r w:rsidRPr="00D33400">
        <w:rPr>
          <w:i/>
          <w:iCs/>
        </w:rPr>
        <w:t>cyber et data – entreprise</w:t>
      </w:r>
      <w:r>
        <w:t> » et « </w:t>
      </w:r>
      <w:r w:rsidRPr="00D33400">
        <w:rPr>
          <w:i/>
          <w:iCs/>
        </w:rPr>
        <w:t>cyber et data – application</w:t>
      </w:r>
      <w:r>
        <w:t> » de l’annexe de réponse.</w:t>
      </w:r>
    </w:p>
    <w:p w14:paraId="53802D4E" w14:textId="77777777" w:rsidR="00812E41" w:rsidRPr="009F4683" w:rsidRDefault="00812E41" w:rsidP="00812E41"/>
    <w:p w14:paraId="7756EFD6" w14:textId="73B4C34B" w:rsidR="00812E41" w:rsidRDefault="00812E41" w:rsidP="00627A11">
      <w:pPr>
        <w:pStyle w:val="Titre4"/>
      </w:pPr>
      <w:r>
        <w:t>Gestion de projet</w:t>
      </w:r>
      <w:r w:rsidR="00DB7946">
        <w:t xml:space="preserve"> et conduite du changement</w:t>
      </w:r>
    </w:p>
    <w:p w14:paraId="6DA20A36" w14:textId="77777777" w:rsidR="00506CC8" w:rsidRDefault="00506CC8" w:rsidP="00812E41"/>
    <w:p w14:paraId="78495E81" w14:textId="77777777" w:rsidR="008623C6" w:rsidRDefault="005B141D" w:rsidP="00812E41">
      <w:r w:rsidRPr="005B141D">
        <w:t xml:space="preserve">Le soumissionnaire devra mettre en place une </w:t>
      </w:r>
      <w:r w:rsidRPr="005B141D">
        <w:rPr>
          <w:b/>
          <w:bCs/>
        </w:rPr>
        <w:t>organisation projet structurée</w:t>
      </w:r>
      <w:r w:rsidRPr="005B141D">
        <w:t xml:space="preserve"> et une </w:t>
      </w:r>
      <w:r w:rsidRPr="005B141D">
        <w:rPr>
          <w:b/>
          <w:bCs/>
        </w:rPr>
        <w:t>comitologie adaptée</w:t>
      </w:r>
      <w:r w:rsidRPr="005B141D">
        <w:t xml:space="preserve"> afin d’assurer le déploiement progressif de la solution sur l’ensemble des bâtiments du périmètre Praemia REIM. Cette organisation devra encadrer l’ensemble des phases clés du projet :</w:t>
      </w:r>
    </w:p>
    <w:p w14:paraId="1C90FF0E" w14:textId="07A24BFA" w:rsidR="003C3EBD" w:rsidRDefault="005B141D" w:rsidP="00812E41">
      <w:r w:rsidRPr="005B141D">
        <w:t xml:space="preserve"> </w:t>
      </w:r>
    </w:p>
    <w:p w14:paraId="18CC4C36" w14:textId="77777777" w:rsidR="008623C6" w:rsidRPr="008623C6" w:rsidRDefault="003C3EBD" w:rsidP="003C3EBD">
      <w:pPr>
        <w:pStyle w:val="Paragraphedeliste"/>
        <w:numPr>
          <w:ilvl w:val="0"/>
          <w:numId w:val="6"/>
        </w:numPr>
      </w:pPr>
      <w:r w:rsidRPr="008623C6">
        <w:t>P</w:t>
      </w:r>
      <w:r w:rsidR="005B141D" w:rsidRPr="008623C6">
        <w:t>réparation</w:t>
      </w:r>
      <w:r w:rsidRPr="008623C6">
        <w:t xml:space="preserve"> et </w:t>
      </w:r>
      <w:r w:rsidR="008623C6" w:rsidRPr="008623C6">
        <w:t>paramétrages initial</w:t>
      </w:r>
    </w:p>
    <w:p w14:paraId="78A5FCC4" w14:textId="77777777" w:rsidR="008623C6" w:rsidRPr="008623C6" w:rsidRDefault="008623C6" w:rsidP="003C3EBD">
      <w:pPr>
        <w:pStyle w:val="Paragraphedeliste"/>
        <w:numPr>
          <w:ilvl w:val="0"/>
          <w:numId w:val="6"/>
        </w:numPr>
      </w:pPr>
      <w:r w:rsidRPr="008623C6">
        <w:t>Développement des intégrations</w:t>
      </w:r>
    </w:p>
    <w:p w14:paraId="18664C54" w14:textId="77777777" w:rsidR="008623C6" w:rsidRPr="008623C6" w:rsidRDefault="008623C6" w:rsidP="003C3EBD">
      <w:pPr>
        <w:pStyle w:val="Paragraphedeliste"/>
        <w:numPr>
          <w:ilvl w:val="0"/>
          <w:numId w:val="6"/>
        </w:numPr>
      </w:pPr>
      <w:r w:rsidRPr="008623C6">
        <w:t>R</w:t>
      </w:r>
      <w:r w:rsidR="005B141D" w:rsidRPr="008623C6">
        <w:t>eprise et intégration des données existantes issues de la solution Veolys,</w:t>
      </w:r>
    </w:p>
    <w:p w14:paraId="1C1FC531" w14:textId="77777777" w:rsidR="008623C6" w:rsidRPr="008623C6" w:rsidRDefault="008623C6" w:rsidP="003C3EBD">
      <w:pPr>
        <w:pStyle w:val="Paragraphedeliste"/>
        <w:numPr>
          <w:ilvl w:val="0"/>
          <w:numId w:val="6"/>
        </w:numPr>
      </w:pPr>
      <w:r w:rsidRPr="008623C6">
        <w:t>T</w:t>
      </w:r>
      <w:r w:rsidR="005B141D" w:rsidRPr="008623C6">
        <w:t>ests</w:t>
      </w:r>
      <w:r w:rsidRPr="008623C6">
        <w:t xml:space="preserve"> techniques et utilisateurs</w:t>
      </w:r>
    </w:p>
    <w:p w14:paraId="420D2157" w14:textId="77777777" w:rsidR="008623C6" w:rsidRPr="008623C6" w:rsidRDefault="008623C6" w:rsidP="003C3EBD">
      <w:pPr>
        <w:pStyle w:val="Paragraphedeliste"/>
        <w:numPr>
          <w:ilvl w:val="0"/>
          <w:numId w:val="6"/>
        </w:numPr>
      </w:pPr>
      <w:r w:rsidRPr="008623C6">
        <w:t>D</w:t>
      </w:r>
      <w:r w:rsidR="005B141D" w:rsidRPr="008623C6">
        <w:t>éploiement opérationnel</w:t>
      </w:r>
      <w:r w:rsidRPr="008623C6">
        <w:t xml:space="preserve"> pilote puis passage à l’échelle</w:t>
      </w:r>
      <w:r w:rsidR="005B141D" w:rsidRPr="008623C6">
        <w:t>.</w:t>
      </w:r>
    </w:p>
    <w:p w14:paraId="75B3A3DD" w14:textId="77777777" w:rsidR="008623C6" w:rsidRDefault="008623C6" w:rsidP="008623C6"/>
    <w:p w14:paraId="69573B00" w14:textId="1A3B72E6" w:rsidR="00506CC8" w:rsidRDefault="005B141D" w:rsidP="008623C6">
      <w:r w:rsidRPr="005B141D">
        <w:t>Des comités de pilotage et de suivi réguliers devront être instaurés pour garantir la bonne coordination entre les parties prenantes, le respect du planning, la qualité des données migrées et la maîtrise des risques tout au long du déploiement.</w:t>
      </w:r>
    </w:p>
    <w:p w14:paraId="72C5858E" w14:textId="77777777" w:rsidR="00506CC8" w:rsidRDefault="00506CC8" w:rsidP="00812E41"/>
    <w:p w14:paraId="156B1E03" w14:textId="6C21D78D" w:rsidR="00812E41" w:rsidRDefault="00506CC8" w:rsidP="00812E41">
      <w:r w:rsidRPr="00725783">
        <w:t xml:space="preserve">L’adoption de la solution par les utilisateurs est un facteur clé de réussite du projet. Le </w:t>
      </w:r>
      <w:r w:rsidRPr="002A70A9">
        <w:t xml:space="preserve">soumissionnaire devra mettre en œuvre un </w:t>
      </w:r>
      <w:r w:rsidRPr="00643636">
        <w:t>plan d’accompagnement à l’adoption</w:t>
      </w:r>
      <w:r w:rsidRPr="002A70A9">
        <w:t xml:space="preserve"> comprenant la </w:t>
      </w:r>
      <w:r w:rsidRPr="00643636">
        <w:t>création de supports de formation et de guides utilisateurs</w:t>
      </w:r>
      <w:r w:rsidRPr="002A70A9">
        <w:t>, ainsi que l’</w:t>
      </w:r>
      <w:r w:rsidRPr="00643636">
        <w:t>organisation de sessions de formation et de communication</w:t>
      </w:r>
      <w:r w:rsidRPr="002A70A9">
        <w:t xml:space="preserve"> à destination des équipes Praemia</w:t>
      </w:r>
      <w:r>
        <w:t xml:space="preserve"> et Property Manager.</w:t>
      </w:r>
    </w:p>
    <w:p w14:paraId="496B0FB6" w14:textId="77777777" w:rsidR="00812E41" w:rsidRPr="001C30B1" w:rsidRDefault="00812E41" w:rsidP="00812E41"/>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812E41" w14:paraId="2BCB3D93" w14:textId="77777777" w:rsidTr="00E467C3">
        <w:tc>
          <w:tcPr>
            <w:tcW w:w="1564" w:type="dxa"/>
            <w:vAlign w:val="center"/>
          </w:tcPr>
          <w:p w14:paraId="2B46A2EB" w14:textId="77777777" w:rsidR="00812E41" w:rsidRDefault="00812E41">
            <w:pPr>
              <w:jc w:val="center"/>
              <w:rPr>
                <w:color w:val="C00000"/>
              </w:rPr>
            </w:pPr>
            <w:r w:rsidRPr="004E1FF9">
              <w:rPr>
                <w:color w:val="C00000"/>
              </w:rPr>
              <w:t>Exigence n°</w:t>
            </w:r>
            <w:r>
              <w:rPr>
                <w:color w:val="C00000"/>
              </w:rPr>
              <w:t>xx</w:t>
            </w:r>
          </w:p>
          <w:p w14:paraId="4FE4D721" w14:textId="77777777" w:rsidR="00812E41" w:rsidRPr="00DC28EC" w:rsidRDefault="00812E41">
            <w:pPr>
              <w:jc w:val="center"/>
              <w:rPr>
                <w:i/>
                <w:iCs/>
              </w:rPr>
            </w:pPr>
            <w:r w:rsidRPr="00C4446A">
              <w:rPr>
                <w:i/>
                <w:iCs/>
                <w:sz w:val="20"/>
                <w:szCs w:val="20"/>
              </w:rPr>
              <w:t>Pilotage et coordination</w:t>
            </w:r>
          </w:p>
        </w:tc>
        <w:tc>
          <w:tcPr>
            <w:tcW w:w="7503" w:type="dxa"/>
            <w:vAlign w:val="center"/>
          </w:tcPr>
          <w:p w14:paraId="191DEAF3" w14:textId="60006E94" w:rsidR="00812E41" w:rsidRDefault="00812E41">
            <w:r w:rsidRPr="00C4446A">
              <w:t xml:space="preserve">Le soumissionnaire devra mettre en place une gouvernance </w:t>
            </w:r>
            <w:r w:rsidR="00AC5DA2">
              <w:t>et une comitologie</w:t>
            </w:r>
            <w:r w:rsidRPr="00C4446A">
              <w:t xml:space="preserve"> projet claire afin d’assurer l</w:t>
            </w:r>
            <w:r w:rsidR="00AC5DA2">
              <w:t>a mise en place et la reprise</w:t>
            </w:r>
            <w:r w:rsidRPr="00C4446A">
              <w:t xml:space="preserve"> des </w:t>
            </w:r>
            <w:r w:rsidR="00AC5DA2">
              <w:t xml:space="preserve">données </w:t>
            </w:r>
            <w:r w:rsidR="003B6850">
              <w:t>de la solution</w:t>
            </w:r>
            <w:r w:rsidRPr="00C4446A">
              <w:t>.</w:t>
            </w:r>
          </w:p>
        </w:tc>
      </w:tr>
      <w:tr w:rsidR="00812E41" w14:paraId="599EB720" w14:textId="77777777" w:rsidTr="00E467C3">
        <w:tc>
          <w:tcPr>
            <w:tcW w:w="1564" w:type="dxa"/>
            <w:vAlign w:val="center"/>
          </w:tcPr>
          <w:p w14:paraId="2F060D51" w14:textId="77777777" w:rsidR="00812E41" w:rsidRDefault="00812E41">
            <w:pPr>
              <w:jc w:val="center"/>
              <w:rPr>
                <w:color w:val="C00000"/>
              </w:rPr>
            </w:pPr>
            <w:r w:rsidRPr="004E1FF9">
              <w:rPr>
                <w:color w:val="C00000"/>
              </w:rPr>
              <w:t>Exigence n°</w:t>
            </w:r>
            <w:r>
              <w:rPr>
                <w:color w:val="C00000"/>
              </w:rPr>
              <w:t>xx</w:t>
            </w:r>
          </w:p>
          <w:p w14:paraId="163998E5" w14:textId="77777777" w:rsidR="00812E41" w:rsidRPr="004E1FF9" w:rsidRDefault="00812E41">
            <w:pPr>
              <w:jc w:val="center"/>
              <w:rPr>
                <w:color w:val="C00000"/>
              </w:rPr>
            </w:pPr>
            <w:r w:rsidRPr="00C4446A">
              <w:rPr>
                <w:i/>
                <w:iCs/>
                <w:sz w:val="20"/>
                <w:szCs w:val="20"/>
              </w:rPr>
              <w:t>Planning et documentation</w:t>
            </w:r>
          </w:p>
        </w:tc>
        <w:tc>
          <w:tcPr>
            <w:tcW w:w="7503" w:type="dxa"/>
            <w:vAlign w:val="center"/>
          </w:tcPr>
          <w:p w14:paraId="3AAB5312" w14:textId="2221784C" w:rsidR="00812E41" w:rsidRPr="00BC312D" w:rsidRDefault="00812E41">
            <w:r w:rsidRPr="00C4446A">
              <w:t xml:space="preserve">Un planning détaillé de mise en œuvre devra être fourni, incluant les étapes d’analyse, d’intégration, de </w:t>
            </w:r>
            <w:r w:rsidR="003B6850">
              <w:t>reprise des données,</w:t>
            </w:r>
            <w:r w:rsidRPr="00C4446A">
              <w:t xml:space="preserve"> de tests et de déploiement.</w:t>
            </w:r>
          </w:p>
        </w:tc>
      </w:tr>
      <w:tr w:rsidR="00812E41" w14:paraId="251AD857" w14:textId="77777777" w:rsidTr="00E467C3">
        <w:trPr>
          <w:trHeight w:val="725"/>
        </w:trPr>
        <w:tc>
          <w:tcPr>
            <w:tcW w:w="1564" w:type="dxa"/>
            <w:vAlign w:val="center"/>
          </w:tcPr>
          <w:p w14:paraId="38E41B72" w14:textId="77777777" w:rsidR="00812E41" w:rsidRDefault="00812E41">
            <w:pPr>
              <w:jc w:val="center"/>
              <w:rPr>
                <w:color w:val="C00000"/>
              </w:rPr>
            </w:pPr>
            <w:r w:rsidRPr="004E1FF9">
              <w:rPr>
                <w:color w:val="C00000"/>
              </w:rPr>
              <w:t>Exigence n°</w:t>
            </w:r>
            <w:r>
              <w:rPr>
                <w:color w:val="C00000"/>
              </w:rPr>
              <w:t>xx</w:t>
            </w:r>
          </w:p>
          <w:p w14:paraId="21FDAF92" w14:textId="77777777" w:rsidR="00812E41" w:rsidRPr="004E1FF9" w:rsidRDefault="00812E41">
            <w:pPr>
              <w:jc w:val="center"/>
              <w:rPr>
                <w:color w:val="C00000"/>
              </w:rPr>
            </w:pPr>
            <w:r>
              <w:rPr>
                <w:i/>
                <w:iCs/>
                <w:sz w:val="20"/>
                <w:szCs w:val="20"/>
              </w:rPr>
              <w:t>Langue</w:t>
            </w:r>
          </w:p>
        </w:tc>
        <w:tc>
          <w:tcPr>
            <w:tcW w:w="7503" w:type="dxa"/>
            <w:vAlign w:val="center"/>
          </w:tcPr>
          <w:p w14:paraId="1C452EA3" w14:textId="77777777" w:rsidR="00812E41" w:rsidRPr="00C4446A" w:rsidRDefault="00812E41">
            <w:r>
              <w:t>L’ensemble des échanges durant la phase projets se feront en langue française</w:t>
            </w:r>
          </w:p>
        </w:tc>
      </w:tr>
      <w:tr w:rsidR="00812E41" w14:paraId="6980994F" w14:textId="77777777" w:rsidTr="00E467C3">
        <w:trPr>
          <w:trHeight w:val="1754"/>
        </w:trPr>
        <w:tc>
          <w:tcPr>
            <w:tcW w:w="1564" w:type="dxa"/>
            <w:vAlign w:val="center"/>
          </w:tcPr>
          <w:p w14:paraId="1395F84D" w14:textId="77777777" w:rsidR="00812E41" w:rsidRDefault="00812E41">
            <w:pPr>
              <w:jc w:val="center"/>
              <w:rPr>
                <w:color w:val="C00000"/>
              </w:rPr>
            </w:pPr>
            <w:r w:rsidRPr="004E1FF9">
              <w:rPr>
                <w:color w:val="C00000"/>
              </w:rPr>
              <w:lastRenderedPageBreak/>
              <w:t>Exigence n°</w:t>
            </w:r>
            <w:r>
              <w:rPr>
                <w:color w:val="C00000"/>
              </w:rPr>
              <w:t>xx</w:t>
            </w:r>
          </w:p>
          <w:p w14:paraId="7B634BDB" w14:textId="77777777" w:rsidR="00812E41" w:rsidRPr="00DC28EC" w:rsidRDefault="00812E41">
            <w:pPr>
              <w:jc w:val="center"/>
              <w:rPr>
                <w:i/>
                <w:iCs/>
              </w:rPr>
            </w:pPr>
            <w:r w:rsidRPr="00E70E77">
              <w:rPr>
                <w:i/>
                <w:iCs/>
                <w:sz w:val="20"/>
                <w:szCs w:val="20"/>
              </w:rPr>
              <w:t>Accompagnement des utilisateurs</w:t>
            </w:r>
          </w:p>
        </w:tc>
        <w:tc>
          <w:tcPr>
            <w:tcW w:w="7503" w:type="dxa"/>
            <w:vAlign w:val="center"/>
          </w:tcPr>
          <w:p w14:paraId="2B61FF01" w14:textId="1616DEBE" w:rsidR="00812E41" w:rsidRDefault="00812E41">
            <w:r w:rsidRPr="00E70E77">
              <w:t xml:space="preserve">Le soumissionnaire devra prévoir un plan d’accompagnement </w:t>
            </w:r>
            <w:r w:rsidR="00297855">
              <w:t>du changement</w:t>
            </w:r>
            <w:r w:rsidRPr="00E70E77">
              <w:t xml:space="preserve">, comprenant la </w:t>
            </w:r>
            <w:r w:rsidR="00297855">
              <w:t>mise à disposition</w:t>
            </w:r>
            <w:r w:rsidRPr="00E70E77">
              <w:t xml:space="preserve"> de supports de formation et l’organisation de sessions de formation.</w:t>
            </w:r>
          </w:p>
        </w:tc>
      </w:tr>
    </w:tbl>
    <w:p w14:paraId="303ECD68" w14:textId="77777777" w:rsidR="000930F3" w:rsidRDefault="000930F3" w:rsidP="000930F3"/>
    <w:p w14:paraId="6DCB3290" w14:textId="3A3FC7CA" w:rsidR="00812E41" w:rsidRDefault="00812E41" w:rsidP="004E7A69">
      <w:pPr>
        <w:pStyle w:val="Titre4"/>
      </w:pPr>
      <w:bookmarkStart w:id="148" w:name="_Toc212800636"/>
      <w:r>
        <w:t>Gouvernance en phase d’exploitation</w:t>
      </w:r>
      <w:bookmarkEnd w:id="148"/>
    </w:p>
    <w:p w14:paraId="275F9E99" w14:textId="77777777" w:rsidR="00812E41" w:rsidRDefault="00812E41" w:rsidP="00812E41">
      <w:pPr>
        <w:spacing w:before="120" w:after="120" w:line="276" w:lineRule="auto"/>
        <w:rPr>
          <w:rFonts w:asciiTheme="minorHAnsi" w:hAnsiTheme="minorHAnsi" w:cstheme="minorHAnsi"/>
          <w:bCs/>
          <w:szCs w:val="18"/>
        </w:rPr>
      </w:pPr>
      <w:r w:rsidRPr="004F149F">
        <w:rPr>
          <w:rFonts w:asciiTheme="minorHAnsi" w:hAnsiTheme="minorHAnsi" w:cstheme="minorHAnsi"/>
          <w:bCs/>
          <w:szCs w:val="18"/>
        </w:rPr>
        <w:t>La gouvernance du service s’organise autour d’une structure de pilotage composée de comités</w:t>
      </w:r>
      <w:r>
        <w:rPr>
          <w:rFonts w:asciiTheme="minorHAnsi" w:hAnsiTheme="minorHAnsi" w:cstheme="minorHAnsi"/>
          <w:bCs/>
          <w:szCs w:val="18"/>
        </w:rPr>
        <w:t xml:space="preserve"> et </w:t>
      </w:r>
      <w:r w:rsidRPr="004F149F">
        <w:rPr>
          <w:rFonts w:asciiTheme="minorHAnsi" w:hAnsiTheme="minorHAnsi" w:cstheme="minorHAnsi"/>
          <w:bCs/>
          <w:szCs w:val="18"/>
        </w:rPr>
        <w:t>d’indicateurs de mesure de la qualité de service permettant de suivre la performance du Service.</w:t>
      </w:r>
    </w:p>
    <w:p w14:paraId="1A5416CC" w14:textId="77777777" w:rsidR="00812E41" w:rsidRPr="00955A58" w:rsidRDefault="00812E41" w:rsidP="00812E41">
      <w:pPr>
        <w:spacing w:before="120" w:after="120" w:line="276" w:lineRule="auto"/>
        <w:rPr>
          <w:rFonts w:asciiTheme="minorHAnsi" w:hAnsiTheme="minorHAnsi" w:cstheme="minorHAnsi"/>
          <w:bCs/>
          <w:szCs w:val="18"/>
        </w:rPr>
      </w:pPr>
      <w:r w:rsidRPr="00955A58">
        <w:rPr>
          <w:rFonts w:asciiTheme="minorHAnsi" w:hAnsiTheme="minorHAnsi" w:cstheme="minorHAnsi"/>
          <w:bCs/>
          <w:szCs w:val="18"/>
        </w:rPr>
        <w:t>Les principes généraux applicables à tous les comités incluent :</w:t>
      </w:r>
    </w:p>
    <w:p w14:paraId="26FB40F7" w14:textId="77777777" w:rsidR="00812E41" w:rsidRDefault="00812E41" w:rsidP="005F5039">
      <w:pPr>
        <w:numPr>
          <w:ilvl w:val="0"/>
          <w:numId w:val="71"/>
        </w:numPr>
        <w:rPr>
          <w:rFonts w:asciiTheme="minorHAnsi" w:hAnsiTheme="minorHAnsi" w:cstheme="minorHAnsi"/>
          <w:bCs/>
          <w:szCs w:val="18"/>
        </w:rPr>
      </w:pPr>
      <w:r w:rsidRPr="00F73F35">
        <w:rPr>
          <w:rFonts w:asciiTheme="minorHAnsi" w:hAnsiTheme="minorHAnsi" w:cstheme="minorHAnsi"/>
          <w:bCs/>
          <w:szCs w:val="18"/>
        </w:rPr>
        <w:t>Le Prestataire pilote les comités, rédige les documents supports ainsi que les comptes rendus de chaque comité.</w:t>
      </w:r>
    </w:p>
    <w:p w14:paraId="0FF807B2" w14:textId="77777777" w:rsidR="00812E41" w:rsidRPr="00BC7DFE" w:rsidRDefault="00812E41" w:rsidP="005F5039">
      <w:pPr>
        <w:numPr>
          <w:ilvl w:val="0"/>
          <w:numId w:val="71"/>
        </w:numPr>
        <w:rPr>
          <w:rFonts w:asciiTheme="minorHAnsi" w:hAnsiTheme="minorHAnsi" w:cstheme="minorHAnsi"/>
          <w:bCs/>
          <w:szCs w:val="18"/>
        </w:rPr>
      </w:pPr>
      <w:r w:rsidRPr="00BC7DFE">
        <w:rPr>
          <w:rFonts w:asciiTheme="minorHAnsi" w:hAnsiTheme="minorHAnsi" w:cstheme="minorHAnsi"/>
          <w:bCs/>
          <w:szCs w:val="18"/>
        </w:rPr>
        <w:t>Le Prestataire est force de proposition pour l’amélioration continue du fonctionnement des comités.</w:t>
      </w:r>
    </w:p>
    <w:p w14:paraId="394BE17A" w14:textId="77777777" w:rsidR="00812E41" w:rsidRDefault="00812E41" w:rsidP="005F5039">
      <w:pPr>
        <w:numPr>
          <w:ilvl w:val="0"/>
          <w:numId w:val="71"/>
        </w:numPr>
        <w:rPr>
          <w:rFonts w:asciiTheme="minorHAnsi" w:hAnsiTheme="minorHAnsi" w:cstheme="minorHAnsi"/>
          <w:bCs/>
          <w:szCs w:val="18"/>
        </w:rPr>
      </w:pPr>
      <w:r w:rsidRPr="00BC7DFE">
        <w:rPr>
          <w:rFonts w:asciiTheme="minorHAnsi" w:hAnsiTheme="minorHAnsi" w:cstheme="minorHAnsi"/>
          <w:bCs/>
          <w:szCs w:val="18"/>
        </w:rPr>
        <w:t>Praemia peut, si nécessaire, mettre en place des comités extraordinaires ou demander au Prestataire d’assister à des réunions non prévues dans le présent dispositif de gouvernance, sans coût supplémentaire pour Praemia.</w:t>
      </w:r>
    </w:p>
    <w:p w14:paraId="3DE3ABAC" w14:textId="77777777" w:rsidR="00B23163" w:rsidRPr="001231E9" w:rsidRDefault="00B23163" w:rsidP="00E467C3">
      <w:pPr>
        <w:spacing w:line="276" w:lineRule="auto"/>
        <w:rPr>
          <w:rFonts w:asciiTheme="minorHAnsi" w:hAnsiTheme="minorHAnsi" w:cstheme="minorHAnsi"/>
          <w:bCs/>
          <w:szCs w:val="18"/>
        </w:rPr>
      </w:pPr>
    </w:p>
    <w:p w14:paraId="1A0DB7F6" w14:textId="588608DF" w:rsidR="00BB23E9" w:rsidRPr="00BB23E9" w:rsidRDefault="00812E41" w:rsidP="00812E41">
      <w:pPr>
        <w:rPr>
          <w:rFonts w:asciiTheme="minorHAnsi" w:hAnsiTheme="minorHAnsi" w:cstheme="minorHAnsi"/>
          <w:szCs w:val="18"/>
        </w:rPr>
      </w:pPr>
      <w:r>
        <w:rPr>
          <w:rFonts w:asciiTheme="minorHAnsi" w:hAnsiTheme="minorHAnsi" w:cstheme="minorHAnsi"/>
          <w:bCs/>
          <w:szCs w:val="18"/>
        </w:rPr>
        <w:t xml:space="preserve">Le soumissionnaire </w:t>
      </w:r>
      <w:r w:rsidR="00BB23E9" w:rsidRPr="00BB23E9">
        <w:rPr>
          <w:rFonts w:asciiTheme="minorHAnsi" w:hAnsiTheme="minorHAnsi" w:cstheme="minorHAnsi"/>
          <w:bCs/>
          <w:szCs w:val="18"/>
        </w:rPr>
        <w:t xml:space="preserve">devra désigner un </w:t>
      </w:r>
      <w:r w:rsidRPr="004D7A39">
        <w:rPr>
          <w:rFonts w:asciiTheme="minorHAnsi" w:hAnsiTheme="minorHAnsi" w:cstheme="minorHAnsi"/>
          <w:b/>
          <w:bCs/>
          <w:szCs w:val="18"/>
        </w:rPr>
        <w:t>Customer Success Manager</w:t>
      </w:r>
      <w:r w:rsidR="00BB23E9" w:rsidRPr="00BB23E9">
        <w:rPr>
          <w:rFonts w:asciiTheme="minorHAnsi" w:hAnsiTheme="minorHAnsi" w:cstheme="minorHAnsi"/>
          <w:b/>
          <w:bCs/>
          <w:szCs w:val="18"/>
        </w:rPr>
        <w:t xml:space="preserve"> (CSM)</w:t>
      </w:r>
      <w:r w:rsidR="00BB23E9" w:rsidRPr="00BB23E9">
        <w:rPr>
          <w:rFonts w:asciiTheme="minorHAnsi" w:hAnsiTheme="minorHAnsi" w:cstheme="minorHAnsi"/>
          <w:bCs/>
          <w:szCs w:val="18"/>
        </w:rPr>
        <w:t xml:space="preserve"> </w:t>
      </w:r>
      <w:r w:rsidR="00BB23E9" w:rsidRPr="00BB23E9">
        <w:rPr>
          <w:rFonts w:asciiTheme="minorHAnsi" w:hAnsiTheme="minorHAnsi" w:cstheme="minorHAnsi"/>
          <w:b/>
          <w:szCs w:val="18"/>
        </w:rPr>
        <w:t>dédié</w:t>
      </w:r>
      <w:r w:rsidRPr="004D7A39">
        <w:rPr>
          <w:rFonts w:asciiTheme="minorHAnsi" w:hAnsiTheme="minorHAnsi" w:cstheme="minorHAnsi"/>
          <w:bCs/>
          <w:szCs w:val="18"/>
        </w:rPr>
        <w:t xml:space="preserve">, responsable </w:t>
      </w:r>
      <w:r w:rsidR="00BB23E9" w:rsidRPr="00BB23E9">
        <w:rPr>
          <w:rFonts w:asciiTheme="minorHAnsi" w:hAnsiTheme="minorHAnsi" w:cstheme="minorHAnsi"/>
          <w:bCs/>
          <w:szCs w:val="18"/>
        </w:rPr>
        <w:t xml:space="preserve">du </w:t>
      </w:r>
      <w:r w:rsidR="00BB23E9" w:rsidRPr="00BB23E9">
        <w:rPr>
          <w:rFonts w:asciiTheme="minorHAnsi" w:hAnsiTheme="minorHAnsi" w:cstheme="minorHAnsi"/>
          <w:szCs w:val="18"/>
        </w:rPr>
        <w:t xml:space="preserve">pilotage </w:t>
      </w:r>
      <w:r w:rsidRPr="004D7A39">
        <w:rPr>
          <w:rFonts w:asciiTheme="minorHAnsi" w:hAnsiTheme="minorHAnsi" w:cstheme="minorHAnsi"/>
          <w:bCs/>
          <w:szCs w:val="18"/>
        </w:rPr>
        <w:t xml:space="preserve">de la </w:t>
      </w:r>
      <w:r w:rsidR="00BB23E9" w:rsidRPr="00BB23E9">
        <w:rPr>
          <w:rFonts w:asciiTheme="minorHAnsi" w:hAnsiTheme="minorHAnsi" w:cstheme="minorHAnsi"/>
          <w:szCs w:val="18"/>
        </w:rPr>
        <w:t xml:space="preserve">relation client et de la réussite opérationnelle de la solution en </w:t>
      </w:r>
      <w:r>
        <w:rPr>
          <w:rFonts w:asciiTheme="minorHAnsi" w:hAnsiTheme="minorHAnsi" w:cstheme="minorHAnsi"/>
          <w:bCs/>
          <w:szCs w:val="18"/>
        </w:rPr>
        <w:t>phase d’exploitation</w:t>
      </w:r>
      <w:r w:rsidR="00BB23E9" w:rsidRPr="00BB23E9">
        <w:rPr>
          <w:rFonts w:asciiTheme="minorHAnsi" w:hAnsiTheme="minorHAnsi" w:cstheme="minorHAnsi"/>
          <w:szCs w:val="18"/>
        </w:rPr>
        <w:t>.</w:t>
      </w:r>
      <w:r w:rsidR="00BB23E9" w:rsidRPr="00BB23E9">
        <w:rPr>
          <w:rFonts w:asciiTheme="minorHAnsi" w:hAnsiTheme="minorHAnsi" w:cstheme="minorHAnsi"/>
          <w:szCs w:val="18"/>
        </w:rPr>
        <w:br/>
        <w:t xml:space="preserve">Il assurera la </w:t>
      </w:r>
      <w:r w:rsidRPr="004D7A39">
        <w:rPr>
          <w:rFonts w:asciiTheme="minorHAnsi" w:hAnsiTheme="minorHAnsi" w:cstheme="minorHAnsi"/>
          <w:bCs/>
          <w:szCs w:val="18"/>
        </w:rPr>
        <w:t>gouvernance</w:t>
      </w:r>
      <w:r w:rsidR="00BB23E9" w:rsidRPr="00BB23E9">
        <w:rPr>
          <w:rFonts w:asciiTheme="minorHAnsi" w:hAnsiTheme="minorHAnsi" w:cstheme="minorHAnsi"/>
          <w:szCs w:val="18"/>
        </w:rPr>
        <w:t xml:space="preserve"> courante du service, le suivi de l’adoption, la mesure de la satisfaction et l’animation des revues de performance avec Praemia.</w:t>
      </w:r>
    </w:p>
    <w:p w14:paraId="22423841" w14:textId="77777777" w:rsidR="00BB23E9" w:rsidRDefault="00BB23E9" w:rsidP="00812E41">
      <w:pPr>
        <w:rPr>
          <w:rFonts w:asciiTheme="minorHAnsi" w:hAnsiTheme="minorHAnsi" w:cstheme="minorHAnsi"/>
          <w:bCs/>
          <w:szCs w:val="18"/>
        </w:rPr>
      </w:pPr>
    </w:p>
    <w:p w14:paraId="2F15C66F" w14:textId="0417A47B" w:rsidR="00812E41" w:rsidRDefault="00812E41" w:rsidP="00812E41">
      <w:pPr>
        <w:rPr>
          <w:rFonts w:asciiTheme="minorHAnsi" w:hAnsiTheme="minorHAnsi" w:cstheme="minorHAnsi"/>
          <w:bCs/>
          <w:szCs w:val="18"/>
        </w:rPr>
      </w:pPr>
      <w:r w:rsidRPr="001231E9">
        <w:rPr>
          <w:rFonts w:asciiTheme="minorHAnsi" w:hAnsiTheme="minorHAnsi" w:cstheme="minorHAnsi"/>
          <w:bCs/>
          <w:szCs w:val="18"/>
        </w:rPr>
        <w:t>Praemia désignera</w:t>
      </w:r>
      <w:r>
        <w:rPr>
          <w:rFonts w:asciiTheme="minorHAnsi" w:hAnsiTheme="minorHAnsi" w:cstheme="minorHAnsi"/>
          <w:bCs/>
          <w:szCs w:val="18"/>
        </w:rPr>
        <w:t xml:space="preserve">, en miroir, </w:t>
      </w:r>
      <w:r w:rsidRPr="001231E9">
        <w:rPr>
          <w:rFonts w:asciiTheme="minorHAnsi" w:hAnsiTheme="minorHAnsi" w:cstheme="minorHAnsi"/>
          <w:bCs/>
          <w:szCs w:val="18"/>
        </w:rPr>
        <w:t xml:space="preserve">un </w:t>
      </w:r>
      <w:r>
        <w:rPr>
          <w:rFonts w:asciiTheme="minorHAnsi" w:hAnsiTheme="minorHAnsi" w:cstheme="minorHAnsi"/>
          <w:b/>
          <w:bCs/>
          <w:szCs w:val="18"/>
        </w:rPr>
        <w:t>correspondant principal</w:t>
      </w:r>
      <w:r w:rsidRPr="001231E9">
        <w:rPr>
          <w:rFonts w:asciiTheme="minorHAnsi" w:hAnsiTheme="minorHAnsi" w:cstheme="minorHAnsi"/>
          <w:bCs/>
          <w:szCs w:val="18"/>
        </w:rPr>
        <w:t xml:space="preserve"> au sein de l’équipe, qui agira comme point de contact opérationnel vis-à-vis d</w:t>
      </w:r>
      <w:r>
        <w:rPr>
          <w:rFonts w:asciiTheme="minorHAnsi" w:hAnsiTheme="minorHAnsi" w:cstheme="minorHAnsi"/>
          <w:bCs/>
          <w:szCs w:val="18"/>
        </w:rPr>
        <w:t>u CSM et d</w:t>
      </w:r>
      <w:r w:rsidRPr="001231E9">
        <w:rPr>
          <w:rFonts w:asciiTheme="minorHAnsi" w:hAnsiTheme="minorHAnsi" w:cstheme="minorHAnsi"/>
          <w:bCs/>
          <w:szCs w:val="18"/>
        </w:rPr>
        <w:t xml:space="preserve">es équipes du </w:t>
      </w:r>
      <w:r>
        <w:rPr>
          <w:rFonts w:asciiTheme="minorHAnsi" w:hAnsiTheme="minorHAnsi" w:cstheme="minorHAnsi"/>
          <w:bCs/>
          <w:szCs w:val="18"/>
        </w:rPr>
        <w:t>soumissionnaire</w:t>
      </w:r>
      <w:r w:rsidRPr="001231E9">
        <w:rPr>
          <w:rFonts w:asciiTheme="minorHAnsi" w:hAnsiTheme="minorHAnsi" w:cstheme="minorHAnsi"/>
          <w:bCs/>
          <w:szCs w:val="18"/>
        </w:rPr>
        <w:t>.</w:t>
      </w:r>
    </w:p>
    <w:p w14:paraId="716A643E" w14:textId="77777777" w:rsidR="00812E41" w:rsidRDefault="00812E41" w:rsidP="00812E41">
      <w:pPr>
        <w:rPr>
          <w:rFonts w:asciiTheme="minorHAnsi" w:hAnsiTheme="minorHAnsi" w:cstheme="minorHAnsi"/>
          <w:bCs/>
          <w:szCs w:val="18"/>
        </w:rPr>
      </w:pPr>
    </w:p>
    <w:p w14:paraId="19948926" w14:textId="77777777" w:rsidR="00812E41" w:rsidRDefault="00812E41" w:rsidP="00812E41">
      <w:pPr>
        <w:rPr>
          <w:rFonts w:asciiTheme="minorHAnsi" w:hAnsiTheme="minorHAnsi" w:cstheme="minorHAnsi"/>
          <w:bCs/>
          <w:szCs w:val="18"/>
        </w:rPr>
      </w:pPr>
      <w:r w:rsidRPr="00D919DE">
        <w:rPr>
          <w:rFonts w:asciiTheme="minorHAnsi" w:hAnsiTheme="minorHAnsi" w:cstheme="minorHAnsi"/>
          <w:bCs/>
          <w:szCs w:val="18"/>
        </w:rPr>
        <w:t xml:space="preserve">Les instances de gouvernance ci-dessous doivent permettre la gestion </w:t>
      </w:r>
      <w:r>
        <w:rPr>
          <w:rFonts w:asciiTheme="minorHAnsi" w:hAnsiTheme="minorHAnsi" w:cstheme="minorHAnsi"/>
          <w:bCs/>
          <w:szCs w:val="18"/>
        </w:rPr>
        <w:t xml:space="preserve">et l’adoption </w:t>
      </w:r>
      <w:r w:rsidRPr="00D919DE">
        <w:rPr>
          <w:rFonts w:asciiTheme="minorHAnsi" w:hAnsiTheme="minorHAnsi" w:cstheme="minorHAnsi"/>
          <w:bCs/>
          <w:szCs w:val="18"/>
        </w:rPr>
        <w:t>de la solution</w:t>
      </w:r>
      <w:r>
        <w:rPr>
          <w:rFonts w:asciiTheme="minorHAnsi" w:hAnsiTheme="minorHAnsi" w:cstheme="minorHAnsi"/>
          <w:bCs/>
          <w:szCs w:val="18"/>
        </w:rPr>
        <w:t xml:space="preserve"> dans le temps en phase d’exploitation :</w:t>
      </w:r>
    </w:p>
    <w:p w14:paraId="725E3C8F" w14:textId="77777777" w:rsidR="00812E41" w:rsidRDefault="00812E41" w:rsidP="00812E41">
      <w:pPr>
        <w:rPr>
          <w:rFonts w:asciiTheme="minorHAnsi" w:hAnsiTheme="minorHAnsi" w:cstheme="minorHAnsi"/>
          <w:bCs/>
          <w:szCs w:val="18"/>
        </w:rPr>
      </w:pPr>
    </w:p>
    <w:p w14:paraId="35CFD4E1" w14:textId="1825A82A" w:rsidR="00812E41" w:rsidRDefault="00812E41" w:rsidP="005F5039">
      <w:pPr>
        <w:pStyle w:val="Paragraphedeliste"/>
        <w:numPr>
          <w:ilvl w:val="0"/>
          <w:numId w:val="38"/>
        </w:numPr>
      </w:pPr>
      <w:r w:rsidRPr="00960773">
        <w:rPr>
          <w:rFonts w:asciiTheme="minorHAnsi" w:hAnsiTheme="minorHAnsi" w:cstheme="minorHAnsi"/>
          <w:b/>
          <w:bCs/>
          <w:szCs w:val="18"/>
        </w:rPr>
        <w:t xml:space="preserve">Comités de suivi mensuel : </w:t>
      </w:r>
      <w:r w:rsidRPr="00960773">
        <w:rPr>
          <w:rFonts w:asciiTheme="minorHAnsi" w:hAnsiTheme="minorHAnsi" w:cstheme="minorHAnsi"/>
          <w:bCs/>
          <w:szCs w:val="18"/>
        </w:rPr>
        <w:t>Reporting sur les incidents et problèmes en cours,</w:t>
      </w:r>
      <w:r w:rsidRPr="00960773">
        <w:t xml:space="preserve"> </w:t>
      </w:r>
      <w:r>
        <w:t>suivi des indicateurs d’adoption et des plans d’action</w:t>
      </w:r>
    </w:p>
    <w:p w14:paraId="0126803A" w14:textId="77777777" w:rsidR="00812E41" w:rsidRDefault="00812E41" w:rsidP="005F5039">
      <w:pPr>
        <w:pStyle w:val="Paragraphedeliste"/>
        <w:numPr>
          <w:ilvl w:val="0"/>
          <w:numId w:val="72"/>
        </w:numPr>
        <w:rPr>
          <w:rFonts w:asciiTheme="minorHAnsi" w:hAnsiTheme="minorHAnsi" w:cstheme="minorHAnsi"/>
          <w:bCs/>
          <w:szCs w:val="18"/>
        </w:rPr>
      </w:pPr>
      <w:r w:rsidRPr="00A903F6">
        <w:rPr>
          <w:rFonts w:asciiTheme="minorHAnsi" w:hAnsiTheme="minorHAnsi" w:cstheme="minorHAnsi"/>
          <w:b/>
          <w:szCs w:val="18"/>
        </w:rPr>
        <w:t>Comité de pilotage trimestriel</w:t>
      </w:r>
      <w:r w:rsidRPr="00A903F6">
        <w:rPr>
          <w:rFonts w:asciiTheme="minorHAnsi" w:hAnsiTheme="minorHAnsi" w:cstheme="minorHAnsi"/>
          <w:bCs/>
          <w:szCs w:val="18"/>
        </w:rPr>
        <w:t xml:space="preserve"> : </w:t>
      </w:r>
      <w:r w:rsidRPr="00CA38E3">
        <w:rPr>
          <w:rFonts w:asciiTheme="minorHAnsi" w:hAnsiTheme="minorHAnsi" w:cstheme="minorHAnsi"/>
          <w:bCs/>
          <w:szCs w:val="18"/>
        </w:rPr>
        <w:t>Revue des indicateurs clés (KPI) et des éventuelles pénalités,</w:t>
      </w:r>
      <w:r>
        <w:rPr>
          <w:rFonts w:asciiTheme="minorHAnsi" w:hAnsiTheme="minorHAnsi" w:cstheme="minorHAnsi"/>
          <w:bCs/>
          <w:szCs w:val="18"/>
        </w:rPr>
        <w:t xml:space="preserve"> </w:t>
      </w:r>
      <w:r w:rsidRPr="00A903F6">
        <w:rPr>
          <w:rFonts w:asciiTheme="minorHAnsi" w:hAnsiTheme="minorHAnsi" w:cstheme="minorHAnsi"/>
          <w:bCs/>
          <w:szCs w:val="18"/>
        </w:rPr>
        <w:t>r</w:t>
      </w:r>
      <w:r w:rsidRPr="00CA38E3">
        <w:rPr>
          <w:rFonts w:asciiTheme="minorHAnsi" w:hAnsiTheme="minorHAnsi" w:cstheme="minorHAnsi"/>
          <w:bCs/>
          <w:szCs w:val="18"/>
        </w:rPr>
        <w:t>evue de la conformité avec la politique Praemia,</w:t>
      </w:r>
      <w:r>
        <w:rPr>
          <w:rFonts w:asciiTheme="minorHAnsi" w:hAnsiTheme="minorHAnsi" w:cstheme="minorHAnsi"/>
          <w:bCs/>
          <w:szCs w:val="18"/>
        </w:rPr>
        <w:t xml:space="preserve"> p</w:t>
      </w:r>
      <w:r w:rsidRPr="00A903F6">
        <w:rPr>
          <w:rFonts w:asciiTheme="minorHAnsi" w:hAnsiTheme="minorHAnsi" w:cstheme="minorHAnsi"/>
          <w:bCs/>
          <w:szCs w:val="18"/>
        </w:rPr>
        <w:t>artage des actualités et</w:t>
      </w:r>
      <w:r>
        <w:rPr>
          <w:rFonts w:asciiTheme="minorHAnsi" w:hAnsiTheme="minorHAnsi" w:cstheme="minorHAnsi"/>
          <w:bCs/>
          <w:szCs w:val="18"/>
        </w:rPr>
        <w:t xml:space="preserve"> présentation de la feuille de route</w:t>
      </w:r>
    </w:p>
    <w:p w14:paraId="3D11E54C" w14:textId="77777777" w:rsidR="00812E41" w:rsidRDefault="00812E41" w:rsidP="00812E41">
      <w:pPr>
        <w:rPr>
          <w:rFonts w:asciiTheme="minorHAnsi" w:hAnsiTheme="minorHAnsi" w:cstheme="minorHAnsi"/>
          <w:bCs/>
          <w:szCs w:val="18"/>
        </w:rPr>
      </w:pPr>
    </w:p>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812E41" w14:paraId="50C1EBF5" w14:textId="77777777" w:rsidTr="00E467C3">
        <w:trPr>
          <w:trHeight w:val="1005"/>
        </w:trPr>
        <w:tc>
          <w:tcPr>
            <w:tcW w:w="1564" w:type="dxa"/>
            <w:vAlign w:val="center"/>
          </w:tcPr>
          <w:p w14:paraId="72965F3D" w14:textId="77777777" w:rsidR="00812E41" w:rsidRDefault="00812E41">
            <w:pPr>
              <w:jc w:val="center"/>
              <w:rPr>
                <w:color w:val="C00000"/>
              </w:rPr>
            </w:pPr>
            <w:r w:rsidRPr="004E1FF9">
              <w:rPr>
                <w:color w:val="C00000"/>
              </w:rPr>
              <w:t>Exigence n°</w:t>
            </w:r>
            <w:r>
              <w:rPr>
                <w:color w:val="C00000"/>
              </w:rPr>
              <w:t>xx</w:t>
            </w:r>
          </w:p>
          <w:p w14:paraId="0DD0892B" w14:textId="3B7AFE4E" w:rsidR="00812E41" w:rsidRPr="00DC28EC" w:rsidRDefault="00812E41">
            <w:pPr>
              <w:jc w:val="center"/>
              <w:rPr>
                <w:i/>
                <w:iCs/>
              </w:rPr>
            </w:pPr>
            <w:r>
              <w:rPr>
                <w:i/>
                <w:iCs/>
                <w:sz w:val="20"/>
                <w:szCs w:val="20"/>
              </w:rPr>
              <w:t xml:space="preserve">Gouvernance </w:t>
            </w:r>
            <w:r w:rsidR="003C1C73">
              <w:rPr>
                <w:i/>
                <w:iCs/>
                <w:sz w:val="20"/>
                <w:szCs w:val="20"/>
              </w:rPr>
              <w:t>exploitation</w:t>
            </w:r>
          </w:p>
        </w:tc>
        <w:tc>
          <w:tcPr>
            <w:tcW w:w="7503" w:type="dxa"/>
            <w:vAlign w:val="center"/>
          </w:tcPr>
          <w:p w14:paraId="142B0094" w14:textId="77777777" w:rsidR="00812E41" w:rsidRDefault="00812E41">
            <w:r>
              <w:t>Le soumissionnaire validera la gouvernance proposée ou proposera des ajustements.</w:t>
            </w:r>
          </w:p>
        </w:tc>
      </w:tr>
      <w:tr w:rsidR="00597631" w14:paraId="64DF1654" w14:textId="77777777" w:rsidTr="00E467C3">
        <w:trPr>
          <w:trHeight w:val="1005"/>
        </w:trPr>
        <w:tc>
          <w:tcPr>
            <w:tcW w:w="1564" w:type="dxa"/>
            <w:vAlign w:val="center"/>
          </w:tcPr>
          <w:p w14:paraId="36403660" w14:textId="77777777" w:rsidR="00597631" w:rsidRDefault="00597631" w:rsidP="00597631">
            <w:pPr>
              <w:jc w:val="center"/>
              <w:rPr>
                <w:color w:val="C00000"/>
              </w:rPr>
            </w:pPr>
            <w:r w:rsidRPr="004E1FF9">
              <w:rPr>
                <w:color w:val="C00000"/>
              </w:rPr>
              <w:t>Exigence n°</w:t>
            </w:r>
            <w:r>
              <w:rPr>
                <w:color w:val="C00000"/>
              </w:rPr>
              <w:t>xx</w:t>
            </w:r>
          </w:p>
          <w:p w14:paraId="59DC03C1" w14:textId="67A3D296" w:rsidR="00597631" w:rsidRPr="004E1FF9" w:rsidRDefault="00597631" w:rsidP="00597631">
            <w:pPr>
              <w:jc w:val="center"/>
              <w:rPr>
                <w:color w:val="C00000"/>
              </w:rPr>
            </w:pPr>
            <w:r>
              <w:rPr>
                <w:i/>
                <w:iCs/>
                <w:sz w:val="20"/>
                <w:szCs w:val="20"/>
              </w:rPr>
              <w:t>CSM dédié</w:t>
            </w:r>
          </w:p>
        </w:tc>
        <w:tc>
          <w:tcPr>
            <w:tcW w:w="7503" w:type="dxa"/>
            <w:vAlign w:val="center"/>
          </w:tcPr>
          <w:p w14:paraId="6888D84E" w14:textId="138DEA52" w:rsidR="00597631" w:rsidRDefault="00597631" w:rsidP="00597631">
            <w:r>
              <w:t xml:space="preserve">Le soumissionnaire mettra à disposition de Praemia un </w:t>
            </w:r>
            <w:r w:rsidR="00D96343">
              <w:t xml:space="preserve">CSM dédié, </w:t>
            </w:r>
            <w:r w:rsidR="003B7737">
              <w:t xml:space="preserve">responsable de la </w:t>
            </w:r>
            <w:r w:rsidR="00D564C4">
              <w:t>relation avec Praemia</w:t>
            </w:r>
            <w:r w:rsidR="003B7737">
              <w:t xml:space="preserve"> </w:t>
            </w:r>
            <w:r w:rsidR="00CA065B">
              <w:t xml:space="preserve">et </w:t>
            </w:r>
            <w:r w:rsidR="003C27BE">
              <w:t>de la réussite opérationnelle de la solution sur</w:t>
            </w:r>
            <w:r w:rsidR="00F91070">
              <w:t xml:space="preserve"> la durée </w:t>
            </w:r>
            <w:r w:rsidR="003C27BE">
              <w:t>du contrat.</w:t>
            </w:r>
            <w:r w:rsidR="00F91070">
              <w:t xml:space="preserve"> </w:t>
            </w:r>
          </w:p>
        </w:tc>
      </w:tr>
    </w:tbl>
    <w:p w14:paraId="3A85E6B4" w14:textId="77777777" w:rsidR="00812E41" w:rsidRDefault="00812E41" w:rsidP="00812E41">
      <w:pPr>
        <w:rPr>
          <w:rFonts w:asciiTheme="minorHAnsi" w:hAnsiTheme="minorHAnsi" w:cstheme="minorHAnsi"/>
          <w:bCs/>
          <w:szCs w:val="18"/>
        </w:rPr>
      </w:pPr>
    </w:p>
    <w:p w14:paraId="3DF052EB" w14:textId="77777777" w:rsidR="00812E41" w:rsidRDefault="00812E41" w:rsidP="00812E41">
      <w:pPr>
        <w:rPr>
          <w:rFonts w:asciiTheme="minorHAnsi" w:hAnsiTheme="minorHAnsi" w:cstheme="minorHAnsi"/>
          <w:bCs/>
          <w:szCs w:val="18"/>
        </w:rPr>
      </w:pPr>
    </w:p>
    <w:p w14:paraId="47A9DECE" w14:textId="77777777" w:rsidR="00812E41" w:rsidRDefault="00812E41" w:rsidP="00812E41">
      <w:pPr>
        <w:pStyle w:val="Titre4"/>
      </w:pPr>
      <w:r>
        <w:t>Support et gestion des incidents et problèmes.</w:t>
      </w:r>
    </w:p>
    <w:p w14:paraId="5AD57214" w14:textId="77777777" w:rsidR="00812E41" w:rsidRPr="00291F38" w:rsidRDefault="00812E41" w:rsidP="00812E41"/>
    <w:p w14:paraId="49866306" w14:textId="77777777" w:rsidR="00812E41" w:rsidRDefault="00812E41" w:rsidP="00812E41">
      <w:r w:rsidRPr="00291F38">
        <w:t xml:space="preserve">Il est attendu </w:t>
      </w:r>
      <w:r>
        <w:t>du soumissionnaire qu’il prenne en charge</w:t>
      </w:r>
      <w:r w:rsidRPr="00291F38">
        <w:t xml:space="preserve"> la </w:t>
      </w:r>
      <w:r w:rsidRPr="00291F38">
        <w:rPr>
          <w:b/>
          <w:bCs/>
        </w:rPr>
        <w:t xml:space="preserve">gestion des incidents et problèmes </w:t>
      </w:r>
      <w:r>
        <w:rPr>
          <w:b/>
          <w:bCs/>
        </w:rPr>
        <w:t xml:space="preserve">lié à </w:t>
      </w:r>
      <w:r>
        <w:rPr>
          <w:b/>
          <w:bCs/>
        </w:rPr>
        <w:lastRenderedPageBreak/>
        <w:t xml:space="preserve">sa solution et les intégrations </w:t>
      </w:r>
      <w:r w:rsidRPr="00B412E3">
        <w:t>sous sa responsabilité</w:t>
      </w:r>
      <w:r w:rsidRPr="00291F38">
        <w:t>.</w:t>
      </w:r>
      <w:r>
        <w:t xml:space="preserve"> Il s’assurera de collaborer avec les fournisseurs tiers, sous pilotage de Praemia, pour la résolution d’incidents mettant en cause plusieurs parties.</w:t>
      </w:r>
    </w:p>
    <w:p w14:paraId="5620D8F2" w14:textId="77777777" w:rsidR="00812E41" w:rsidRDefault="00812E41" w:rsidP="00812E41"/>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812E41" w14:paraId="2E024CCC" w14:textId="77777777" w:rsidTr="00E467C3">
        <w:trPr>
          <w:trHeight w:val="577"/>
        </w:trPr>
        <w:tc>
          <w:tcPr>
            <w:tcW w:w="1564" w:type="dxa"/>
            <w:vAlign w:val="center"/>
          </w:tcPr>
          <w:p w14:paraId="452FAC15" w14:textId="77777777" w:rsidR="00812E41" w:rsidRDefault="00812E41">
            <w:pPr>
              <w:jc w:val="center"/>
              <w:rPr>
                <w:color w:val="C00000"/>
              </w:rPr>
            </w:pPr>
            <w:r w:rsidRPr="004E1FF9">
              <w:rPr>
                <w:color w:val="C00000"/>
              </w:rPr>
              <w:t>Exigence n°</w:t>
            </w:r>
            <w:r>
              <w:rPr>
                <w:color w:val="C00000"/>
              </w:rPr>
              <w:t>xx</w:t>
            </w:r>
          </w:p>
          <w:p w14:paraId="50E9783F" w14:textId="77777777" w:rsidR="00812E41" w:rsidRPr="00DC28EC" w:rsidRDefault="00812E41">
            <w:pPr>
              <w:jc w:val="center"/>
              <w:rPr>
                <w:i/>
                <w:iCs/>
              </w:rPr>
            </w:pPr>
            <w:r w:rsidRPr="00E74F30">
              <w:rPr>
                <w:i/>
                <w:iCs/>
                <w:sz w:val="20"/>
                <w:szCs w:val="20"/>
              </w:rPr>
              <w:t>Service support</w:t>
            </w:r>
          </w:p>
        </w:tc>
        <w:tc>
          <w:tcPr>
            <w:tcW w:w="7503" w:type="dxa"/>
            <w:vAlign w:val="center"/>
          </w:tcPr>
          <w:p w14:paraId="27B6E1D4" w14:textId="77777777" w:rsidR="00812E41" w:rsidRDefault="00812E41">
            <w:r w:rsidRPr="003822C1">
              <w:t>Le prestataire devra assurer un support utilisateur multicanal (e-mail, téléphone, portail), basé en France et accessible sur les jours et heures ouvrées, au minimum de 8h à 18h (heure française).</w:t>
            </w:r>
          </w:p>
        </w:tc>
      </w:tr>
      <w:tr w:rsidR="00812E41" w14:paraId="5FCD5065" w14:textId="77777777" w:rsidTr="00E467C3">
        <w:trPr>
          <w:trHeight w:val="1183"/>
        </w:trPr>
        <w:tc>
          <w:tcPr>
            <w:tcW w:w="1564" w:type="dxa"/>
            <w:vAlign w:val="center"/>
          </w:tcPr>
          <w:p w14:paraId="2948EC3A" w14:textId="77777777" w:rsidR="00812E41" w:rsidRDefault="00812E41">
            <w:pPr>
              <w:jc w:val="center"/>
              <w:rPr>
                <w:color w:val="C00000"/>
              </w:rPr>
            </w:pPr>
            <w:r w:rsidRPr="004E1FF9">
              <w:rPr>
                <w:color w:val="C00000"/>
              </w:rPr>
              <w:t>Exigence n°</w:t>
            </w:r>
            <w:r>
              <w:rPr>
                <w:color w:val="C00000"/>
              </w:rPr>
              <w:t>xx</w:t>
            </w:r>
          </w:p>
          <w:p w14:paraId="6D9B36CC" w14:textId="77777777" w:rsidR="00812E41" w:rsidRPr="004E1FF9" w:rsidRDefault="00812E41">
            <w:pPr>
              <w:jc w:val="center"/>
              <w:rPr>
                <w:color w:val="C00000"/>
              </w:rPr>
            </w:pPr>
            <w:r>
              <w:rPr>
                <w:i/>
                <w:iCs/>
                <w:sz w:val="20"/>
                <w:szCs w:val="20"/>
              </w:rPr>
              <w:t>Supervision</w:t>
            </w:r>
          </w:p>
        </w:tc>
        <w:tc>
          <w:tcPr>
            <w:tcW w:w="7503" w:type="dxa"/>
            <w:vAlign w:val="center"/>
          </w:tcPr>
          <w:p w14:paraId="7692261E" w14:textId="77777777" w:rsidR="00812E41" w:rsidRDefault="00812E41">
            <w:r w:rsidRPr="00F512A1">
              <w:t xml:space="preserve">Le soumissionnaire devra préciser la manière dont il assure la supervision de sa solution afin de suivre les indicateurs de bon fonctionnement du service. Il indiquera également la méthode et la fréquence de partage de ces informations avec </w:t>
            </w:r>
            <w:r w:rsidRPr="000F66A2">
              <w:t>Praemia</w:t>
            </w:r>
          </w:p>
        </w:tc>
      </w:tr>
      <w:tr w:rsidR="00812E41" w14:paraId="38270B5D" w14:textId="77777777" w:rsidTr="00E467C3">
        <w:tc>
          <w:tcPr>
            <w:tcW w:w="1564" w:type="dxa"/>
            <w:vAlign w:val="center"/>
          </w:tcPr>
          <w:p w14:paraId="62922A80" w14:textId="77777777" w:rsidR="00812E41" w:rsidRDefault="00812E41">
            <w:pPr>
              <w:jc w:val="center"/>
              <w:rPr>
                <w:color w:val="C00000"/>
              </w:rPr>
            </w:pPr>
            <w:r w:rsidRPr="004E1FF9">
              <w:rPr>
                <w:color w:val="C00000"/>
              </w:rPr>
              <w:t>Exigence n°</w:t>
            </w:r>
            <w:r>
              <w:rPr>
                <w:color w:val="C00000"/>
              </w:rPr>
              <w:t>xx</w:t>
            </w:r>
          </w:p>
          <w:p w14:paraId="1C755B5A" w14:textId="77777777" w:rsidR="00812E41" w:rsidRPr="004E1FF9" w:rsidRDefault="00812E41">
            <w:pPr>
              <w:jc w:val="center"/>
              <w:rPr>
                <w:color w:val="C00000"/>
              </w:rPr>
            </w:pPr>
            <w:r w:rsidRPr="00F52012">
              <w:rPr>
                <w:i/>
                <w:iCs/>
                <w:sz w:val="20"/>
                <w:szCs w:val="20"/>
              </w:rPr>
              <w:t>Mises à jour et maintenance évolutive</w:t>
            </w:r>
          </w:p>
        </w:tc>
        <w:tc>
          <w:tcPr>
            <w:tcW w:w="7503" w:type="dxa"/>
            <w:vAlign w:val="center"/>
          </w:tcPr>
          <w:p w14:paraId="5D3E3FEB" w14:textId="77777777" w:rsidR="00812E41" w:rsidRPr="00BC312D" w:rsidRDefault="00812E41">
            <w:r w:rsidRPr="00F52012">
              <w:t>Le soumissionnaire devra assurer la maintenance corrective et évolutive de la solution, incluant les mises à jour fonctionnelles et de sécurité, sans interruption de service pour les utilisateurs.</w:t>
            </w:r>
          </w:p>
        </w:tc>
      </w:tr>
    </w:tbl>
    <w:p w14:paraId="4CEBC554" w14:textId="77777777" w:rsidR="00812E41" w:rsidRDefault="00812E41" w:rsidP="00812E41"/>
    <w:p w14:paraId="77AEC6E7" w14:textId="70378E1C" w:rsidR="004E7A69" w:rsidRDefault="004E7A69" w:rsidP="00812E41">
      <w:pPr>
        <w:pStyle w:val="Titre4"/>
      </w:pPr>
      <w:r>
        <w:t>Niveaux de services</w:t>
      </w:r>
      <w:r w:rsidR="00A51A90">
        <w:t xml:space="preserve"> et pénalités associées</w:t>
      </w:r>
    </w:p>
    <w:p w14:paraId="2B6F41E1" w14:textId="77777777" w:rsidR="004E7A69" w:rsidRDefault="004E7A69" w:rsidP="004E7A69"/>
    <w:p w14:paraId="69651187" w14:textId="77777777" w:rsidR="003C3EBD" w:rsidRPr="00BC1CE1" w:rsidRDefault="003C3EBD" w:rsidP="003C3EBD">
      <w:r w:rsidRPr="00BC1CE1">
        <w:t xml:space="preserve">Le </w:t>
      </w:r>
      <w:r w:rsidRPr="00BC1CE1">
        <w:rPr>
          <w:b/>
          <w:bCs/>
        </w:rPr>
        <w:t>taux de disponibilité</w:t>
      </w:r>
      <w:r w:rsidRPr="00BC1CE1">
        <w:t xml:space="preserve"> de la plateforme</w:t>
      </w:r>
      <w:r>
        <w:t xml:space="preserve"> fera l’objet d’engagement afin de garantir</w:t>
      </w:r>
      <w:r w:rsidRPr="00BC1CE1">
        <w:t xml:space="preserve"> un accès continu aux utilisateurs, hors fenêtres de maintenance planifiées.</w:t>
      </w:r>
    </w:p>
    <w:p w14:paraId="655E5211" w14:textId="77777777" w:rsidR="003C3EBD" w:rsidRDefault="003C3EBD" w:rsidP="003C3EBD"/>
    <w:p w14:paraId="6E7F30D6" w14:textId="77777777" w:rsidR="003C3EBD" w:rsidRDefault="003C3EBD" w:rsidP="003C3EBD">
      <w:r>
        <w:t>L</w:t>
      </w:r>
      <w:r w:rsidRPr="000706A7">
        <w:t xml:space="preserve">a </w:t>
      </w:r>
      <w:r w:rsidRPr="000706A7">
        <w:rPr>
          <w:b/>
          <w:bCs/>
        </w:rPr>
        <w:t>disponibilité, la performance et la réactivité opérationnelle</w:t>
      </w:r>
      <w:r w:rsidRPr="000706A7">
        <w:t xml:space="preserve"> du prestataire dans la </w:t>
      </w:r>
      <w:r w:rsidRPr="000706A7">
        <w:rPr>
          <w:b/>
          <w:bCs/>
        </w:rPr>
        <w:t>gestion et la résolution des incidents</w:t>
      </w:r>
      <w:r>
        <w:rPr>
          <w:b/>
          <w:bCs/>
        </w:rPr>
        <w:t xml:space="preserve"> </w:t>
      </w:r>
      <w:r w:rsidRPr="00337BD6">
        <w:t>fera également l’objet d’engagements</w:t>
      </w:r>
      <w:r>
        <w:t xml:space="preserve"> du soumissionnaire</w:t>
      </w:r>
      <w:r w:rsidRPr="000706A7">
        <w:t>.</w:t>
      </w:r>
      <w:r>
        <w:t xml:space="preserve"> </w:t>
      </w:r>
      <w:r w:rsidRPr="00AE6C9F">
        <w:t>Les incidents seront classés selon trois niveaux de criticité :</w:t>
      </w:r>
    </w:p>
    <w:p w14:paraId="55B3D493" w14:textId="77777777" w:rsidR="00616F25" w:rsidRPr="00AE6C9F" w:rsidRDefault="00616F25" w:rsidP="00AE6C9F"/>
    <w:p w14:paraId="6DC6E040" w14:textId="77777777" w:rsidR="00AE6C9F" w:rsidRPr="00AE6C9F" w:rsidRDefault="00AE6C9F" w:rsidP="00AE6C9F">
      <w:pPr>
        <w:numPr>
          <w:ilvl w:val="0"/>
          <w:numId w:val="111"/>
        </w:numPr>
      </w:pPr>
      <w:r w:rsidRPr="00AE6C9F">
        <w:rPr>
          <w:b/>
          <w:bCs/>
        </w:rPr>
        <w:t>Critique</w:t>
      </w:r>
      <w:r w:rsidRPr="00AE6C9F">
        <w:t xml:space="preserve"> : incident bloquant ayant un impact majeur sur le service, empêchant l’accès ou l’utilisation de la plateforme sur un ou plusieurs sites.</w:t>
      </w:r>
    </w:p>
    <w:p w14:paraId="0195DE4D" w14:textId="77777777" w:rsidR="00AE6C9F" w:rsidRPr="00AE6C9F" w:rsidRDefault="00AE6C9F" w:rsidP="00AE6C9F">
      <w:pPr>
        <w:numPr>
          <w:ilvl w:val="0"/>
          <w:numId w:val="111"/>
        </w:numPr>
      </w:pPr>
      <w:r w:rsidRPr="00AE6C9F">
        <w:rPr>
          <w:b/>
          <w:bCs/>
        </w:rPr>
        <w:t>Majeur</w:t>
      </w:r>
      <w:r w:rsidRPr="00AE6C9F">
        <w:t xml:space="preserve"> : incident significatif rendant indisponible au moins une fonctionnalité essentielle.</w:t>
      </w:r>
    </w:p>
    <w:p w14:paraId="6D7DD25D" w14:textId="77777777" w:rsidR="00AE6C9F" w:rsidRPr="00AE6C9F" w:rsidRDefault="00AE6C9F" w:rsidP="00AE6C9F">
      <w:pPr>
        <w:numPr>
          <w:ilvl w:val="0"/>
          <w:numId w:val="111"/>
        </w:numPr>
      </w:pPr>
      <w:r w:rsidRPr="00AE6C9F">
        <w:rPr>
          <w:b/>
          <w:bCs/>
        </w:rPr>
        <w:t>Mineur</w:t>
      </w:r>
      <w:r w:rsidRPr="00AE6C9F">
        <w:t xml:space="preserve"> : tout autre incident n’affectant pas la disponibilité globale du service.</w:t>
      </w:r>
    </w:p>
    <w:p w14:paraId="11269EEC" w14:textId="77777777" w:rsidR="001C6C59" w:rsidRDefault="001C6C59" w:rsidP="001C6C59"/>
    <w:p w14:paraId="11AB7F15" w14:textId="487D1366" w:rsidR="001C6C59" w:rsidRDefault="001C6C59" w:rsidP="001C6C59">
      <w:r>
        <w:t xml:space="preserve">La plage de disponibilité souhaitée des équipes support est en jours ouvrée (8h – 18h, du lundi au vendredi). </w:t>
      </w:r>
      <w:r w:rsidRPr="00291F38">
        <w:t xml:space="preserve">Le prestataire s’engagera sur les </w:t>
      </w:r>
      <w:r w:rsidRPr="00291F38">
        <w:rPr>
          <w:b/>
          <w:bCs/>
        </w:rPr>
        <w:t>délais de prise en compte et de résolution</w:t>
      </w:r>
      <w:r w:rsidRPr="00291F38">
        <w:t xml:space="preserve"> des incidents tels que définis </w:t>
      </w:r>
      <w:r w:rsidR="00954F9B">
        <w:t>ci-après :</w:t>
      </w:r>
    </w:p>
    <w:p w14:paraId="7C8B2EC9" w14:textId="77777777" w:rsidR="004B489A" w:rsidRDefault="004B489A" w:rsidP="001C6C59"/>
    <w:tbl>
      <w:tblPr>
        <w:tblStyle w:val="Grilledutableau"/>
        <w:tblW w:w="935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4250"/>
        <w:gridCol w:w="2835"/>
      </w:tblGrid>
      <w:tr w:rsidR="001D0008" w14:paraId="1B0FA412" w14:textId="77777777" w:rsidTr="001D0008">
        <w:tc>
          <w:tcPr>
            <w:tcW w:w="2266" w:type="dxa"/>
            <w:shd w:val="clear" w:color="auto" w:fill="70AD47" w:themeFill="accent6"/>
            <w:vAlign w:val="center"/>
          </w:tcPr>
          <w:p w14:paraId="595569CA" w14:textId="0B7CC6B8" w:rsidR="001D0008" w:rsidRPr="001D2913" w:rsidRDefault="001D0008" w:rsidP="00954F9B">
            <w:pPr>
              <w:jc w:val="center"/>
              <w:rPr>
                <w:color w:val="FFFFFF" w:themeColor="background1"/>
              </w:rPr>
            </w:pPr>
            <w:r w:rsidRPr="001D2913">
              <w:rPr>
                <w:rStyle w:val="lev"/>
                <w:color w:val="FFFFFF" w:themeColor="background1"/>
              </w:rPr>
              <w:t>Critère</w:t>
            </w:r>
          </w:p>
        </w:tc>
        <w:tc>
          <w:tcPr>
            <w:tcW w:w="4250" w:type="dxa"/>
            <w:shd w:val="clear" w:color="auto" w:fill="70AD47" w:themeFill="accent6"/>
            <w:vAlign w:val="center"/>
          </w:tcPr>
          <w:p w14:paraId="3CC8486B" w14:textId="52B3C365" w:rsidR="001D0008" w:rsidRPr="001D2913" w:rsidRDefault="001D0008" w:rsidP="00954F9B">
            <w:pPr>
              <w:jc w:val="center"/>
              <w:rPr>
                <w:color w:val="FFFFFF" w:themeColor="background1"/>
              </w:rPr>
            </w:pPr>
            <w:r w:rsidRPr="001D2913">
              <w:rPr>
                <w:rStyle w:val="lev"/>
                <w:color w:val="FFFFFF" w:themeColor="background1"/>
              </w:rPr>
              <w:t>Définition</w:t>
            </w:r>
          </w:p>
        </w:tc>
        <w:tc>
          <w:tcPr>
            <w:tcW w:w="2835" w:type="dxa"/>
            <w:shd w:val="clear" w:color="auto" w:fill="70AD47" w:themeFill="accent6"/>
            <w:vAlign w:val="center"/>
          </w:tcPr>
          <w:p w14:paraId="6A8F0922" w14:textId="42B44D34" w:rsidR="001D0008" w:rsidRPr="001D2913" w:rsidRDefault="001D0008" w:rsidP="00954F9B">
            <w:pPr>
              <w:jc w:val="center"/>
              <w:rPr>
                <w:color w:val="FFFFFF" w:themeColor="background1"/>
              </w:rPr>
            </w:pPr>
            <w:r w:rsidRPr="001D2913">
              <w:rPr>
                <w:rStyle w:val="lev"/>
                <w:color w:val="FFFFFF" w:themeColor="background1"/>
              </w:rPr>
              <w:t>Niveau de service attendu</w:t>
            </w:r>
          </w:p>
        </w:tc>
      </w:tr>
      <w:tr w:rsidR="001D0008" w14:paraId="14B108F4" w14:textId="77777777" w:rsidTr="001D0008">
        <w:tc>
          <w:tcPr>
            <w:tcW w:w="2266" w:type="dxa"/>
            <w:vAlign w:val="center"/>
          </w:tcPr>
          <w:p w14:paraId="42160CE6" w14:textId="336BA5C6" w:rsidR="001D0008" w:rsidRDefault="001D0008" w:rsidP="001D2913">
            <w:r>
              <w:rPr>
                <w:rStyle w:val="lev"/>
              </w:rPr>
              <w:t>Disponibilité de la plateforme</w:t>
            </w:r>
          </w:p>
        </w:tc>
        <w:tc>
          <w:tcPr>
            <w:tcW w:w="4250" w:type="dxa"/>
            <w:vAlign w:val="center"/>
          </w:tcPr>
          <w:p w14:paraId="62F99C88" w14:textId="43C35A99" w:rsidR="001D0008" w:rsidRDefault="001D0008" w:rsidP="001D2913">
            <w:r>
              <w:t>Pourcentage de temps pendant lequel la solution est accessible et opérationnelle, hors maintenances planifiées</w:t>
            </w:r>
          </w:p>
        </w:tc>
        <w:tc>
          <w:tcPr>
            <w:tcW w:w="2835" w:type="dxa"/>
            <w:vAlign w:val="center"/>
          </w:tcPr>
          <w:p w14:paraId="1CF70A77" w14:textId="3A55E1E8" w:rsidR="001D0008" w:rsidRDefault="001D0008" w:rsidP="00954F9B">
            <w:pPr>
              <w:jc w:val="center"/>
            </w:pPr>
            <w:r>
              <w:t xml:space="preserve">≥ </w:t>
            </w:r>
            <w:r>
              <w:rPr>
                <w:rStyle w:val="lev"/>
              </w:rPr>
              <w:t>99,9 %</w:t>
            </w:r>
          </w:p>
        </w:tc>
      </w:tr>
      <w:tr w:rsidR="001D0008" w14:paraId="22B47614" w14:textId="77777777" w:rsidTr="001D0008">
        <w:tc>
          <w:tcPr>
            <w:tcW w:w="2266" w:type="dxa"/>
            <w:vAlign w:val="center"/>
          </w:tcPr>
          <w:p w14:paraId="20B8E65E" w14:textId="553A2A56" w:rsidR="001D0008" w:rsidRDefault="001D0008" w:rsidP="001D2913">
            <w:r>
              <w:rPr>
                <w:rStyle w:val="lev"/>
              </w:rPr>
              <w:t>Incident critique</w:t>
            </w:r>
          </w:p>
        </w:tc>
        <w:tc>
          <w:tcPr>
            <w:tcW w:w="4250" w:type="dxa"/>
            <w:vAlign w:val="center"/>
          </w:tcPr>
          <w:p w14:paraId="706A5F30" w14:textId="3376F830" w:rsidR="001D0008" w:rsidRDefault="001D0008" w:rsidP="001D2913">
            <w:r>
              <w:t>Blocage complet de la plateforme sur un ou plusieurs sites</w:t>
            </w:r>
          </w:p>
        </w:tc>
        <w:tc>
          <w:tcPr>
            <w:tcW w:w="2835" w:type="dxa"/>
            <w:vAlign w:val="center"/>
          </w:tcPr>
          <w:p w14:paraId="6AD0B8DE" w14:textId="43D83048" w:rsidR="001D0008" w:rsidRPr="00697346" w:rsidRDefault="001D0008" w:rsidP="00954F9B">
            <w:pPr>
              <w:jc w:val="center"/>
              <w:rPr>
                <w:b/>
                <w:bCs/>
              </w:rPr>
            </w:pPr>
            <w:r w:rsidRPr="00697346">
              <w:rPr>
                <w:b/>
                <w:bCs/>
              </w:rPr>
              <w:t>Réponse : 30 min</w:t>
            </w:r>
          </w:p>
          <w:p w14:paraId="3BD2B9BC" w14:textId="789FBB6A" w:rsidR="001D0008" w:rsidRPr="00697346" w:rsidRDefault="001D0008" w:rsidP="00954F9B">
            <w:pPr>
              <w:jc w:val="center"/>
              <w:rPr>
                <w:b/>
                <w:bCs/>
              </w:rPr>
            </w:pPr>
            <w:r w:rsidRPr="00697346">
              <w:rPr>
                <w:b/>
                <w:bCs/>
              </w:rPr>
              <w:t>Résolution : 4h</w:t>
            </w:r>
          </w:p>
        </w:tc>
      </w:tr>
      <w:tr w:rsidR="001D0008" w14:paraId="2DD7DB8B" w14:textId="77777777" w:rsidTr="001D0008">
        <w:tc>
          <w:tcPr>
            <w:tcW w:w="2266" w:type="dxa"/>
            <w:vAlign w:val="center"/>
          </w:tcPr>
          <w:p w14:paraId="4B5E30F4" w14:textId="30F2476C" w:rsidR="001D0008" w:rsidRDefault="001D0008" w:rsidP="001D2913">
            <w:r>
              <w:rPr>
                <w:rStyle w:val="lev"/>
              </w:rPr>
              <w:t>Incident majeur</w:t>
            </w:r>
          </w:p>
        </w:tc>
        <w:tc>
          <w:tcPr>
            <w:tcW w:w="4250" w:type="dxa"/>
            <w:vAlign w:val="center"/>
          </w:tcPr>
          <w:p w14:paraId="7788E1BF" w14:textId="59AACC6E" w:rsidR="001D0008" w:rsidRDefault="001D0008" w:rsidP="001D2913">
            <w:r>
              <w:t>Dysfonctionnement d’une fonctionnalité essentielle</w:t>
            </w:r>
          </w:p>
        </w:tc>
        <w:tc>
          <w:tcPr>
            <w:tcW w:w="2835" w:type="dxa"/>
            <w:vAlign w:val="center"/>
          </w:tcPr>
          <w:p w14:paraId="65F86BA6" w14:textId="6DFE68B1" w:rsidR="001D0008" w:rsidRDefault="001D0008" w:rsidP="00954F9B">
            <w:pPr>
              <w:jc w:val="center"/>
              <w:rPr>
                <w:rStyle w:val="lev"/>
              </w:rPr>
            </w:pPr>
            <w:r>
              <w:rPr>
                <w:rStyle w:val="lev"/>
              </w:rPr>
              <w:t>Réponse : 2h</w:t>
            </w:r>
          </w:p>
          <w:p w14:paraId="594945CF" w14:textId="35496F30" w:rsidR="001D0008" w:rsidRDefault="001D0008" w:rsidP="00954F9B">
            <w:pPr>
              <w:jc w:val="center"/>
            </w:pPr>
            <w:r>
              <w:rPr>
                <w:rStyle w:val="lev"/>
              </w:rPr>
              <w:t>Résolution : 12h</w:t>
            </w:r>
          </w:p>
        </w:tc>
      </w:tr>
      <w:tr w:rsidR="001D0008" w14:paraId="5EF98E53" w14:textId="77777777" w:rsidTr="001D0008">
        <w:tc>
          <w:tcPr>
            <w:tcW w:w="2266" w:type="dxa"/>
            <w:vAlign w:val="center"/>
          </w:tcPr>
          <w:p w14:paraId="30C07510" w14:textId="04A5E5F3" w:rsidR="001D0008" w:rsidRDefault="001D0008" w:rsidP="001D2913">
            <w:r>
              <w:rPr>
                <w:rStyle w:val="lev"/>
              </w:rPr>
              <w:t>Incident mineur</w:t>
            </w:r>
          </w:p>
        </w:tc>
        <w:tc>
          <w:tcPr>
            <w:tcW w:w="4250" w:type="dxa"/>
            <w:vAlign w:val="center"/>
          </w:tcPr>
          <w:p w14:paraId="6257B795" w14:textId="6B734349" w:rsidR="001D0008" w:rsidRDefault="001D0008" w:rsidP="001D2913">
            <w:r>
              <w:t>Anomalie n’impactant pas la disponibilité globale</w:t>
            </w:r>
          </w:p>
        </w:tc>
        <w:tc>
          <w:tcPr>
            <w:tcW w:w="2835" w:type="dxa"/>
            <w:vAlign w:val="center"/>
          </w:tcPr>
          <w:p w14:paraId="5A2AC7FD" w14:textId="246BF38C" w:rsidR="001D0008" w:rsidRPr="00697346" w:rsidRDefault="001D0008" w:rsidP="00697346">
            <w:pPr>
              <w:jc w:val="center"/>
              <w:rPr>
                <w:b/>
                <w:bCs/>
              </w:rPr>
            </w:pPr>
            <w:r>
              <w:rPr>
                <w:rStyle w:val="lev"/>
              </w:rPr>
              <w:t>Prise en charge : 24h</w:t>
            </w:r>
          </w:p>
        </w:tc>
      </w:tr>
      <w:tr w:rsidR="001D0008" w14:paraId="3C89B9A9" w14:textId="77777777" w:rsidTr="001D0008">
        <w:tc>
          <w:tcPr>
            <w:tcW w:w="2266" w:type="dxa"/>
            <w:vAlign w:val="center"/>
          </w:tcPr>
          <w:p w14:paraId="762EF469" w14:textId="2373B88F" w:rsidR="001D0008" w:rsidRDefault="001D0008" w:rsidP="001D2913">
            <w:pPr>
              <w:rPr>
                <w:rStyle w:val="lev"/>
              </w:rPr>
            </w:pPr>
            <w:r>
              <w:rPr>
                <w:rStyle w:val="lev"/>
              </w:rPr>
              <w:t>Communication des maintenances</w:t>
            </w:r>
          </w:p>
        </w:tc>
        <w:tc>
          <w:tcPr>
            <w:tcW w:w="4250" w:type="dxa"/>
            <w:vAlign w:val="center"/>
          </w:tcPr>
          <w:p w14:paraId="02635BB5" w14:textId="297C100E" w:rsidR="001D0008" w:rsidRDefault="001D0008" w:rsidP="001D2913">
            <w:r>
              <w:t>Délai minimal d’information avant intervention planifiée</w:t>
            </w:r>
          </w:p>
        </w:tc>
        <w:tc>
          <w:tcPr>
            <w:tcW w:w="2835" w:type="dxa"/>
            <w:vAlign w:val="center"/>
          </w:tcPr>
          <w:p w14:paraId="38C1D019" w14:textId="1780B537" w:rsidR="001D0008" w:rsidRDefault="001D0008" w:rsidP="00954F9B">
            <w:pPr>
              <w:jc w:val="center"/>
              <w:rPr>
                <w:rStyle w:val="lev"/>
              </w:rPr>
            </w:pPr>
            <w:r>
              <w:rPr>
                <w:rStyle w:val="lev"/>
              </w:rPr>
              <w:t>7 jours avant</w:t>
            </w:r>
          </w:p>
        </w:tc>
      </w:tr>
    </w:tbl>
    <w:p w14:paraId="3DA2115A" w14:textId="77777777" w:rsidR="004B489A" w:rsidRDefault="004B489A" w:rsidP="001C6C59"/>
    <w:p w14:paraId="72F58C82" w14:textId="77777777" w:rsidR="004E7A69" w:rsidRDefault="004E7A69" w:rsidP="004E7A69"/>
    <w:p w14:paraId="1CEE435A" w14:textId="6FE8D028" w:rsidR="004E7A69" w:rsidRDefault="004A286D" w:rsidP="004E7A69">
      <w:pPr>
        <w:rPr>
          <w:b/>
          <w:bCs/>
        </w:rPr>
      </w:pPr>
      <w:r w:rsidRPr="004A286D">
        <w:t xml:space="preserve">Ces indicateurs constituent les </w:t>
      </w:r>
      <w:r w:rsidRPr="004A286D">
        <w:rPr>
          <w:b/>
          <w:bCs/>
        </w:rPr>
        <w:t>références contractuelles de qualité de service</w:t>
      </w:r>
      <w:r w:rsidRPr="004A286D">
        <w:t xml:space="preserve"> et devront être mesurés, suivis et reportés périodiquement par le prestataire via un </w:t>
      </w:r>
      <w:r w:rsidRPr="004A286D">
        <w:rPr>
          <w:b/>
          <w:bCs/>
        </w:rPr>
        <w:t>tableau de bord</w:t>
      </w:r>
    </w:p>
    <w:p w14:paraId="5C1C66E3" w14:textId="77777777" w:rsidR="0060742F" w:rsidRDefault="0060742F" w:rsidP="004E7A69">
      <w:pPr>
        <w:rPr>
          <w:b/>
          <w:bCs/>
        </w:rPr>
      </w:pPr>
    </w:p>
    <w:p w14:paraId="22C97173" w14:textId="33FB1401" w:rsidR="0080680F" w:rsidRPr="00A01259" w:rsidRDefault="0080680F" w:rsidP="004E7A69">
      <w:r w:rsidRPr="00A01259">
        <w:t>En cas de non-respect des taux de disponibilité mentionnés, Pra</w:t>
      </w:r>
      <w:r w:rsidR="00A01259">
        <w:t>e</w:t>
      </w:r>
      <w:r w:rsidRPr="00A01259">
        <w:t xml:space="preserve">mia REIM pourra appliquer </w:t>
      </w:r>
      <w:r w:rsidR="00A01259" w:rsidRPr="00A01259">
        <w:t xml:space="preserve">les </w:t>
      </w:r>
      <w:r w:rsidR="00A01259" w:rsidRPr="00A01259">
        <w:lastRenderedPageBreak/>
        <w:t xml:space="preserve">pénalités suivantes : </w:t>
      </w:r>
    </w:p>
    <w:p w14:paraId="19DA16EF" w14:textId="77777777" w:rsidR="0060742F" w:rsidRDefault="0060742F" w:rsidP="004E7A69">
      <w:pPr>
        <w:rPr>
          <w:b/>
          <w:bCs/>
        </w:rPr>
      </w:pPr>
    </w:p>
    <w:tbl>
      <w:tblPr>
        <w:tblStyle w:val="Grilledutableau"/>
        <w:tblW w:w="97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90"/>
      </w:tblGrid>
      <w:tr w:rsidR="00350122" w:rsidRPr="001D2913" w14:paraId="0C705D38" w14:textId="77777777" w:rsidTr="007D4A29">
        <w:trPr>
          <w:trHeight w:val="896"/>
        </w:trPr>
        <w:tc>
          <w:tcPr>
            <w:tcW w:w="4815" w:type="dxa"/>
            <w:shd w:val="clear" w:color="auto" w:fill="70AD47" w:themeFill="accent6"/>
            <w:vAlign w:val="center"/>
          </w:tcPr>
          <w:p w14:paraId="43248665" w14:textId="7F31DDE8" w:rsidR="00350122" w:rsidRPr="007D4A29" w:rsidRDefault="00350122" w:rsidP="008963E2">
            <w:pPr>
              <w:jc w:val="center"/>
              <w:rPr>
                <w:color w:val="FFFFFF" w:themeColor="background1"/>
              </w:rPr>
            </w:pPr>
            <w:r w:rsidRPr="007D4A29">
              <w:rPr>
                <w:rStyle w:val="lev"/>
                <w:color w:val="FFFFFF" w:themeColor="background1"/>
              </w:rPr>
              <w:t>Disponibilité de la plateforme en % par mois</w:t>
            </w:r>
          </w:p>
        </w:tc>
        <w:tc>
          <w:tcPr>
            <w:tcW w:w="4890" w:type="dxa"/>
            <w:shd w:val="clear" w:color="auto" w:fill="70AD47" w:themeFill="accent6"/>
            <w:vAlign w:val="center"/>
          </w:tcPr>
          <w:p w14:paraId="6B44AC40" w14:textId="55E5B5DB" w:rsidR="00350122" w:rsidRPr="007D4A29" w:rsidRDefault="00350122" w:rsidP="008963E2">
            <w:pPr>
              <w:jc w:val="center"/>
              <w:rPr>
                <w:color w:val="FFFFFF" w:themeColor="background1"/>
              </w:rPr>
            </w:pPr>
            <w:r w:rsidRPr="007D4A29">
              <w:rPr>
                <w:rStyle w:val="lev"/>
                <w:color w:val="FFFFFF" w:themeColor="background1"/>
              </w:rPr>
              <w:t>Montant de la pénalité mensuelle en % du montant mensuel facturé</w:t>
            </w:r>
          </w:p>
        </w:tc>
      </w:tr>
      <w:tr w:rsidR="00350122" w14:paraId="7E3C4A72" w14:textId="77777777" w:rsidTr="007D4A29">
        <w:trPr>
          <w:trHeight w:val="304"/>
        </w:trPr>
        <w:tc>
          <w:tcPr>
            <w:tcW w:w="4815" w:type="dxa"/>
            <w:vAlign w:val="center"/>
          </w:tcPr>
          <w:p w14:paraId="4DB4E4CA" w14:textId="3EA719C6" w:rsidR="00350122" w:rsidRDefault="00697826" w:rsidP="00697826">
            <w:pPr>
              <w:jc w:val="center"/>
            </w:pPr>
            <w:r>
              <w:rPr>
                <w:rStyle w:val="lev"/>
              </w:rPr>
              <w:t>M</w:t>
            </w:r>
            <w:r w:rsidRPr="00697826">
              <w:rPr>
                <w:rStyle w:val="lev"/>
              </w:rPr>
              <w:t>oins de 99,9%</w:t>
            </w:r>
          </w:p>
        </w:tc>
        <w:tc>
          <w:tcPr>
            <w:tcW w:w="4890" w:type="dxa"/>
            <w:vAlign w:val="center"/>
          </w:tcPr>
          <w:p w14:paraId="2FBA031C" w14:textId="36B2E662" w:rsidR="00350122" w:rsidRDefault="00697826" w:rsidP="00697826">
            <w:pPr>
              <w:jc w:val="center"/>
            </w:pPr>
            <w:r>
              <w:t>2%</w:t>
            </w:r>
          </w:p>
        </w:tc>
      </w:tr>
      <w:tr w:rsidR="00350122" w:rsidRPr="00697346" w14:paraId="0CBAEBC8" w14:textId="77777777" w:rsidTr="007D4A29">
        <w:trPr>
          <w:trHeight w:val="304"/>
        </w:trPr>
        <w:tc>
          <w:tcPr>
            <w:tcW w:w="4815" w:type="dxa"/>
            <w:vAlign w:val="center"/>
          </w:tcPr>
          <w:p w14:paraId="6A00EEB3" w14:textId="2C9E93AF" w:rsidR="00350122" w:rsidRDefault="00697826" w:rsidP="00697826">
            <w:pPr>
              <w:jc w:val="center"/>
            </w:pPr>
            <w:r w:rsidRPr="00697826">
              <w:rPr>
                <w:rStyle w:val="lev"/>
              </w:rPr>
              <w:t>Moins de 98%</w:t>
            </w:r>
          </w:p>
        </w:tc>
        <w:tc>
          <w:tcPr>
            <w:tcW w:w="4890" w:type="dxa"/>
            <w:vAlign w:val="center"/>
          </w:tcPr>
          <w:p w14:paraId="40D22976" w14:textId="4207AD44" w:rsidR="00350122" w:rsidRDefault="00697826" w:rsidP="00697826">
            <w:pPr>
              <w:jc w:val="center"/>
            </w:pPr>
            <w:r>
              <w:t>4%</w:t>
            </w:r>
          </w:p>
        </w:tc>
      </w:tr>
      <w:tr w:rsidR="00697826" w:rsidRPr="00697346" w14:paraId="2783FBF1" w14:textId="77777777" w:rsidTr="007D4A29">
        <w:trPr>
          <w:trHeight w:val="287"/>
        </w:trPr>
        <w:tc>
          <w:tcPr>
            <w:tcW w:w="4815" w:type="dxa"/>
            <w:vAlign w:val="center"/>
          </w:tcPr>
          <w:p w14:paraId="2DDF7902" w14:textId="5C2CF9DF" w:rsidR="00697826" w:rsidRPr="00697826" w:rsidRDefault="00697826" w:rsidP="00697826">
            <w:pPr>
              <w:jc w:val="center"/>
              <w:rPr>
                <w:rStyle w:val="lev"/>
              </w:rPr>
            </w:pPr>
            <w:r w:rsidRPr="00697826">
              <w:rPr>
                <w:rStyle w:val="lev"/>
              </w:rPr>
              <w:t>Moins de 95%</w:t>
            </w:r>
          </w:p>
        </w:tc>
        <w:tc>
          <w:tcPr>
            <w:tcW w:w="4890" w:type="dxa"/>
            <w:vAlign w:val="center"/>
          </w:tcPr>
          <w:p w14:paraId="713208AE" w14:textId="70B9BFD3" w:rsidR="00697826" w:rsidRDefault="00697826" w:rsidP="00697826">
            <w:pPr>
              <w:jc w:val="center"/>
            </w:pPr>
            <w:r>
              <w:t>5%</w:t>
            </w:r>
          </w:p>
        </w:tc>
      </w:tr>
    </w:tbl>
    <w:p w14:paraId="27F3DE79" w14:textId="77777777" w:rsidR="001A1882" w:rsidRDefault="001A1882" w:rsidP="004E7A69">
      <w:pPr>
        <w:rPr>
          <w:b/>
          <w:bCs/>
        </w:rPr>
      </w:pPr>
    </w:p>
    <w:p w14:paraId="52C0B528" w14:textId="52EEA25D" w:rsidR="0094178B" w:rsidRDefault="0094178B" w:rsidP="0094178B"/>
    <w:p w14:paraId="69FE9187" w14:textId="77777777" w:rsidR="0094178B" w:rsidRDefault="0094178B" w:rsidP="0094178B"/>
    <w:tbl>
      <w:tblPr>
        <w:tblStyle w:val="Grilledutableau"/>
        <w:tblW w:w="970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90"/>
      </w:tblGrid>
      <w:tr w:rsidR="0094178B" w:rsidRPr="001D2913" w14:paraId="69E8AF34" w14:textId="77777777" w:rsidTr="007D4A29">
        <w:trPr>
          <w:trHeight w:val="493"/>
        </w:trPr>
        <w:tc>
          <w:tcPr>
            <w:tcW w:w="4815" w:type="dxa"/>
            <w:shd w:val="clear" w:color="auto" w:fill="70AD47" w:themeFill="accent6"/>
            <w:vAlign w:val="center"/>
          </w:tcPr>
          <w:p w14:paraId="6621D942" w14:textId="31476210" w:rsidR="0094178B" w:rsidRPr="007D4A29" w:rsidRDefault="0094178B" w:rsidP="0094178B">
            <w:pPr>
              <w:jc w:val="center"/>
              <w:rPr>
                <w:b/>
                <w:bCs/>
                <w:color w:val="FFFFFF" w:themeColor="background1"/>
              </w:rPr>
            </w:pPr>
            <w:r w:rsidRPr="007D4A29">
              <w:rPr>
                <w:b/>
                <w:bCs/>
                <w:color w:val="FFFFFF" w:themeColor="background1"/>
              </w:rPr>
              <w:t>Niveau de l’anomalie</w:t>
            </w:r>
          </w:p>
        </w:tc>
        <w:tc>
          <w:tcPr>
            <w:tcW w:w="4890" w:type="dxa"/>
            <w:shd w:val="clear" w:color="auto" w:fill="70AD47" w:themeFill="accent6"/>
            <w:vAlign w:val="center"/>
          </w:tcPr>
          <w:p w14:paraId="3B98A46D" w14:textId="55282065" w:rsidR="0094178B" w:rsidRPr="007D4A29" w:rsidRDefault="0094178B" w:rsidP="0094178B">
            <w:pPr>
              <w:jc w:val="center"/>
              <w:rPr>
                <w:b/>
                <w:bCs/>
                <w:color w:val="FFFFFF" w:themeColor="background1"/>
              </w:rPr>
            </w:pPr>
            <w:r w:rsidRPr="007D4A29">
              <w:rPr>
                <w:b/>
                <w:bCs/>
                <w:color w:val="FFFFFF" w:themeColor="background1"/>
              </w:rPr>
              <w:t>Pénalité associée</w:t>
            </w:r>
          </w:p>
        </w:tc>
      </w:tr>
      <w:tr w:rsidR="0094178B" w14:paraId="1B3BF60B" w14:textId="77777777" w:rsidTr="007D4A29">
        <w:trPr>
          <w:trHeight w:val="1056"/>
        </w:trPr>
        <w:tc>
          <w:tcPr>
            <w:tcW w:w="4815" w:type="dxa"/>
            <w:vAlign w:val="center"/>
          </w:tcPr>
          <w:p w14:paraId="1E965448" w14:textId="5557F6F5" w:rsidR="0094178B" w:rsidRDefault="007D4A29" w:rsidP="007D4A29">
            <w:r>
              <w:t xml:space="preserve">Critique </w:t>
            </w:r>
          </w:p>
        </w:tc>
        <w:tc>
          <w:tcPr>
            <w:tcW w:w="4890" w:type="dxa"/>
            <w:vAlign w:val="center"/>
          </w:tcPr>
          <w:p w14:paraId="082C0156" w14:textId="70BAC7EC" w:rsidR="0094178B" w:rsidRDefault="007D4A29" w:rsidP="007D4A29">
            <w:r>
              <w:t>10% de la redevance mensuelle de l’actif concerné X nombre de jours calendaires de dépassement des délais de résolution, dans la limite du total mensuel de la redevance</w:t>
            </w:r>
          </w:p>
        </w:tc>
      </w:tr>
      <w:tr w:rsidR="0094178B" w:rsidRPr="00697346" w14:paraId="1BA6747B" w14:textId="77777777" w:rsidTr="007D4A29">
        <w:trPr>
          <w:trHeight w:val="253"/>
        </w:trPr>
        <w:tc>
          <w:tcPr>
            <w:tcW w:w="4815" w:type="dxa"/>
            <w:vAlign w:val="center"/>
          </w:tcPr>
          <w:p w14:paraId="665AC781" w14:textId="2B1D1B82" w:rsidR="0094178B" w:rsidRDefault="007D4A29" w:rsidP="007D4A29">
            <w:r>
              <w:t>Moyenne</w:t>
            </w:r>
          </w:p>
        </w:tc>
        <w:tc>
          <w:tcPr>
            <w:tcW w:w="4890" w:type="dxa"/>
            <w:vAlign w:val="center"/>
          </w:tcPr>
          <w:p w14:paraId="43A492F4" w14:textId="2546DF9C" w:rsidR="0094178B" w:rsidRDefault="00BB3E9F" w:rsidP="00BB3E9F">
            <w:r>
              <w:t>5% de la redevance mensuelle de l’actif concerné X nombre de jours calendaires de dépassement des délais de résolution, dans la limite du total mensuel de la redevance</w:t>
            </w:r>
          </w:p>
        </w:tc>
      </w:tr>
    </w:tbl>
    <w:p w14:paraId="1B768A5F" w14:textId="4E53CBB6" w:rsidR="004A286D" w:rsidRDefault="0094178B" w:rsidP="0094178B">
      <w:r>
        <w:cr/>
      </w:r>
      <w:r w:rsidR="00236CA5">
        <w:t>Le</w:t>
      </w:r>
      <w:r w:rsidR="0069155A">
        <w:t xml:space="preserve"> montant total des pénalité</w:t>
      </w:r>
      <w:r w:rsidR="00BE7C8C">
        <w:t>s</w:t>
      </w:r>
      <w:r w:rsidR="0069155A">
        <w:t xml:space="preserve"> </w:t>
      </w:r>
      <w:r w:rsidR="00236CA5">
        <w:t xml:space="preserve">ne </w:t>
      </w:r>
      <w:r w:rsidR="0069155A">
        <w:t>pourra</w:t>
      </w:r>
      <w:r w:rsidR="00236CA5">
        <w:t xml:space="preserve"> pas excéd</w:t>
      </w:r>
      <w:r w:rsidR="0069155A">
        <w:t>er</w:t>
      </w:r>
      <w:r w:rsidR="00236CA5">
        <w:t xml:space="preserve"> 3 mois de </w:t>
      </w:r>
      <w:r w:rsidR="0069155A">
        <w:t>forfait mensuel.</w:t>
      </w:r>
    </w:p>
    <w:p w14:paraId="4107D7A8" w14:textId="77777777" w:rsidR="00BE7C8C" w:rsidRDefault="00BE7C8C" w:rsidP="0094178B"/>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BE7C8C" w14:paraId="6323CD9A" w14:textId="77777777" w:rsidTr="00346ED9">
        <w:trPr>
          <w:trHeight w:val="929"/>
        </w:trPr>
        <w:tc>
          <w:tcPr>
            <w:tcW w:w="1564" w:type="dxa"/>
            <w:vAlign w:val="center"/>
          </w:tcPr>
          <w:p w14:paraId="0D775C65" w14:textId="77777777" w:rsidR="00BE7C8C" w:rsidRDefault="00BE7C8C" w:rsidP="008963E2">
            <w:pPr>
              <w:jc w:val="center"/>
              <w:rPr>
                <w:color w:val="C00000"/>
              </w:rPr>
            </w:pPr>
            <w:r w:rsidRPr="004E1FF9">
              <w:rPr>
                <w:color w:val="C00000"/>
              </w:rPr>
              <w:t>Exigence n°</w:t>
            </w:r>
            <w:r>
              <w:rPr>
                <w:color w:val="C00000"/>
              </w:rPr>
              <w:t>xx</w:t>
            </w:r>
          </w:p>
          <w:p w14:paraId="372040D2" w14:textId="50B610AA" w:rsidR="00BE7C8C" w:rsidRPr="00DC28EC" w:rsidRDefault="00BE7C8C" w:rsidP="008963E2">
            <w:pPr>
              <w:jc w:val="center"/>
              <w:rPr>
                <w:i/>
                <w:iCs/>
              </w:rPr>
            </w:pPr>
            <w:r>
              <w:rPr>
                <w:i/>
                <w:iCs/>
                <w:sz w:val="20"/>
                <w:szCs w:val="20"/>
              </w:rPr>
              <w:t>SLA</w:t>
            </w:r>
          </w:p>
        </w:tc>
        <w:tc>
          <w:tcPr>
            <w:tcW w:w="7503" w:type="dxa"/>
            <w:vAlign w:val="center"/>
          </w:tcPr>
          <w:p w14:paraId="6B637F9E" w14:textId="759FA6E9" w:rsidR="00BE7C8C" w:rsidRDefault="00BE7C8C" w:rsidP="008963E2">
            <w:r w:rsidRPr="00400D1C">
              <w:t xml:space="preserve">Le soumissionnaire </w:t>
            </w:r>
            <w:r>
              <w:t>confirmera</w:t>
            </w:r>
            <w:r w:rsidR="00346ED9">
              <w:t xml:space="preserve"> l’acceptation des niveaux de service ou présentera une contre-proposition</w:t>
            </w:r>
          </w:p>
        </w:tc>
      </w:tr>
      <w:tr w:rsidR="00346ED9" w14:paraId="08B3DAC5" w14:textId="77777777" w:rsidTr="00346ED9">
        <w:trPr>
          <w:trHeight w:val="929"/>
        </w:trPr>
        <w:tc>
          <w:tcPr>
            <w:tcW w:w="1564" w:type="dxa"/>
            <w:vAlign w:val="center"/>
          </w:tcPr>
          <w:p w14:paraId="7490DCAE" w14:textId="77777777" w:rsidR="00346ED9" w:rsidRDefault="00346ED9" w:rsidP="00346ED9">
            <w:pPr>
              <w:jc w:val="center"/>
              <w:rPr>
                <w:color w:val="C00000"/>
              </w:rPr>
            </w:pPr>
            <w:r w:rsidRPr="004E1FF9">
              <w:rPr>
                <w:color w:val="C00000"/>
              </w:rPr>
              <w:t>Exigence n°</w:t>
            </w:r>
            <w:r>
              <w:rPr>
                <w:color w:val="C00000"/>
              </w:rPr>
              <w:t>xx</w:t>
            </w:r>
          </w:p>
          <w:p w14:paraId="78C89F31" w14:textId="1397846F" w:rsidR="00346ED9" w:rsidRPr="004E1FF9" w:rsidRDefault="00346ED9" w:rsidP="00346ED9">
            <w:pPr>
              <w:jc w:val="center"/>
              <w:rPr>
                <w:color w:val="C00000"/>
              </w:rPr>
            </w:pPr>
            <w:r>
              <w:rPr>
                <w:i/>
                <w:iCs/>
                <w:sz w:val="20"/>
                <w:szCs w:val="20"/>
              </w:rPr>
              <w:t>Pénalités</w:t>
            </w:r>
          </w:p>
        </w:tc>
        <w:tc>
          <w:tcPr>
            <w:tcW w:w="7503" w:type="dxa"/>
            <w:vAlign w:val="center"/>
          </w:tcPr>
          <w:p w14:paraId="43900F9D" w14:textId="69DC4E2E" w:rsidR="00346ED9" w:rsidRPr="00400D1C" w:rsidRDefault="00346ED9" w:rsidP="00346ED9">
            <w:r w:rsidRPr="00400D1C">
              <w:t xml:space="preserve">Le soumissionnaire </w:t>
            </w:r>
            <w:r>
              <w:t>confirmera l’acceptation des pénalités ou présentera une contre-proposition.</w:t>
            </w:r>
          </w:p>
        </w:tc>
      </w:tr>
    </w:tbl>
    <w:p w14:paraId="5E01C27A" w14:textId="77777777" w:rsidR="00BE7C8C" w:rsidRDefault="00BE7C8C" w:rsidP="0094178B"/>
    <w:p w14:paraId="21ADD19F" w14:textId="77777777" w:rsidR="0069155A" w:rsidRPr="004E7A69" w:rsidRDefault="0069155A" w:rsidP="0094178B"/>
    <w:p w14:paraId="0BFDF97E" w14:textId="14A0CB95" w:rsidR="00812E41" w:rsidRDefault="00812E41" w:rsidP="00812E41">
      <w:pPr>
        <w:pStyle w:val="Titre4"/>
      </w:pPr>
      <w:r>
        <w:t>Réversibilité</w:t>
      </w:r>
    </w:p>
    <w:p w14:paraId="2958FF50" w14:textId="77777777" w:rsidR="00812E41" w:rsidRDefault="00812E41" w:rsidP="00812E41"/>
    <w:p w14:paraId="56475DCD" w14:textId="46AB974B" w:rsidR="00812E41" w:rsidRDefault="00812E41" w:rsidP="00812E41">
      <w:r>
        <w:t xml:space="preserve">À la fin du contrat ou </w:t>
      </w:r>
      <w:r w:rsidR="00F62AE8">
        <w:t>à la suite de</w:t>
      </w:r>
      <w:r>
        <w:t xml:space="preserve"> l’activation de la clause de réversibilité, le soumissionnaire devra :</w:t>
      </w:r>
    </w:p>
    <w:p w14:paraId="0AE67517" w14:textId="77777777" w:rsidR="00812E41" w:rsidRDefault="00812E41" w:rsidP="00812E41"/>
    <w:p w14:paraId="4626B13F" w14:textId="77777777" w:rsidR="00812E41" w:rsidRDefault="00812E41" w:rsidP="005F5039">
      <w:pPr>
        <w:pStyle w:val="Paragraphedeliste"/>
        <w:numPr>
          <w:ilvl w:val="0"/>
          <w:numId w:val="74"/>
        </w:numPr>
      </w:pPr>
      <w:r>
        <w:t>Contribuer proactivement au projet de transition piloté par Praemia.</w:t>
      </w:r>
    </w:p>
    <w:p w14:paraId="556A9913" w14:textId="77777777" w:rsidR="00812E41" w:rsidRDefault="00812E41" w:rsidP="005F5039">
      <w:pPr>
        <w:pStyle w:val="Paragraphedeliste"/>
        <w:numPr>
          <w:ilvl w:val="0"/>
          <w:numId w:val="74"/>
        </w:numPr>
      </w:pPr>
      <w:r>
        <w:t>Assurer le retour des données appartenant à Praemia.</w:t>
      </w:r>
    </w:p>
    <w:p w14:paraId="757F49E9" w14:textId="77777777" w:rsidR="00812E41" w:rsidRDefault="00812E41" w:rsidP="005F5039">
      <w:pPr>
        <w:pStyle w:val="Paragraphedeliste"/>
        <w:numPr>
          <w:ilvl w:val="0"/>
          <w:numId w:val="74"/>
        </w:numPr>
      </w:pPr>
      <w:r>
        <w:t>Détruire ou effacer de manière sécurisée toutes les données de Praemia présentes sur tout support en sa possession et/ou en celle de ses agents, sous-traitants et partenaires, sans en conserver de copie, sauf obligation légale contraire.</w:t>
      </w:r>
    </w:p>
    <w:p w14:paraId="375E6120" w14:textId="77777777" w:rsidR="00812E41" w:rsidRDefault="00812E41" w:rsidP="00812E41"/>
    <w:tbl>
      <w:tblPr>
        <w:tblStyle w:val="Grilledutableau"/>
        <w:tblW w:w="906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7503"/>
      </w:tblGrid>
      <w:tr w:rsidR="00376EDC" w14:paraId="78B6497D" w14:textId="77777777" w:rsidTr="008963E2">
        <w:trPr>
          <w:trHeight w:val="929"/>
        </w:trPr>
        <w:tc>
          <w:tcPr>
            <w:tcW w:w="1564" w:type="dxa"/>
            <w:vAlign w:val="center"/>
          </w:tcPr>
          <w:p w14:paraId="664AD5BB" w14:textId="77777777" w:rsidR="00376EDC" w:rsidRDefault="00376EDC" w:rsidP="00376EDC">
            <w:pPr>
              <w:jc w:val="center"/>
              <w:rPr>
                <w:color w:val="C00000"/>
              </w:rPr>
            </w:pPr>
            <w:r w:rsidRPr="004E1FF9">
              <w:rPr>
                <w:color w:val="C00000"/>
              </w:rPr>
              <w:t>Exigence n°</w:t>
            </w:r>
            <w:r>
              <w:rPr>
                <w:color w:val="C00000"/>
              </w:rPr>
              <w:t>xx</w:t>
            </w:r>
          </w:p>
          <w:p w14:paraId="75849B24" w14:textId="5FF64B56" w:rsidR="00376EDC" w:rsidRPr="004E1FF9" w:rsidRDefault="00376EDC" w:rsidP="00376EDC">
            <w:pPr>
              <w:jc w:val="center"/>
              <w:rPr>
                <w:color w:val="C00000"/>
              </w:rPr>
            </w:pPr>
            <w:r w:rsidRPr="004A4798">
              <w:rPr>
                <w:i/>
                <w:iCs/>
                <w:sz w:val="20"/>
                <w:szCs w:val="20"/>
              </w:rPr>
              <w:t>Export des données</w:t>
            </w:r>
          </w:p>
        </w:tc>
        <w:tc>
          <w:tcPr>
            <w:tcW w:w="7503" w:type="dxa"/>
            <w:vAlign w:val="center"/>
          </w:tcPr>
          <w:p w14:paraId="7B409C3A" w14:textId="6A81E8EA" w:rsidR="00376EDC" w:rsidRPr="00400D1C" w:rsidRDefault="00376EDC" w:rsidP="00376EDC">
            <w:r w:rsidRPr="00400D1C">
              <w:t>Le soumissionnaire doit garantir que toutes les données, y compris les données historiques, les paramètres de configuration, les métadonnées et les journaux d’activité des utilisateurs, peuvent être intégralement récupérées et exportées sur demande.</w:t>
            </w:r>
          </w:p>
        </w:tc>
      </w:tr>
      <w:tr w:rsidR="00376EDC" w14:paraId="2D74CDE1" w14:textId="77777777" w:rsidTr="008963E2">
        <w:trPr>
          <w:trHeight w:val="929"/>
        </w:trPr>
        <w:tc>
          <w:tcPr>
            <w:tcW w:w="1564" w:type="dxa"/>
            <w:vAlign w:val="center"/>
          </w:tcPr>
          <w:p w14:paraId="5850DCEB" w14:textId="77777777" w:rsidR="00376EDC" w:rsidRDefault="00376EDC" w:rsidP="00376EDC">
            <w:pPr>
              <w:jc w:val="center"/>
              <w:rPr>
                <w:color w:val="C00000"/>
              </w:rPr>
            </w:pPr>
            <w:r w:rsidRPr="004E1FF9">
              <w:rPr>
                <w:color w:val="C00000"/>
              </w:rPr>
              <w:t>Exigence n°</w:t>
            </w:r>
            <w:r>
              <w:rPr>
                <w:color w:val="C00000"/>
              </w:rPr>
              <w:t>xx</w:t>
            </w:r>
          </w:p>
          <w:p w14:paraId="7371144F" w14:textId="31380C0C" w:rsidR="00376EDC" w:rsidRPr="004E1FF9" w:rsidRDefault="00376EDC" w:rsidP="00376EDC">
            <w:pPr>
              <w:jc w:val="center"/>
              <w:rPr>
                <w:color w:val="C00000"/>
              </w:rPr>
            </w:pPr>
            <w:r>
              <w:rPr>
                <w:i/>
                <w:iCs/>
                <w:sz w:val="20"/>
                <w:szCs w:val="20"/>
              </w:rPr>
              <w:t>Accompagnement réversibilité</w:t>
            </w:r>
          </w:p>
        </w:tc>
        <w:tc>
          <w:tcPr>
            <w:tcW w:w="7503" w:type="dxa"/>
            <w:vAlign w:val="center"/>
          </w:tcPr>
          <w:p w14:paraId="542513C8" w14:textId="4E32F8AF" w:rsidR="00376EDC" w:rsidRPr="00400D1C" w:rsidRDefault="00376EDC" w:rsidP="00376EDC">
            <w:r w:rsidRPr="00B54519">
              <w:t xml:space="preserve">Le prestataire doit fournir un accompagnement lors du processus d’export des données, afin d’assister Praemia en cas de problème technique et d’assurer une transition fluide. Ce support doit être disponible pendant et pendant une période </w:t>
            </w:r>
            <w:r w:rsidRPr="00B54519">
              <w:lastRenderedPageBreak/>
              <w:t>raisonnable après la phase d’export.</w:t>
            </w:r>
          </w:p>
        </w:tc>
      </w:tr>
      <w:tr w:rsidR="00376EDC" w14:paraId="30B8023F" w14:textId="77777777" w:rsidTr="008963E2">
        <w:trPr>
          <w:trHeight w:val="929"/>
        </w:trPr>
        <w:tc>
          <w:tcPr>
            <w:tcW w:w="1564" w:type="dxa"/>
            <w:vAlign w:val="center"/>
          </w:tcPr>
          <w:p w14:paraId="2914F935" w14:textId="77777777" w:rsidR="00FA32DE" w:rsidRDefault="00FA32DE" w:rsidP="00FA32DE">
            <w:pPr>
              <w:jc w:val="center"/>
              <w:rPr>
                <w:color w:val="C00000"/>
              </w:rPr>
            </w:pPr>
            <w:r w:rsidRPr="004E1FF9">
              <w:rPr>
                <w:color w:val="C00000"/>
              </w:rPr>
              <w:lastRenderedPageBreak/>
              <w:t>Exigence n°</w:t>
            </w:r>
            <w:r>
              <w:rPr>
                <w:color w:val="C00000"/>
              </w:rPr>
              <w:t>xx</w:t>
            </w:r>
          </w:p>
          <w:p w14:paraId="75BE1F12" w14:textId="4714F61F" w:rsidR="00376EDC" w:rsidRPr="004E1FF9" w:rsidRDefault="00376EDC" w:rsidP="00CB626F">
            <w:pPr>
              <w:jc w:val="center"/>
              <w:rPr>
                <w:color w:val="C00000"/>
              </w:rPr>
            </w:pPr>
            <w:r>
              <w:rPr>
                <w:i/>
                <w:iCs/>
                <w:sz w:val="20"/>
                <w:szCs w:val="20"/>
              </w:rPr>
              <w:t>Suppression des données</w:t>
            </w:r>
          </w:p>
        </w:tc>
        <w:tc>
          <w:tcPr>
            <w:tcW w:w="7503" w:type="dxa"/>
            <w:vAlign w:val="center"/>
          </w:tcPr>
          <w:p w14:paraId="19BADCDE" w14:textId="3FBBA5B1" w:rsidR="00376EDC" w:rsidRPr="00B54519" w:rsidRDefault="00376EDC" w:rsidP="00376EDC">
            <w:r w:rsidRPr="002C2738">
              <w:t xml:space="preserve">Après la </w:t>
            </w:r>
            <w:r w:rsidRPr="00E66753">
              <w:t xml:space="preserve">réussite de l’export des données et </w:t>
            </w:r>
            <w:r w:rsidRPr="00643636">
              <w:t>sur confirmation du client</w:t>
            </w:r>
            <w:r w:rsidRPr="00E66753">
              <w:t xml:space="preserve">, le prestataire doit </w:t>
            </w:r>
            <w:r w:rsidRPr="00643636">
              <w:t>supprimer définitivement toutes les données du client</w:t>
            </w:r>
            <w:r w:rsidRPr="00E66753">
              <w:t xml:space="preserve"> de ses systèmes et fournir un </w:t>
            </w:r>
            <w:r w:rsidRPr="00643636">
              <w:t>certificat de suppression</w:t>
            </w:r>
            <w:r w:rsidRPr="00E66753">
              <w:t xml:space="preserve"> garantissant qu’aucune donnée résiduelle ne subsiste.</w:t>
            </w:r>
          </w:p>
        </w:tc>
      </w:tr>
    </w:tbl>
    <w:p w14:paraId="497FD241" w14:textId="0CD29FF2" w:rsidR="00376EDC" w:rsidRDefault="00376EDC" w:rsidP="00812E41"/>
    <w:p w14:paraId="4F568BC8" w14:textId="77777777" w:rsidR="00B23163" w:rsidRDefault="00B23163" w:rsidP="00812E41"/>
    <w:p w14:paraId="15E7B375" w14:textId="0E2F6B99" w:rsidR="00812E41" w:rsidRDefault="00812E41" w:rsidP="00812E41">
      <w:pPr>
        <w:pStyle w:val="Titre3"/>
      </w:pPr>
      <w:bookmarkStart w:id="149" w:name="_Toc212800637"/>
      <w:r>
        <w:t xml:space="preserve">Modèle économique proposé pour le Lot </w:t>
      </w:r>
      <w:r w:rsidR="00520FBA">
        <w:t>2</w:t>
      </w:r>
      <w:bookmarkEnd w:id="149"/>
    </w:p>
    <w:p w14:paraId="74DC3BEF" w14:textId="77777777" w:rsidR="00812E41" w:rsidRDefault="00812E41" w:rsidP="00812E41"/>
    <w:p w14:paraId="3FF43503" w14:textId="77777777" w:rsidR="00812E41" w:rsidRPr="007C31CB" w:rsidRDefault="00812E41" w:rsidP="00812E41">
      <w:r w:rsidRPr="007C31CB">
        <w:t>Le soumissionnaire devra proposer un modèle économique clair et structuré, reposant sur les principes suivants :</w:t>
      </w:r>
    </w:p>
    <w:p w14:paraId="16A2913B" w14:textId="2ED935DF" w:rsidR="00812E41" w:rsidRPr="007C31CB" w:rsidRDefault="00812E41" w:rsidP="005F5039">
      <w:pPr>
        <w:numPr>
          <w:ilvl w:val="0"/>
          <w:numId w:val="84"/>
        </w:numPr>
      </w:pPr>
      <w:r w:rsidRPr="007C31CB">
        <w:t xml:space="preserve">Un </w:t>
      </w:r>
      <w:r w:rsidRPr="007C31CB">
        <w:rPr>
          <w:b/>
          <w:bCs/>
        </w:rPr>
        <w:t>prix récurrent forfaitaire au mètre carré</w:t>
      </w:r>
      <w:r w:rsidR="00E76FA2">
        <w:rPr>
          <w:b/>
          <w:bCs/>
        </w:rPr>
        <w:t xml:space="preserve"> ou par site</w:t>
      </w:r>
      <w:r w:rsidRPr="007C31CB">
        <w:t xml:space="preserve">, appliqué sur la durée du contrat, avec un </w:t>
      </w:r>
      <w:r w:rsidRPr="007C31CB">
        <w:rPr>
          <w:b/>
          <w:bCs/>
        </w:rPr>
        <w:t>tarif dégressif en fonction de la surface</w:t>
      </w:r>
      <w:r w:rsidRPr="007C31CB">
        <w:t>.</w:t>
      </w:r>
    </w:p>
    <w:p w14:paraId="608A26BF" w14:textId="5DF47CB5" w:rsidR="00474727" w:rsidRPr="00B35F43" w:rsidRDefault="00812E41" w:rsidP="005F5039">
      <w:pPr>
        <w:numPr>
          <w:ilvl w:val="0"/>
          <w:numId w:val="84"/>
        </w:numPr>
      </w:pPr>
      <w:r w:rsidRPr="007C31CB">
        <w:t xml:space="preserve">Un </w:t>
      </w:r>
      <w:r w:rsidRPr="007C31CB">
        <w:rPr>
          <w:b/>
          <w:bCs/>
        </w:rPr>
        <w:t>forfait initial p</w:t>
      </w:r>
      <w:r w:rsidR="001B6054">
        <w:rPr>
          <w:b/>
          <w:bCs/>
        </w:rPr>
        <w:t xml:space="preserve">our la mise en œuvre de la solution </w:t>
      </w:r>
      <w:r w:rsidR="00B35F43" w:rsidRPr="00E467C3">
        <w:t>sur l’ensemble du parc</w:t>
      </w:r>
      <w:r w:rsidR="00B35F43">
        <w:rPr>
          <w:b/>
          <w:bCs/>
        </w:rPr>
        <w:t xml:space="preserve"> </w:t>
      </w:r>
      <w:r w:rsidR="001B6054" w:rsidRPr="00E467C3">
        <w:t>et des intégrations</w:t>
      </w:r>
      <w:r w:rsidRPr="00B35F43">
        <w:t>.</w:t>
      </w:r>
    </w:p>
    <w:p w14:paraId="259EB0D9" w14:textId="57A6B560" w:rsidR="00525C80" w:rsidRPr="007C31CB" w:rsidRDefault="00525C80" w:rsidP="005F5039">
      <w:pPr>
        <w:numPr>
          <w:ilvl w:val="0"/>
          <w:numId w:val="84"/>
        </w:numPr>
      </w:pPr>
      <w:r w:rsidRPr="00E467C3">
        <w:rPr>
          <w:b/>
          <w:bCs/>
        </w:rPr>
        <w:t>Un mécanisme d’unité d’œuvre</w:t>
      </w:r>
      <w:r>
        <w:t xml:space="preserve"> pour la formation et la conduite du changement</w:t>
      </w:r>
      <w:r w:rsidR="00171873">
        <w:t xml:space="preserve"> et les intégrations complémentaires</w:t>
      </w:r>
    </w:p>
    <w:p w14:paraId="742858DA" w14:textId="77777777" w:rsidR="00812E41" w:rsidRPr="007C31CB" w:rsidRDefault="00812E41" w:rsidP="00812E41">
      <w:pPr>
        <w:ind w:left="720"/>
      </w:pPr>
    </w:p>
    <w:p w14:paraId="56821C69" w14:textId="4AE5AABE" w:rsidR="00A90C63" w:rsidRPr="00086A1F" w:rsidRDefault="00812E41" w:rsidP="00A90C63">
      <w:r w:rsidRPr="007C31CB">
        <w:t>Le soumissionnaire devra présenter l’ensemble de ces éléments dans une proposition financière détaillée, permettant une comparaison homogène entre candidats.</w:t>
      </w:r>
    </w:p>
    <w:sectPr w:rsidR="00A90C63" w:rsidRPr="00086A1F">
      <w:headerReference w:type="default" r:id="rId20"/>
      <w:footerReference w:type="even" r:id="rId21"/>
      <w:footerReference w:type="default" r:id="rId22"/>
      <w:headerReference w:type="first" r:id="rId2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licia LUCIDI" w:date="2025-10-23T10:02:00Z" w:initials="AL">
    <w:p w14:paraId="5A9D1736" w14:textId="08C83093" w:rsidR="00AE4469" w:rsidRDefault="00AE4469">
      <w:r>
        <w:annotationRef/>
      </w:r>
      <w:r w:rsidRPr="2F37D01F">
        <w:t>par équipes d'exploitation c'est hospitality accueil + tous les prestataires de l'immeuble c'est ça ?</w:t>
      </w:r>
    </w:p>
  </w:comment>
  <w:comment w:id="4" w:author="Victor KAPRIEV" w:date="2025-10-23T10:16:00Z" w:initials="VK">
    <w:p w14:paraId="1ECE9BDB" w14:textId="77777777" w:rsidR="00D50AD5" w:rsidRDefault="00D50AD5" w:rsidP="00D50AD5">
      <w:pPr>
        <w:pStyle w:val="Commentaire"/>
      </w:pPr>
      <w:r>
        <w:rPr>
          <w:rStyle w:val="Marquedecommentaire"/>
        </w:rPr>
        <w:annotationRef/>
      </w:r>
      <w:r>
        <w:t>Oui</w:t>
      </w:r>
    </w:p>
  </w:comment>
  <w:comment w:id="5" w:author="Romain GARDENAT" w:date="2025-10-27T14:34:00Z" w:initials="RG">
    <w:p w14:paraId="2C3F36BD" w14:textId="2A98449E" w:rsidR="00494B64" w:rsidRDefault="00494B64">
      <w:pPr>
        <w:pStyle w:val="Commentaire"/>
      </w:pPr>
      <w:r>
        <w:rPr>
          <w:rStyle w:val="Marquedecommentaire"/>
        </w:rPr>
        <w:annotationRef/>
      </w:r>
      <w:r w:rsidRPr="15DE538C">
        <w:t>Définir " Clients" , "occupants, visiteurs, equipe d'exploitation"</w:t>
      </w:r>
    </w:p>
  </w:comment>
  <w:comment w:id="6" w:author="Victor KAPRIEV" w:date="2025-10-29T08:10:00Z" w:initials="VK">
    <w:p w14:paraId="241929FC" w14:textId="77777777" w:rsidR="00A40A5A" w:rsidRDefault="00A40A5A" w:rsidP="00A40A5A">
      <w:pPr>
        <w:pStyle w:val="Commentaire"/>
      </w:pPr>
      <w:r>
        <w:rPr>
          <w:rStyle w:val="Marquedecommentaire"/>
        </w:rPr>
        <w:annotationRef/>
      </w:r>
      <w:r>
        <w:t>Fait au-dessus</w:t>
      </w:r>
    </w:p>
  </w:comment>
  <w:comment w:id="7" w:author="Alicia LUCIDI" w:date="2025-10-23T10:02:00Z" w:initials="AL">
    <w:p w14:paraId="2D689E7F" w14:textId="29F5B17B" w:rsidR="002A079E" w:rsidRDefault="002A079E">
      <w:pPr>
        <w:pStyle w:val="Commentaire"/>
      </w:pPr>
      <w:r>
        <w:rPr>
          <w:rStyle w:val="Marquedecommentaire"/>
        </w:rPr>
        <w:annotationRef/>
      </w:r>
      <w:r w:rsidRPr="2FFF70EB">
        <w:t>dans adoption on inclut utilisation ?</w:t>
      </w:r>
    </w:p>
  </w:comment>
  <w:comment w:id="8" w:author="Victor KAPRIEV" w:date="2025-10-23T10:16:00Z" w:initials="VK">
    <w:p w14:paraId="57A36C0A" w14:textId="77777777" w:rsidR="00D50AD5" w:rsidRDefault="00D50AD5" w:rsidP="00D50AD5">
      <w:pPr>
        <w:pStyle w:val="Commentaire"/>
      </w:pPr>
      <w:r>
        <w:rPr>
          <w:rStyle w:val="Marquedecommentaire"/>
        </w:rPr>
        <w:annotationRef/>
      </w:r>
      <w:r>
        <w:t>Oui complétement</w:t>
      </w:r>
    </w:p>
  </w:comment>
  <w:comment w:id="9" w:author="Romain GARDENAT" w:date="2025-10-27T14:35:00Z" w:initials="RG">
    <w:p w14:paraId="46DDAFD2" w14:textId="6FC22994" w:rsidR="00494B64" w:rsidRDefault="00494B64">
      <w:pPr>
        <w:pStyle w:val="Commentaire"/>
      </w:pPr>
      <w:r>
        <w:rPr>
          <w:rStyle w:val="Marquedecommentaire"/>
        </w:rPr>
        <w:annotationRef/>
      </w:r>
      <w:r w:rsidRPr="6F3C48A0">
        <w:t>+ industrialiser</w:t>
      </w:r>
    </w:p>
  </w:comment>
  <w:comment w:id="10" w:author="Victor KAPRIEV" w:date="2025-10-29T08:15:00Z" w:initials="VK">
    <w:p w14:paraId="6A027B7F" w14:textId="77777777" w:rsidR="000D60B8" w:rsidRDefault="000D60B8" w:rsidP="000D60B8">
      <w:pPr>
        <w:pStyle w:val="Commentaire"/>
      </w:pPr>
      <w:r>
        <w:rPr>
          <w:rStyle w:val="Marquedecommentaire"/>
        </w:rPr>
        <w:annotationRef/>
      </w:r>
      <w:r>
        <w:t>Bullet point modifié en ce sens</w:t>
      </w:r>
    </w:p>
  </w:comment>
  <w:comment w:id="11" w:author="Romain GARDENAT" w:date="2025-10-27T14:36:00Z" w:initials="RG">
    <w:p w14:paraId="6CC4B828" w14:textId="37C13B7D" w:rsidR="00494B64" w:rsidRDefault="00494B64">
      <w:pPr>
        <w:pStyle w:val="Commentaire"/>
      </w:pPr>
      <w:r>
        <w:rPr>
          <w:rStyle w:val="Marquedecommentaire"/>
        </w:rPr>
        <w:annotationRef/>
      </w:r>
      <w:r w:rsidRPr="2DDDA80F">
        <w:t>+ apporter de l'efficacité / gain de temps pour les opérationnels</w:t>
      </w:r>
    </w:p>
  </w:comment>
  <w:comment w:id="12" w:author="Victor KAPRIEV" w:date="2025-10-29T08:18:00Z" w:initials="VK">
    <w:p w14:paraId="1FF2458D" w14:textId="77777777" w:rsidR="006C0857" w:rsidRDefault="006C0857" w:rsidP="006C0857">
      <w:pPr>
        <w:pStyle w:val="Commentaire"/>
      </w:pPr>
      <w:r>
        <w:rPr>
          <w:rStyle w:val="Marquedecommentaire"/>
        </w:rPr>
        <w:annotationRef/>
      </w:r>
      <w:r>
        <w:t>Fait</w:t>
      </w:r>
    </w:p>
  </w:comment>
  <w:comment w:id="14" w:author="Romain GARDENAT" w:date="2025-10-27T14:38:00Z" w:initials="RG">
    <w:p w14:paraId="3F7211F5" w14:textId="53F81E73" w:rsidR="00494B64" w:rsidRDefault="00494B64">
      <w:pPr>
        <w:pStyle w:val="Commentaire"/>
      </w:pPr>
      <w:r>
        <w:rPr>
          <w:rStyle w:val="Marquedecommentaire"/>
        </w:rPr>
        <w:annotationRef/>
      </w:r>
      <w:r w:rsidRPr="10BE78BF">
        <w:t>peut-on intégrer la notion de web app responsive adaptée a du desktop + mobile</w:t>
      </w:r>
    </w:p>
  </w:comment>
  <w:comment w:id="15" w:author="Victor KAPRIEV" w:date="2025-10-29T08:21:00Z" w:initials="VK">
    <w:p w14:paraId="3AF73E78" w14:textId="77777777" w:rsidR="00D42A80" w:rsidRDefault="00D42A80" w:rsidP="00D42A80">
      <w:pPr>
        <w:pStyle w:val="Commentaire"/>
      </w:pPr>
      <w:r>
        <w:rPr>
          <w:rStyle w:val="Marquedecommentaire"/>
        </w:rPr>
        <w:annotationRef/>
      </w:r>
      <w:r>
        <w:t>Rajouté dans le paragraphe dessous et décrit plus précisément dans les sections suivantes</w:t>
      </w:r>
    </w:p>
  </w:comment>
  <w:comment w:id="17" w:author="Sébastien GRANDPERRET" w:date="2025-10-30T21:34:00Z" w:initials="SG">
    <w:p w14:paraId="25786875" w14:textId="77777777" w:rsidR="00551B1B" w:rsidRDefault="00551B1B" w:rsidP="00551B1B">
      <w:pPr>
        <w:pStyle w:val="Commentaire"/>
      </w:pPr>
      <w:r>
        <w:rPr>
          <w:rStyle w:val="Marquedecommentaire"/>
        </w:rPr>
        <w:annotationRef/>
      </w:r>
      <w:r>
        <w:t>À confirmer avec Rodrigue</w:t>
      </w:r>
    </w:p>
  </w:comment>
  <w:comment w:id="19" w:author="Sébastien GRANDPERRET" w:date="2025-10-29T15:34:00Z" w:initials="SG">
    <w:p w14:paraId="331C468A" w14:textId="77777777" w:rsidR="007048C1" w:rsidRDefault="007048C1" w:rsidP="007048C1">
      <w:pPr>
        <w:pStyle w:val="Commentaire"/>
      </w:pPr>
      <w:r>
        <w:rPr>
          <w:rStyle w:val="Marquedecommentaire"/>
        </w:rPr>
        <w:annotationRef/>
      </w:r>
      <w:r>
        <w:t>À confirmer avec Praemia</w:t>
      </w:r>
    </w:p>
  </w:comment>
  <w:comment w:id="20" w:author="Romain GARDENAT [2]" w:date="2025-10-29T15:45:00Z" w:initials="RG">
    <w:p w14:paraId="5F0564AA" w14:textId="77777777" w:rsidR="00457326" w:rsidRDefault="00457326" w:rsidP="00457326">
      <w:pPr>
        <w:pStyle w:val="Commentaire"/>
      </w:pPr>
      <w:r>
        <w:rPr>
          <w:rStyle w:val="Marquedecommentaire"/>
        </w:rPr>
        <w:annotationRef/>
      </w:r>
      <w:r>
        <w:t>Quelle est votre recommandation ?</w:t>
      </w:r>
    </w:p>
  </w:comment>
  <w:comment w:id="21" w:author="Sébastien GRANDPERRET" w:date="2025-10-30T00:34:00Z" w:initials="SG">
    <w:p w14:paraId="0BAF74ED" w14:textId="77777777" w:rsidR="00582670" w:rsidRDefault="00582670" w:rsidP="00582670">
      <w:pPr>
        <w:pStyle w:val="Commentaire"/>
      </w:pPr>
      <w:r>
        <w:rPr>
          <w:rStyle w:val="Marquedecommentaire"/>
        </w:rPr>
        <w:annotationRef/>
      </w:r>
      <w:r>
        <w:t>Tu auras des tarifs plus intéressants avec plusieurs années fermes d’engagement, mais moins de flexibilité. Pour autant, je pense qu’avec le déploiement l’ensemble des sites, on peut imaginer 24 ou 36 mois d’engagement ferme + périodes de 12 mois renouvelables. Nos clients font généralement du 36 mois mais ça dépend des habitudes de contractualisation</w:t>
      </w:r>
    </w:p>
  </w:comment>
  <w:comment w:id="22" w:author="Sébastien GRANDPERRET" w:date="2025-11-05T11:23:00Z" w:initials="SG">
    <w:p w14:paraId="7B5789F7" w14:textId="77777777" w:rsidR="007D1532" w:rsidRDefault="007D1532" w:rsidP="007D1532">
      <w:pPr>
        <w:pStyle w:val="Commentaire"/>
      </w:pPr>
      <w:r>
        <w:rPr>
          <w:rStyle w:val="Marquedecommentaire"/>
        </w:rPr>
        <w:annotationRef/>
      </w:r>
      <w:r>
        <w:t>12 mois confirmés en COPROJ</w:t>
      </w:r>
    </w:p>
  </w:comment>
  <w:comment w:id="28" w:author="Sébastien GRANDPERRET" w:date="2025-10-14T16:43:00Z" w:initials="SG">
    <w:p w14:paraId="1BC2B825" w14:textId="4B1F8E8D" w:rsidR="00611C82" w:rsidRDefault="00611C82" w:rsidP="00611C82">
      <w:pPr>
        <w:pStyle w:val="Commentaire"/>
      </w:pPr>
      <w:r>
        <w:rPr>
          <w:rStyle w:val="Marquedecommentaire"/>
        </w:rPr>
        <w:annotationRef/>
      </w:r>
      <w:r>
        <w:t>Il ne faudra pas oublier de mettre quelque part des exigences sur les infos de l’enteprise : CA, CA sur l’activité, références client, etc</w:t>
      </w:r>
    </w:p>
  </w:comment>
  <w:comment w:id="29" w:author="Victor KAPRIEV" w:date="2025-10-15T15:36:00Z" w:initials="VK">
    <w:p w14:paraId="49327E7E" w14:textId="77777777" w:rsidR="00855366" w:rsidRDefault="00855366" w:rsidP="00855366">
      <w:pPr>
        <w:pStyle w:val="Commentaire"/>
      </w:pPr>
      <w:r>
        <w:rPr>
          <w:rStyle w:val="Marquedecommentaire"/>
        </w:rPr>
        <w:annotationRef/>
      </w:r>
      <w:r>
        <w:t>On pourra intégrer ces éléments dans le document de réponse dans la section : présentation du soumissionnaire ?</w:t>
      </w:r>
    </w:p>
  </w:comment>
  <w:comment w:id="30" w:author="Sébastien GRANDPERRET" w:date="2025-10-30T10:31:00Z" w:initials="SG">
    <w:p w14:paraId="38152925" w14:textId="77777777" w:rsidR="00BD58BF" w:rsidRDefault="00BD58BF" w:rsidP="00BD58BF">
      <w:pPr>
        <w:pStyle w:val="Commentaire"/>
      </w:pPr>
      <w:r>
        <w:rPr>
          <w:rStyle w:val="Marquedecommentaire"/>
        </w:rPr>
        <w:annotationRef/>
      </w:r>
      <w:r>
        <w:t>Qu’on peut mettre dans le nouveau paragraphe «organisation de la réponse du fournisseur»</w:t>
      </w:r>
    </w:p>
  </w:comment>
  <w:comment w:id="31" w:author="Victor KAPRIEV" w:date="2025-10-30T10:48:00Z" w:initials="VK">
    <w:p w14:paraId="33AD7BC5" w14:textId="77777777" w:rsidR="00C74908" w:rsidRDefault="00C74908" w:rsidP="00C74908">
      <w:pPr>
        <w:pStyle w:val="Commentaire"/>
      </w:pPr>
      <w:r>
        <w:rPr>
          <w:rStyle w:val="Marquedecommentaire"/>
        </w:rPr>
        <w:annotationRef/>
      </w:r>
      <w:r>
        <w:t>Rajouté dans un paragraphe «Profil du soumissionnaire»</w:t>
      </w:r>
    </w:p>
  </w:comment>
  <w:comment w:id="32" w:author="Sébastien GRANDPERRET" w:date="2025-10-30T21:43:00Z" w:initials="SG">
    <w:p w14:paraId="0AA6292E" w14:textId="77777777" w:rsidR="00DE03C5" w:rsidRDefault="00DE03C5" w:rsidP="00DE03C5">
      <w:pPr>
        <w:pStyle w:val="Commentaire"/>
      </w:pPr>
      <w:r>
        <w:rPr>
          <w:rStyle w:val="Marquedecommentaire"/>
        </w:rPr>
        <w:annotationRef/>
      </w:r>
      <w:r>
        <w:t>À intégrer dans le template excel de réponse</w:t>
      </w:r>
    </w:p>
  </w:comment>
  <w:comment w:id="35" w:author="Alicia LUCIDI" w:date="2025-10-23T10:04:00Z" w:initials="AL">
    <w:p w14:paraId="40DFF935" w14:textId="4E855364" w:rsidR="002A079E" w:rsidRDefault="002A079E">
      <w:pPr>
        <w:pStyle w:val="Commentaire"/>
      </w:pPr>
      <w:r>
        <w:rPr>
          <w:rStyle w:val="Marquedecommentaire"/>
        </w:rPr>
        <w:annotationRef/>
      </w:r>
      <w:r w:rsidRPr="6DB6D497">
        <w:t>messagerie est optionnelle pour l'app ! Ou sinon préciser messagerie de l'hospitality vers les locataires et non pas de messagerie privée entre locataires</w:t>
      </w:r>
    </w:p>
  </w:comment>
  <w:comment w:id="41" w:author="Romain GARDENAT" w:date="2025-10-28T15:03:00Z" w:initials="RG">
    <w:p w14:paraId="71414B53" w14:textId="093BAC66" w:rsidR="00E876E0" w:rsidRDefault="00E876E0">
      <w:pPr>
        <w:pStyle w:val="Commentaire"/>
      </w:pPr>
      <w:r>
        <w:rPr>
          <w:rStyle w:val="Marquedecommentaire"/>
        </w:rPr>
        <w:annotationRef/>
      </w:r>
      <w:r w:rsidRPr="58EE6587">
        <w:t>Il faut ajouter un paragraphe sur l'organisation RH du soumissionnaire. on souhaite une société avec des people en France capable d'assurer le SAV et l'accompagnement au changement, une organisation capable d'absorber les demandes du marché Franco français dans la durée avec une équipe locale. Dans les grilles d'évaluation, le volet People / RH doit avoir beaucoup d'importance</w:t>
      </w:r>
    </w:p>
  </w:comment>
  <w:comment w:id="42" w:author="Victor KAPRIEV" w:date="2025-10-29T08:53:00Z" w:initials="VK">
    <w:p w14:paraId="5CD1D40F" w14:textId="77777777" w:rsidR="000B6387" w:rsidRDefault="000B6387" w:rsidP="000B6387">
      <w:pPr>
        <w:pStyle w:val="Commentaire"/>
      </w:pPr>
      <w:r>
        <w:rPr>
          <w:rStyle w:val="Marquedecommentaire"/>
        </w:rPr>
        <w:annotationRef/>
      </w:r>
      <w:r>
        <w:t>Éléments inclus dans la partie «Exigences transverses» du lot 1</w:t>
      </w:r>
    </w:p>
  </w:comment>
  <w:comment w:id="43" w:author="Sébastien GRANDPERRET" w:date="2025-10-30T10:14:00Z" w:initials="SG">
    <w:p w14:paraId="16F15376" w14:textId="77777777" w:rsidR="00335F17" w:rsidRDefault="00624B96" w:rsidP="00335F17">
      <w:pPr>
        <w:pStyle w:val="Commentaire"/>
      </w:pPr>
      <w:r>
        <w:rPr>
          <w:rStyle w:val="Marquedecommentaire"/>
        </w:rPr>
        <w:annotationRef/>
      </w:r>
      <w:r w:rsidR="00335F17">
        <w:t>Finalement repris ici dans une partie «Ancrage local» pour donner encore plus de poid @romain. Ça te va sur la formulation ? On ajustera la pondération en conséquence</w:t>
      </w:r>
    </w:p>
  </w:comment>
  <w:comment w:id="44" w:author="Romain GARDENAT [2]" w:date="2025-10-31T10:45:00Z" w:initials="RG">
    <w:p w14:paraId="766B67AE" w14:textId="77777777" w:rsidR="00E75B67" w:rsidRDefault="00E75B67" w:rsidP="00E75B67">
      <w:pPr>
        <w:pStyle w:val="Commentaire"/>
      </w:pPr>
      <w:r>
        <w:rPr>
          <w:rStyle w:val="Marquedecommentaire"/>
        </w:rPr>
        <w:annotationRef/>
      </w:r>
      <w:r>
        <w:t>C’est très bien</w:t>
      </w:r>
    </w:p>
  </w:comment>
  <w:comment w:id="45" w:author="Alicia LUCIDI" w:date="2025-10-23T10:14:00Z" w:initials="AL">
    <w:p w14:paraId="7266FCBF" w14:textId="463DD9BC" w:rsidR="002A079E" w:rsidRDefault="002A079E">
      <w:pPr>
        <w:pStyle w:val="Commentaire"/>
      </w:pPr>
      <w:r>
        <w:rPr>
          <w:rStyle w:val="Marquedecommentaire"/>
        </w:rPr>
        <w:annotationRef/>
      </w:r>
      <w:r w:rsidRPr="0A9A912D">
        <w:t xml:space="preserve">Un problème que l'on rencontre souvent sur tous nos sites :les utilisateurs n'ont pas de pop up / notifications / rappels qui apparaissent quand ils ouvrent l'app pour leur indiquer qu'ils sont sur une ancienne version de l'app. Ce qui amène beaucoup de remontées comme quoi l'app ne fonctionne pas ou que le contenu n'est pas à jour alors qu'il s'agit seulement d'une mise à jour en attente </w:t>
      </w:r>
    </w:p>
  </w:comment>
  <w:comment w:id="46" w:author="Victor KAPRIEV" w:date="2025-10-23T10:19:00Z" w:initials="VK">
    <w:p w14:paraId="3A02EE20" w14:textId="77777777" w:rsidR="00E20CEC" w:rsidRDefault="00E20CEC" w:rsidP="00E20CEC">
      <w:pPr>
        <w:pStyle w:val="Commentaire"/>
      </w:pPr>
      <w:r>
        <w:rPr>
          <w:rStyle w:val="Marquedecommentaire"/>
        </w:rPr>
        <w:annotationRef/>
      </w:r>
      <w:r>
        <w:t>C’est noté, je rajoute une mention en ce sens</w:t>
      </w:r>
    </w:p>
  </w:comment>
  <w:comment w:id="47" w:author="Heloise BRETON" w:date="2025-10-29T15:50:00Z" w:initials="HB">
    <w:p w14:paraId="10AE8E82" w14:textId="33E04A70" w:rsidR="00FF0323" w:rsidRDefault="00FF0323">
      <w:pPr>
        <w:pStyle w:val="Commentaire"/>
      </w:pPr>
      <w:r>
        <w:rPr>
          <w:rStyle w:val="Marquedecommentaire"/>
        </w:rPr>
        <w:annotationRef/>
      </w:r>
      <w:r w:rsidRPr="667576A9">
        <w:t>à adapter</w:t>
      </w:r>
    </w:p>
  </w:comment>
  <w:comment w:id="48" w:author="Romain GARDENAT" w:date="1900-01-01T00:00:00Z" w:initials="RG">
    <w:p w14:paraId="41369249" w14:textId="1D35FE12" w:rsidR="00002245" w:rsidRDefault="00002245">
      <w:pPr>
        <w:pStyle w:val="Commentaire"/>
      </w:pPr>
      <w:r>
        <w:rPr>
          <w:rStyle w:val="Marquedecommentaire"/>
        </w:rPr>
        <w:annotationRef/>
      </w:r>
      <w:r w:rsidRPr="51793C11">
        <w:t>Attention, on ne gère que les parties communes depuis l'app immeuble. Gérer les espaces privatifs nécessiterait des connexions avec les SI des clients (MS 365...) notamment pour les calendriers partagés des salles de réunion par exemple; je ne suis pas convaincu que les DSI de nos clients y soient très favorables.</w:t>
      </w:r>
    </w:p>
  </w:comment>
  <w:comment w:id="49" w:author="Victor KAPRIEV" w:date="2025-10-29T09:03:00Z" w:initials="VK">
    <w:p w14:paraId="44094A2E" w14:textId="77777777" w:rsidR="00154BD4" w:rsidRDefault="00154BD4" w:rsidP="00154BD4">
      <w:pPr>
        <w:pStyle w:val="Commentaire"/>
      </w:pPr>
      <w:r>
        <w:rPr>
          <w:rStyle w:val="Marquedecommentaire"/>
        </w:rPr>
        <w:annotationRef/>
      </w:r>
      <w:r>
        <w:t>Ce paragraphe est surtout dédié au sièges Praemia. Si c’est trop précis, je peux l’enlever</w:t>
      </w:r>
    </w:p>
  </w:comment>
  <w:comment w:id="50" w:author="Sébastien GRANDPERRET" w:date="2025-10-29T15:51:00Z" w:initials="SG">
    <w:p w14:paraId="6B133AA3" w14:textId="77777777" w:rsidR="00637038" w:rsidRDefault="00637038" w:rsidP="00637038">
      <w:pPr>
        <w:pStyle w:val="Commentaire"/>
      </w:pPr>
      <w:r>
        <w:rPr>
          <w:rStyle w:val="Marquedecommentaire"/>
        </w:rPr>
        <w:annotationRef/>
      </w:r>
      <w:r>
        <w:t>Comme dis Victor, on a pris en compte un volet privatif pour votre siège et donc connexion à o365 Praemia et SSO Praemia.</w:t>
      </w:r>
    </w:p>
  </w:comment>
  <w:comment w:id="51" w:author="Romain GARDENAT [2]" w:date="2025-10-31T10:46:00Z" w:initials="RG">
    <w:p w14:paraId="2873C59D" w14:textId="77777777" w:rsidR="00F04E22" w:rsidRDefault="00F04E22" w:rsidP="00F04E22">
      <w:pPr>
        <w:pStyle w:val="Commentaire"/>
      </w:pPr>
      <w:r>
        <w:rPr>
          <w:rStyle w:val="Marquedecommentaire"/>
        </w:rPr>
        <w:annotationRef/>
      </w:r>
      <w:r>
        <w:t>Ok, je pense qu’il faut le mettre en priorité 2 du coup</w:t>
      </w:r>
    </w:p>
  </w:comment>
  <w:comment w:id="52" w:author="Sébastien GRANDPERRET" w:date="2025-10-15T09:52:00Z" w:initials="SG">
    <w:p w14:paraId="6B438259" w14:textId="2AA2149C" w:rsidR="009D60B7" w:rsidRDefault="009D60B7" w:rsidP="009D60B7">
      <w:pPr>
        <w:pStyle w:val="Commentaire"/>
      </w:pPr>
      <w:r>
        <w:rPr>
          <w:rStyle w:val="Marquedecommentaire"/>
        </w:rPr>
        <w:annotationRef/>
      </w:r>
      <w:r>
        <w:t>En dessous, je pense qu’on peut dire dès maintenant le principe de deux offres différenciée avec Base pour l’espace locataire, qui a vocation à être déployer partout et Premium avec l’offre de services complete et demander que le modèle financier reflete cette demande</w:t>
      </w:r>
    </w:p>
  </w:comment>
  <w:comment w:id="53" w:author="Victor KAPRIEV" w:date="2025-10-15T15:13:00Z" w:initials="VK">
    <w:p w14:paraId="1BCDB1B8" w14:textId="77777777" w:rsidR="00164297" w:rsidRDefault="00164297" w:rsidP="00164297">
      <w:pPr>
        <w:pStyle w:val="Commentaire"/>
      </w:pPr>
      <w:r>
        <w:rPr>
          <w:rStyle w:val="Marquedecommentaire"/>
        </w:rPr>
        <w:annotationRef/>
      </w:r>
      <w:r>
        <w:t>Rajouté en 3</w:t>
      </w:r>
      <w:r>
        <w:rPr>
          <w:vertAlign w:val="superscript"/>
        </w:rPr>
        <w:t>e</w:t>
      </w:r>
      <w:r>
        <w:t xml:space="preserve"> bullet point</w:t>
      </w:r>
    </w:p>
  </w:comment>
  <w:comment w:id="55" w:author="Sébastien GRANDPERRET" w:date="2025-10-15T10:14:00Z" w:initials="SG">
    <w:p w14:paraId="0943E31B" w14:textId="17FB00D2" w:rsidR="009A4CA0" w:rsidRDefault="009A4CA0" w:rsidP="009A4CA0">
      <w:pPr>
        <w:pStyle w:val="Commentaire"/>
      </w:pPr>
      <w:r>
        <w:rPr>
          <w:rStyle w:val="Marquedecommentaire"/>
        </w:rPr>
        <w:annotationRef/>
      </w:r>
      <w:r>
        <w:t>Exigences à ajouter pour les locataires gestionnaires, et pour Praemia SSO</w:t>
      </w:r>
    </w:p>
  </w:comment>
  <w:comment w:id="56" w:author="Romain GARDENAT [2]" w:date="2025-10-31T10:51:00Z" w:initials="RG">
    <w:p w14:paraId="5B90AAA1" w14:textId="77777777" w:rsidR="00E2721D" w:rsidRDefault="00E2721D" w:rsidP="00E2721D">
      <w:pPr>
        <w:pStyle w:val="Commentaire"/>
      </w:pPr>
      <w:r>
        <w:rPr>
          <w:rStyle w:val="Marquedecommentaire"/>
        </w:rPr>
        <w:annotationRef/>
      </w:r>
      <w:r>
        <w:t>J’ai un doute sur le fait de rendre obligatoire le SSO pour les utilisateurs finaux  des immeubles. S’ils utilisent leur email professionnelles, cela pourrait être bloquant avec leur DSI ?</w:t>
      </w:r>
    </w:p>
  </w:comment>
  <w:comment w:id="57" w:author="Sébastien GRANDPERRET" w:date="2025-11-03T10:21:00Z" w:initials="SG">
    <w:p w14:paraId="14249821" w14:textId="77777777" w:rsidR="00EE1E61" w:rsidRDefault="00EE1E61" w:rsidP="00EE1E61">
      <w:pPr>
        <w:pStyle w:val="Commentaire"/>
      </w:pPr>
      <w:r>
        <w:rPr>
          <w:rStyle w:val="Marquedecommentaire"/>
        </w:rPr>
        <w:annotationRef/>
      </w:r>
      <w:r>
        <w:t>Ce serait uniquement pour les utilisateurs Praemia REIM (sur le siège) car impossible pour les locataires (complexe en tout cas)</w:t>
      </w:r>
    </w:p>
  </w:comment>
  <w:comment w:id="58" w:author="Sébastien GRANDPERRET" w:date="2025-11-05T11:26:00Z" w:initials="SG">
    <w:p w14:paraId="73C6B7A2" w14:textId="77777777" w:rsidR="00D97BDA" w:rsidRDefault="00D97BDA" w:rsidP="00D97BDA">
      <w:pPr>
        <w:pStyle w:val="Commentaire"/>
      </w:pPr>
      <w:r>
        <w:rPr>
          <w:rStyle w:val="Marquedecommentaire"/>
        </w:rPr>
        <w:annotationRef/>
      </w:r>
      <w:r>
        <w:t>Discuté en COPROJ</w:t>
      </w:r>
    </w:p>
  </w:comment>
  <w:comment w:id="59" w:author="Sébastien GRANDPERRET" w:date="2025-10-28T11:57:00Z" w:initials="SG">
    <w:p w14:paraId="2DEE499C" w14:textId="0BB885F0" w:rsidR="00124BD3" w:rsidRDefault="00124BD3" w:rsidP="00124BD3">
      <w:pPr>
        <w:pStyle w:val="Commentaire"/>
      </w:pPr>
      <w:r>
        <w:rPr>
          <w:rStyle w:val="Marquedecommentaire"/>
        </w:rPr>
        <w:annotationRef/>
      </w:r>
      <w:r>
        <w:t>C’est ici qu’on mettra les éléments de KPI / Reporing évoqué avec Romain hier</w:t>
      </w:r>
    </w:p>
  </w:comment>
  <w:comment w:id="60" w:author="Heloise BRETON" w:date="2025-10-30T15:40:00Z" w:initials="HB">
    <w:p w14:paraId="51D3FAC9" w14:textId="43620251" w:rsidR="005B381E" w:rsidRDefault="005B381E">
      <w:pPr>
        <w:pStyle w:val="Commentaire"/>
      </w:pPr>
      <w:r>
        <w:rPr>
          <w:rStyle w:val="Marquedecommentaire"/>
        </w:rPr>
        <w:annotationRef/>
      </w:r>
      <w:r w:rsidRPr="4C640AAA">
        <w:t>merci de bien prendre en compte l'apllication n'est pas seule visee ; il faut plutot parle de "la solution" ou alors viser app + plateforme car les attendus portent sur les 2 aspects</w:t>
      </w:r>
    </w:p>
    <w:p w14:paraId="0EFC9EBA" w14:textId="5EC62048" w:rsidR="005B381E" w:rsidRDefault="005B381E">
      <w:pPr>
        <w:pStyle w:val="Commentaire"/>
      </w:pPr>
    </w:p>
  </w:comment>
  <w:comment w:id="61" w:author="Heloise BRETON" w:date="2025-10-30T15:42:00Z" w:initials="HB">
    <w:p w14:paraId="0AB14E4F" w14:textId="2B2663C5" w:rsidR="00FE2D13" w:rsidRDefault="00FE2D13">
      <w:pPr>
        <w:pStyle w:val="Commentaire"/>
      </w:pPr>
      <w:r>
        <w:rPr>
          <w:rStyle w:val="Marquedecommentaire"/>
        </w:rPr>
        <w:annotationRef/>
      </w:r>
      <w:r w:rsidRPr="2CE146F9">
        <w:t>les attendus en terme d'UX et de reporting s'appliqueront aussi pour la solution "technique" qui devra s'insérer dans le lot 1</w:t>
      </w:r>
    </w:p>
  </w:comment>
  <w:comment w:id="62" w:author="Sébastien GRANDPERRET" w:date="2025-11-05T11:26:00Z" w:initials="SG">
    <w:p w14:paraId="2D3B8783" w14:textId="77777777" w:rsidR="00E417F8" w:rsidRDefault="00E417F8" w:rsidP="00E417F8">
      <w:pPr>
        <w:pStyle w:val="Commentaire"/>
      </w:pPr>
      <w:r>
        <w:rPr>
          <w:rStyle w:val="Marquedecommentaire"/>
        </w:rPr>
        <w:annotationRef/>
      </w:r>
      <w:r>
        <w:t>OK, pris en compte</w:t>
      </w:r>
    </w:p>
  </w:comment>
  <w:comment w:id="64" w:author="Sébastien GRANDPERRET" w:date="2025-10-15T11:04:00Z" w:initials="SG">
    <w:p w14:paraId="085E11B1" w14:textId="18F0823E" w:rsidR="002930F6" w:rsidRDefault="002930F6" w:rsidP="002930F6">
      <w:pPr>
        <w:pStyle w:val="Commentaire"/>
      </w:pPr>
      <w:r>
        <w:rPr>
          <w:rStyle w:val="Marquedecommentaire"/>
        </w:rPr>
        <w:annotationRef/>
      </w:r>
      <w:r>
        <w:t>Exigence fonctionnelle, à mettre dans la partie gestion des espaces (à créer cf. commentaire plus haut)</w:t>
      </w:r>
    </w:p>
  </w:comment>
  <w:comment w:id="65" w:author="Victor KAPRIEV" w:date="2025-10-29T12:35:00Z" w:initials="VK">
    <w:p w14:paraId="74E416C5" w14:textId="77777777" w:rsidR="0074202F" w:rsidRDefault="0074202F" w:rsidP="0074202F">
      <w:pPr>
        <w:pStyle w:val="Commentaire"/>
      </w:pPr>
      <w:r>
        <w:rPr>
          <w:rStyle w:val="Marquedecommentaire"/>
        </w:rPr>
        <w:annotationRef/>
      </w:r>
      <w:r>
        <w:t>Fait</w:t>
      </w:r>
    </w:p>
  </w:comment>
  <w:comment w:id="66" w:author="Sébastien GRANDPERRET" w:date="2025-10-15T11:10:00Z" w:initials="SG">
    <w:p w14:paraId="7F5016D7" w14:textId="77777777" w:rsidR="0074202F" w:rsidRDefault="0074202F" w:rsidP="00E22B19">
      <w:pPr>
        <w:pStyle w:val="Commentaire"/>
      </w:pPr>
      <w:r>
        <w:rPr>
          <w:rStyle w:val="Marquedecommentaire"/>
        </w:rPr>
        <w:annotationRef/>
      </w:r>
      <w:r>
        <w:t>Exigence fonctionnelle, à mettre dans la partie gestion des espaces (à créer cf. commentaire plus haut)</w:t>
      </w:r>
    </w:p>
  </w:comment>
  <w:comment w:id="67" w:author="Victor KAPRIEV" w:date="2025-10-29T12:37:00Z" w:initials="VK">
    <w:p w14:paraId="284D5957" w14:textId="77777777" w:rsidR="00E77BCF" w:rsidRDefault="00E77BCF" w:rsidP="00E77BCF">
      <w:pPr>
        <w:pStyle w:val="Commentaire"/>
      </w:pPr>
      <w:r>
        <w:rPr>
          <w:rStyle w:val="Marquedecommentaire"/>
        </w:rPr>
        <w:annotationRef/>
      </w:r>
      <w:r>
        <w:t>Fait</w:t>
      </w:r>
    </w:p>
  </w:comment>
  <w:comment w:id="68" w:author="Sébastien GRANDPERRET" w:date="2025-10-15T11:11:00Z" w:initials="SG">
    <w:p w14:paraId="588CC727" w14:textId="77777777" w:rsidR="00E77BCF" w:rsidRDefault="00E77BCF" w:rsidP="00E56932">
      <w:pPr>
        <w:pStyle w:val="Commentaire"/>
      </w:pPr>
      <w:r>
        <w:rPr>
          <w:rStyle w:val="Marquedecommentaire"/>
        </w:rPr>
        <w:annotationRef/>
      </w:r>
      <w:r>
        <w:t>Fonctionnel idem</w:t>
      </w:r>
    </w:p>
  </w:comment>
  <w:comment w:id="69" w:author="Victor KAPRIEV" w:date="2025-10-29T12:38:00Z" w:initials="VK">
    <w:p w14:paraId="2ED071D3" w14:textId="77777777" w:rsidR="00E77BCF" w:rsidRDefault="00E77BCF" w:rsidP="00E77BCF">
      <w:pPr>
        <w:pStyle w:val="Commentaire"/>
      </w:pPr>
      <w:r>
        <w:rPr>
          <w:rStyle w:val="Marquedecommentaire"/>
        </w:rPr>
        <w:annotationRef/>
      </w:r>
      <w:r>
        <w:t>Fait</w:t>
      </w:r>
    </w:p>
  </w:comment>
  <w:comment w:id="70" w:author="Romain GARDENAT [2]" w:date="2025-10-31T15:34:00Z" w:initials="RG">
    <w:p w14:paraId="5B094437" w14:textId="77777777" w:rsidR="00615E70" w:rsidRDefault="00615E70" w:rsidP="00615E70">
      <w:pPr>
        <w:pStyle w:val="Commentaire"/>
      </w:pPr>
      <w:r>
        <w:rPr>
          <w:rStyle w:val="Marquedecommentaire"/>
        </w:rPr>
        <w:annotationRef/>
      </w:r>
      <w:r>
        <w:t>À mettre en priorité 2</w:t>
      </w:r>
    </w:p>
  </w:comment>
  <w:comment w:id="71" w:author="Sébastien GRANDPERRET" w:date="2025-11-03T10:24:00Z" w:initials="SG">
    <w:p w14:paraId="0D8AE659" w14:textId="77777777" w:rsidR="00615E70" w:rsidRDefault="00615E70" w:rsidP="00615E70">
      <w:pPr>
        <w:pStyle w:val="Commentaire"/>
      </w:pPr>
      <w:r>
        <w:rPr>
          <w:rStyle w:val="Marquedecommentaire"/>
        </w:rPr>
        <w:annotationRef/>
      </w:r>
      <w:r>
        <w:t xml:space="preserve">C’est un ajout d’Heloise </w:t>
      </w:r>
    </w:p>
  </w:comment>
  <w:comment w:id="72" w:author="Sébastien GRANDPERRET" w:date="2025-10-15T10:36:00Z" w:initials="SG">
    <w:p w14:paraId="1788F506" w14:textId="2A25BB76" w:rsidR="00660648" w:rsidRDefault="00660648" w:rsidP="00660648">
      <w:pPr>
        <w:pStyle w:val="Commentaire"/>
      </w:pPr>
      <w:r>
        <w:rPr>
          <w:rStyle w:val="Marquedecommentaire"/>
        </w:rPr>
        <w:annotationRef/>
      </w:r>
      <w:r>
        <w:t>Extraire dans une partie dédiée la gestion des salles avec les caractéristiques, photo, capacité à mettre en favori pour un user, l’usage (commun ou privé), etc</w:t>
      </w:r>
    </w:p>
  </w:comment>
  <w:comment w:id="73" w:author="Victor KAPRIEV" w:date="2025-10-15T15:20:00Z" w:initials="VK">
    <w:p w14:paraId="3E7EEE50" w14:textId="77777777" w:rsidR="00CA3736" w:rsidRDefault="00CA3736" w:rsidP="00CA3736">
      <w:pPr>
        <w:pStyle w:val="Commentaire"/>
      </w:pPr>
      <w:r>
        <w:rPr>
          <w:rStyle w:val="Marquedecommentaire"/>
        </w:rPr>
        <w:annotationRef/>
      </w:r>
      <w:r>
        <w:t>Nouvelle section dédiée</w:t>
      </w:r>
    </w:p>
  </w:comment>
  <w:comment w:id="74" w:author="Sébastien GRANDPERRET" w:date="2025-10-30T17:27:00Z" w:initials="SG">
    <w:p w14:paraId="67102D9C" w14:textId="77777777" w:rsidR="007341C6" w:rsidRDefault="007341C6" w:rsidP="007341C6">
      <w:pPr>
        <w:pStyle w:val="Commentaire"/>
      </w:pPr>
      <w:r>
        <w:rPr>
          <w:rStyle w:val="Marquedecommentaire"/>
        </w:rPr>
        <w:annotationRef/>
      </w:r>
      <w:r>
        <w:t>Intégrer point d’Heloise sur les création salesforce et état locatif</w:t>
      </w:r>
    </w:p>
  </w:comment>
  <w:comment w:id="75" w:author="Sébastien GRANDPERRET" w:date="2025-10-15T10:49:00Z" w:initials="SG">
    <w:p w14:paraId="7C26A060" w14:textId="7694320C" w:rsidR="00545287" w:rsidRDefault="00545287" w:rsidP="00545287">
      <w:pPr>
        <w:pStyle w:val="Commentaire"/>
      </w:pPr>
      <w:r>
        <w:rPr>
          <w:rStyle w:val="Marquedecommentaire"/>
        </w:rPr>
        <w:annotationRef/>
      </w:r>
      <w:r>
        <w:t>Il manque des exigences ici, notamment portail pour les prestataires, capacité à faire</w:t>
      </w:r>
    </w:p>
  </w:comment>
  <w:comment w:id="76" w:author="Victor KAPRIEV" w:date="2025-10-16T14:56:00Z" w:initials="VK">
    <w:p w14:paraId="079CF14C" w14:textId="77777777" w:rsidR="00F71C1B" w:rsidRDefault="00F71C1B" w:rsidP="00F71C1B">
      <w:pPr>
        <w:pStyle w:val="Commentaire"/>
      </w:pPr>
      <w:r>
        <w:rPr>
          <w:rStyle w:val="Marquedecommentaire"/>
        </w:rPr>
        <w:annotationRef/>
      </w:r>
      <w:r>
        <w:t>fait</w:t>
      </w:r>
    </w:p>
  </w:comment>
  <w:comment w:id="77" w:author="Sébastien GRANDPERRET" w:date="2025-10-24T17:52:00Z" w:initials="SG">
    <w:p w14:paraId="0338D3F4" w14:textId="77777777" w:rsidR="00821D87" w:rsidRDefault="00821D87" w:rsidP="00821D87">
      <w:pPr>
        <w:pStyle w:val="Commentaire"/>
      </w:pPr>
      <w:r>
        <w:rPr>
          <w:rStyle w:val="Marquedecommentaire"/>
        </w:rPr>
        <w:annotationRef/>
      </w:r>
      <w:r>
        <w:t>Je trouve que ça fait bcp d’exigences pour une fonctionnalité mineure, en comparaison avec le room booking par exemple</w:t>
      </w:r>
    </w:p>
  </w:comment>
  <w:comment w:id="78" w:author="Victor KAPRIEV" w:date="2025-10-29T09:14:00Z" w:initials="VK">
    <w:p w14:paraId="0CECC14E" w14:textId="77777777" w:rsidR="000A767B" w:rsidRDefault="000A767B" w:rsidP="000A767B">
      <w:pPr>
        <w:pStyle w:val="Commentaire"/>
      </w:pPr>
      <w:r>
        <w:rPr>
          <w:rStyle w:val="Marquedecommentaire"/>
        </w:rPr>
        <w:annotationRef/>
      </w:r>
      <w:r>
        <w:t>Je te propose d’effacer les 2 dernières rouges, qui sont déjà décrites dans le paragraphe du dessus</w:t>
      </w:r>
    </w:p>
  </w:comment>
  <w:comment w:id="79" w:author="Sébastien GRANDPERRET" w:date="2025-10-16T17:52:00Z" w:initials="SG">
    <w:p w14:paraId="0F2CD846" w14:textId="77777777" w:rsidR="00CC0DB3" w:rsidRDefault="00CC0DB3" w:rsidP="00CC0DB3">
      <w:pPr>
        <w:pStyle w:val="Commentaire"/>
      </w:pPr>
      <w:r>
        <w:rPr>
          <w:rStyle w:val="Marquedecommentaire"/>
        </w:rPr>
        <w:annotationRef/>
      </w:r>
      <w:r>
        <w:t>À voir avec Alicia si pertinent pour les utilisateurs Praemia et si volonté d’avoir une solution plus simple pour les enregistrement visiteurs pour les locataires (ex. adresse mail à ajouter qui créé les pré-enregistrement automatiquement)</w:t>
      </w:r>
    </w:p>
  </w:comment>
  <w:comment w:id="80" w:author="Sébastien GRANDPERRET" w:date="2025-11-05T11:29:00Z" w:initials="SG">
    <w:p w14:paraId="7EE083E8" w14:textId="77777777" w:rsidR="00CD0647" w:rsidRDefault="00CD0647" w:rsidP="00CD0647">
      <w:pPr>
        <w:pStyle w:val="Commentaire"/>
      </w:pPr>
      <w:r>
        <w:rPr>
          <w:rStyle w:val="Marquedecommentaire"/>
        </w:rPr>
        <w:annotationRef/>
      </w:r>
      <w:r>
        <w:t>Discuté en COPOJ</w:t>
      </w:r>
    </w:p>
  </w:comment>
  <w:comment w:id="81" w:author="Sébastien GRANDPERRET" w:date="2025-10-16T11:08:00Z" w:initials="SG">
    <w:p w14:paraId="13BB098F" w14:textId="474C5D9D" w:rsidR="00FF7DC5" w:rsidRDefault="00FF7DC5" w:rsidP="00CB1A14">
      <w:pPr>
        <w:pStyle w:val="Commentaire"/>
      </w:pPr>
      <w:r>
        <w:rPr>
          <w:rStyle w:val="Marquedecommentaire"/>
        </w:rPr>
        <w:annotationRef/>
      </w:r>
      <w:r>
        <w:t>À séparer en 2 exigences : visites de groupe avec import excel et enregistrement des visiteurs récurrents</w:t>
      </w:r>
    </w:p>
  </w:comment>
  <w:comment w:id="82" w:author="Victor KAPRIEV" w:date="2025-10-16T15:29:00Z" w:initials="VK">
    <w:p w14:paraId="096A757D" w14:textId="77777777" w:rsidR="00FF7DC5" w:rsidRDefault="00FF7DC5" w:rsidP="00CB1A14">
      <w:pPr>
        <w:pStyle w:val="Commentaire"/>
      </w:pPr>
      <w:r>
        <w:rPr>
          <w:rStyle w:val="Marquedecommentaire"/>
        </w:rPr>
        <w:annotationRef/>
      </w:r>
      <w:r>
        <w:t>Fait</w:t>
      </w:r>
    </w:p>
  </w:comment>
  <w:comment w:id="83" w:author="Sébastien GRANDPERRET" w:date="2025-10-16T11:08:00Z" w:initials="SG">
    <w:p w14:paraId="076D7CD1" w14:textId="77777777" w:rsidR="00CB1A14" w:rsidRDefault="00CB1A14" w:rsidP="00CB1A14">
      <w:pPr>
        <w:pStyle w:val="Commentaire"/>
      </w:pPr>
      <w:r>
        <w:rPr>
          <w:rStyle w:val="Marquedecommentaire"/>
        </w:rPr>
        <w:annotationRef/>
      </w:r>
      <w:r>
        <w:t>À séparer en 2 exigences : visites de groupe avec import excel et enregistrement des visiteurs récurrents</w:t>
      </w:r>
    </w:p>
  </w:comment>
  <w:comment w:id="84" w:author="Victor KAPRIEV" w:date="2025-10-16T15:29:00Z" w:initials="VK">
    <w:p w14:paraId="0E5A02CB" w14:textId="77777777" w:rsidR="00CB1A14" w:rsidRDefault="00CB1A14" w:rsidP="00CB1A14">
      <w:pPr>
        <w:pStyle w:val="Commentaire"/>
      </w:pPr>
      <w:r>
        <w:rPr>
          <w:rStyle w:val="Marquedecommentaire"/>
        </w:rPr>
        <w:annotationRef/>
      </w:r>
      <w:r>
        <w:t>Fait</w:t>
      </w:r>
    </w:p>
  </w:comment>
  <w:comment w:id="85" w:author="Sébastien GRANDPERRET" w:date="2025-10-24T17:55:00Z" w:initials="SG">
    <w:p w14:paraId="38C34497" w14:textId="77777777" w:rsidR="0004477C" w:rsidRDefault="00D42D90" w:rsidP="0004477C">
      <w:pPr>
        <w:pStyle w:val="Commentaire"/>
      </w:pPr>
      <w:r>
        <w:rPr>
          <w:rStyle w:val="Marquedecommentaire"/>
        </w:rPr>
        <w:annotationRef/>
      </w:r>
      <w:r w:rsidR="0004477C">
        <w:t>Vérifier avec Alicia ou Romain si ça doit faire partie du besoin, mais généralement standard des solutions de visitor managment</w:t>
      </w:r>
    </w:p>
  </w:comment>
  <w:comment w:id="86" w:author="Sébastien GRANDPERRET" w:date="2025-11-05T11:29:00Z" w:initials="SG">
    <w:p w14:paraId="1AE6F753" w14:textId="77777777" w:rsidR="00774CAF" w:rsidRDefault="00774CAF" w:rsidP="00774CAF">
      <w:pPr>
        <w:pStyle w:val="Commentaire"/>
      </w:pPr>
      <w:r>
        <w:rPr>
          <w:rStyle w:val="Marquedecommentaire"/>
        </w:rPr>
        <w:annotationRef/>
      </w:r>
      <w:r>
        <w:t>Discuté en COPROJ</w:t>
      </w:r>
    </w:p>
  </w:comment>
  <w:comment w:id="87" w:author="Sébastien GRANDPERRET" w:date="2025-10-24T18:01:00Z" w:initials="SG">
    <w:p w14:paraId="74072654" w14:textId="1365CD6D" w:rsidR="00E02221" w:rsidRDefault="00E02221" w:rsidP="00E02221">
      <w:pPr>
        <w:pStyle w:val="Commentaire"/>
      </w:pPr>
      <w:r>
        <w:rPr>
          <w:rStyle w:val="Marquedecommentaire"/>
        </w:rPr>
        <w:annotationRef/>
      </w:r>
      <w:r>
        <w:t>Ajouter l’intégration avec le contrôle d’accès local pour créer le visiteur, transmettre l’information de check-in et de check-out</w:t>
      </w:r>
    </w:p>
  </w:comment>
  <w:comment w:id="88" w:author="Victor KAPRIEV" w:date="2025-10-29T12:44:00Z" w:initials="VK">
    <w:p w14:paraId="2C7CC20C" w14:textId="77777777" w:rsidR="008030AD" w:rsidRDefault="008030AD" w:rsidP="008030AD">
      <w:pPr>
        <w:pStyle w:val="Commentaire"/>
      </w:pPr>
      <w:r>
        <w:rPr>
          <w:rStyle w:val="Marquedecommentaire"/>
        </w:rPr>
        <w:annotationRef/>
      </w:r>
      <w:r>
        <w:t>Fait</w:t>
      </w:r>
    </w:p>
  </w:comment>
  <w:comment w:id="89" w:author="Alicia LUCIDI" w:date="2025-11-03T09:11:00Z" w:initials="AL">
    <w:p w14:paraId="7A63933A" w14:textId="6932B341" w:rsidR="00857921" w:rsidRDefault="008963E2">
      <w:pPr>
        <w:pStyle w:val="Commentaire"/>
      </w:pPr>
      <w:r>
        <w:rPr>
          <w:rStyle w:val="Marquedecommentaire"/>
        </w:rPr>
        <w:annotationRef/>
      </w:r>
      <w:r w:rsidRPr="6A8E1F93">
        <w:t>Option en web provisioning si possible</w:t>
      </w:r>
    </w:p>
  </w:comment>
  <w:comment w:id="90" w:author="Sébastien GRANDPERRET" w:date="2025-11-05T11:31:00Z" w:initials="SG">
    <w:p w14:paraId="2B2A5741" w14:textId="77777777" w:rsidR="00FC19B5" w:rsidRDefault="00FC19B5" w:rsidP="00FC19B5">
      <w:pPr>
        <w:pStyle w:val="Commentaire"/>
      </w:pPr>
      <w:r>
        <w:rPr>
          <w:rStyle w:val="Marquedecommentaire"/>
        </w:rPr>
        <w:annotationRef/>
      </w:r>
      <w:r>
        <w:t>Ok intégré</w:t>
      </w:r>
    </w:p>
  </w:comment>
  <w:comment w:id="91" w:author="Alicia LUCIDI" w:date="2025-11-03T09:12:00Z" w:initials="AL">
    <w:p w14:paraId="6E9993ED" w14:textId="398EF56C" w:rsidR="00857921" w:rsidRDefault="008963E2">
      <w:pPr>
        <w:pStyle w:val="Commentaire"/>
      </w:pPr>
      <w:r>
        <w:rPr>
          <w:rStyle w:val="Marquedecommentaire"/>
        </w:rPr>
        <w:annotationRef/>
      </w:r>
      <w:r w:rsidRPr="715CD3AC">
        <w:t xml:space="preserve">Pour moi, une option de customisation est essentielle </w:t>
      </w:r>
    </w:p>
  </w:comment>
  <w:comment w:id="92" w:author="Sébastien GRANDPERRET" w:date="2025-11-03T10:26:00Z" w:initials="SG">
    <w:p w14:paraId="29CDB709" w14:textId="77777777" w:rsidR="0068548E" w:rsidRDefault="0068548E" w:rsidP="0068548E">
      <w:pPr>
        <w:pStyle w:val="Commentaire"/>
      </w:pPr>
      <w:r>
        <w:rPr>
          <w:rStyle w:val="Marquedecommentaire"/>
        </w:rPr>
        <w:annotationRef/>
      </w:r>
      <w:r>
        <w:t>Ok, mis à jour</w:t>
      </w:r>
    </w:p>
  </w:comment>
  <w:comment w:id="93" w:author="Sébastien GRANDPERRET" w:date="2025-11-05T11:18:00Z" w:initials="SG">
    <w:p w14:paraId="5BBEB977" w14:textId="77777777" w:rsidR="00A86A5D" w:rsidRDefault="00A86A5D" w:rsidP="00A86A5D">
      <w:pPr>
        <w:pStyle w:val="Commentaire"/>
      </w:pPr>
      <w:r>
        <w:rPr>
          <w:rStyle w:val="Marquedecommentaire"/>
        </w:rPr>
        <w:annotationRef/>
      </w:r>
      <w:r>
        <w:t xml:space="preserve">Reprise commentaire Axel : </w:t>
      </w:r>
      <w:r>
        <w:br/>
      </w:r>
      <w:r>
        <w:br/>
        <w:t>Le ticketing doit être établi avec des catégories et des motifs prédéfinis et en corrélation avec la GMAO, le référentiel doit être le même pour toute les solutions.</w:t>
      </w:r>
    </w:p>
    <w:p w14:paraId="3EDDF35B" w14:textId="77777777" w:rsidR="00A86A5D" w:rsidRDefault="00A86A5D" w:rsidP="00A86A5D">
      <w:pPr>
        <w:pStyle w:val="Commentaire"/>
      </w:pPr>
      <w:r>
        <w:t>Le ticketing doit permettre un dispatch automatique des demandes via un workflow de manière à ce que la demande soit adressée au bon interlocuteur.</w:t>
      </w:r>
    </w:p>
    <w:p w14:paraId="2F14E52D" w14:textId="77777777" w:rsidR="00A86A5D" w:rsidRDefault="00A86A5D" w:rsidP="00A86A5D">
      <w:pPr>
        <w:pStyle w:val="Commentaire"/>
      </w:pPr>
      <w:r>
        <w:t>Pour les DI technique les demandes doivent être directement transférées dans la GMAO du mainteneur (ou VEOLYS) et en lien interdirectionnel pour éviter l’utilisation de plusieurs plateforme.</w:t>
      </w:r>
    </w:p>
  </w:comment>
  <w:comment w:id="94" w:author="Sébastien GRANDPERRET" w:date="2025-11-05T11:35:00Z" w:initials="SG">
    <w:p w14:paraId="1E64C2FD" w14:textId="77777777" w:rsidR="006E525A" w:rsidRDefault="006E525A" w:rsidP="006E525A">
      <w:pPr>
        <w:pStyle w:val="Commentaire"/>
      </w:pPr>
      <w:r>
        <w:rPr>
          <w:rStyle w:val="Marquedecommentaire"/>
        </w:rPr>
        <w:annotationRef/>
      </w:r>
      <w:r>
        <w:t>Ajout sur les catégories / sous-catégories. Les exigences étaient présentes dans le lot 1.2, mais on peut les rappeler. Idem sur la partie routage, renvoi vers l’interface admin gestion de ticket qui est décrite dans le lot 1.2</w:t>
      </w:r>
    </w:p>
  </w:comment>
  <w:comment w:id="95" w:author="Alicia LUCIDI" w:date="2025-10-23T11:19:00Z" w:initials="AL">
    <w:p w14:paraId="01F689AA" w14:textId="70A683AB" w:rsidR="0029306D" w:rsidRDefault="0029306D">
      <w:pPr>
        <w:pStyle w:val="Commentaire"/>
      </w:pPr>
      <w:r>
        <w:rPr>
          <w:rStyle w:val="Marquedecommentaire"/>
        </w:rPr>
        <w:annotationRef/>
      </w:r>
      <w:r w:rsidRPr="047B87EA">
        <w:t>mobile &amp; email (newsletters)</w:t>
      </w:r>
    </w:p>
  </w:comment>
  <w:comment w:id="96" w:author="Victor KAPRIEV" w:date="2025-10-24T08:47:00Z" w:initials="VK">
    <w:p w14:paraId="2A6A5F94" w14:textId="77777777" w:rsidR="006142D6" w:rsidRDefault="006142D6" w:rsidP="006142D6">
      <w:pPr>
        <w:pStyle w:val="Commentaire"/>
      </w:pPr>
      <w:r>
        <w:rPr>
          <w:rStyle w:val="Marquedecommentaire"/>
        </w:rPr>
        <w:annotationRef/>
      </w:r>
      <w:r>
        <w:t>fait</w:t>
      </w:r>
    </w:p>
  </w:comment>
  <w:comment w:id="97" w:author="Sébastien GRANDPERRET" w:date="2025-10-29T17:13:00Z" w:initials="SG">
    <w:p w14:paraId="70AF5917" w14:textId="77777777" w:rsidR="00701D57" w:rsidRDefault="00701D57" w:rsidP="00701D57">
      <w:pPr>
        <w:pStyle w:val="Commentaire"/>
      </w:pPr>
      <w:r>
        <w:rPr>
          <w:rStyle w:val="Marquedecommentaire"/>
        </w:rPr>
        <w:annotationRef/>
      </w:r>
      <w:r>
        <w:t>Reste à faire</w:t>
      </w:r>
    </w:p>
  </w:comment>
  <w:comment w:id="98" w:author="Victor KAPRIEV" w:date="2025-10-30T10:29:00Z" w:initials="VK">
    <w:p w14:paraId="31A1A42D" w14:textId="77777777" w:rsidR="00CE0AA3" w:rsidRDefault="00CE0AA3" w:rsidP="00CE0AA3">
      <w:pPr>
        <w:pStyle w:val="Commentaire"/>
      </w:pPr>
      <w:r>
        <w:rPr>
          <w:rStyle w:val="Marquedecommentaire"/>
        </w:rPr>
        <w:annotationRef/>
      </w:r>
      <w:r>
        <w:t>À valider</w:t>
      </w:r>
    </w:p>
  </w:comment>
  <w:comment w:id="99" w:author="Sébastien GRANDPERRET" w:date="2025-10-16T18:01:00Z" w:initials="SG">
    <w:p w14:paraId="2D8867A6" w14:textId="14C4098F" w:rsidR="00607EBA" w:rsidRDefault="00607EBA" w:rsidP="00607EBA">
      <w:pPr>
        <w:pStyle w:val="Commentaire"/>
      </w:pPr>
      <w:r>
        <w:rPr>
          <w:rStyle w:val="Marquedecommentaire"/>
        </w:rPr>
        <w:annotationRef/>
      </w:r>
      <w:r>
        <w:t>Ajouter animation de l’applicatino avec des posts réguliers</w:t>
      </w:r>
    </w:p>
  </w:comment>
  <w:comment w:id="100" w:author="Victor KAPRIEV" w:date="2025-10-29T14:16:00Z" w:initials="VK">
    <w:p w14:paraId="63389ECF" w14:textId="77777777" w:rsidR="005A5A28" w:rsidRDefault="005A5A28" w:rsidP="005A5A28">
      <w:pPr>
        <w:pStyle w:val="Commentaire"/>
      </w:pPr>
      <w:r>
        <w:rPr>
          <w:rStyle w:val="Marquedecommentaire"/>
        </w:rPr>
        <w:annotationRef/>
      </w:r>
      <w:r>
        <w:t>Fait</w:t>
      </w:r>
    </w:p>
  </w:comment>
  <w:comment w:id="102" w:author="Sébastien GRANDPERRET" w:date="2025-10-16T17:27:00Z" w:initials="SG">
    <w:p w14:paraId="7D9911F7" w14:textId="77777777" w:rsidR="00A27E1A" w:rsidRDefault="00A27E1A" w:rsidP="00A27E1A">
      <w:pPr>
        <w:pStyle w:val="Commentaire"/>
      </w:pPr>
      <w:r>
        <w:rPr>
          <w:rStyle w:val="Marquedecommentaire"/>
        </w:rPr>
        <w:annotationRef/>
      </w:r>
      <w:r>
        <w:t>Même principe que pour la restauratino</w:t>
      </w:r>
    </w:p>
  </w:comment>
  <w:comment w:id="103" w:author="Victor KAPRIEV" w:date="2025-10-29T14:31:00Z" w:initials="VK">
    <w:p w14:paraId="69F9D73C" w14:textId="77777777" w:rsidR="00B76A43" w:rsidRDefault="00B76A43" w:rsidP="00B76A43">
      <w:pPr>
        <w:pStyle w:val="Commentaire"/>
      </w:pPr>
      <w:r>
        <w:rPr>
          <w:rStyle w:val="Marquedecommentaire"/>
        </w:rPr>
        <w:annotationRef/>
      </w:r>
      <w:r>
        <w:t>fait</w:t>
      </w:r>
    </w:p>
  </w:comment>
  <w:comment w:id="104" w:author="Sébastien GRANDPERRET" w:date="2025-10-16T17:30:00Z" w:initials="SG">
    <w:p w14:paraId="48A35F79" w14:textId="77777777" w:rsidR="000E59DD" w:rsidRDefault="00AD7689" w:rsidP="000E59DD">
      <w:pPr>
        <w:pStyle w:val="Commentaire"/>
      </w:pPr>
      <w:r>
        <w:rPr>
          <w:rStyle w:val="Marquedecommentaire"/>
        </w:rPr>
        <w:annotationRef/>
      </w:r>
      <w:r w:rsidR="000E59DD">
        <w:t>Le penser comme réservation de cours sans paiement et le mettre à part de fitness</w:t>
      </w:r>
    </w:p>
  </w:comment>
  <w:comment w:id="105" w:author="Victor KAPRIEV" w:date="2025-10-24T08:50:00Z" w:initials="VK">
    <w:p w14:paraId="0EF2AB10" w14:textId="77777777" w:rsidR="004C5F67" w:rsidRDefault="004C5F67" w:rsidP="004C5F67">
      <w:pPr>
        <w:pStyle w:val="Commentaire"/>
      </w:pPr>
      <w:r>
        <w:rPr>
          <w:rStyle w:val="Marquedecommentaire"/>
        </w:rPr>
        <w:annotationRef/>
      </w:r>
      <w:r>
        <w:t>Fait</w:t>
      </w:r>
    </w:p>
  </w:comment>
  <w:comment w:id="106" w:author="Sébastien GRANDPERRET" w:date="2025-10-28T09:53:00Z" w:initials="SG">
    <w:p w14:paraId="43AF75A8" w14:textId="77777777" w:rsidR="00267119" w:rsidRDefault="00267119" w:rsidP="00267119">
      <w:pPr>
        <w:pStyle w:val="Commentaire"/>
      </w:pPr>
      <w:r>
        <w:rPr>
          <w:rStyle w:val="Marquedecommentaire"/>
        </w:rPr>
        <w:annotationRef/>
      </w:r>
      <w:r>
        <w:t>À reprendre de manière similaire à resto et fitness</w:t>
      </w:r>
    </w:p>
  </w:comment>
  <w:comment w:id="107" w:author="Victor KAPRIEV" w:date="2025-10-29T14:38:00Z" w:initials="VK">
    <w:p w14:paraId="61682452" w14:textId="77777777" w:rsidR="007D5591" w:rsidRDefault="007D5591" w:rsidP="007D5591">
      <w:pPr>
        <w:pStyle w:val="Commentaire"/>
      </w:pPr>
      <w:r>
        <w:rPr>
          <w:rStyle w:val="Marquedecommentaire"/>
        </w:rPr>
        <w:annotationRef/>
      </w:r>
      <w:r>
        <w:t>Fait</w:t>
      </w:r>
    </w:p>
  </w:comment>
  <w:comment w:id="108" w:author="Victor KAPRIEV" w:date="2025-10-29T14:41:00Z" w:initials="VK">
    <w:p w14:paraId="4CD81243" w14:textId="77777777" w:rsidR="002110B9" w:rsidRDefault="002110B9" w:rsidP="002110B9">
      <w:pPr>
        <w:pStyle w:val="Commentaire"/>
      </w:pPr>
      <w:r>
        <w:rPr>
          <w:rStyle w:val="Marquedecommentaire"/>
        </w:rPr>
        <w:annotationRef/>
      </w:r>
      <w:r>
        <w:t>Préciser les services de conciergerie utilisés par Praemia REIM</w:t>
      </w:r>
    </w:p>
  </w:comment>
  <w:comment w:id="109" w:author="Sébastien GRANDPERRET" w:date="2025-11-03T10:28:00Z" w:initials="SG">
    <w:p w14:paraId="40673583" w14:textId="77777777" w:rsidR="00467625" w:rsidRDefault="00467625" w:rsidP="00467625">
      <w:pPr>
        <w:pStyle w:val="Commentaire"/>
      </w:pPr>
      <w:r>
        <w:rPr>
          <w:rStyle w:val="Marquedecommentaire"/>
        </w:rPr>
        <w:annotationRef/>
      </w:r>
      <w:r>
        <w:t>À demander en ad-hoc à Alicia</w:t>
      </w:r>
    </w:p>
  </w:comment>
  <w:comment w:id="111" w:author="Sébastien GRANDPERRET" w:date="2025-10-16T18:11:00Z" w:initials="SG">
    <w:p w14:paraId="55E44E58" w14:textId="77777777" w:rsidR="002958DF" w:rsidRDefault="002958DF" w:rsidP="002958DF">
      <w:pPr>
        <w:pStyle w:val="Commentaire"/>
      </w:pPr>
      <w:r>
        <w:rPr>
          <w:rStyle w:val="Marquedecommentaire"/>
        </w:rPr>
        <w:annotationRef/>
      </w:r>
      <w:r>
        <w:t>Mise à diposition des documents + dépots de documents</w:t>
      </w:r>
    </w:p>
  </w:comment>
  <w:comment w:id="112" w:author="Sébastien GRANDPERRET" w:date="2025-10-16T18:11:00Z" w:initials="SG">
    <w:p w14:paraId="6A0A75C9" w14:textId="77777777" w:rsidR="00FE0947" w:rsidRDefault="00FE0947" w:rsidP="00FE0947">
      <w:pPr>
        <w:pStyle w:val="Commentaire"/>
      </w:pPr>
      <w:r>
        <w:rPr>
          <w:rStyle w:val="Marquedecommentaire"/>
        </w:rPr>
        <w:annotationRef/>
      </w:r>
      <w:r>
        <w:t>Ocnfirmation de la capacité à faire</w:t>
      </w:r>
    </w:p>
  </w:comment>
  <w:comment w:id="113" w:author="Sébastien GRANDPERRET" w:date="2025-10-28T14:56:00Z" w:initials="SG">
    <w:p w14:paraId="047C71E3" w14:textId="77777777" w:rsidR="00C663CC" w:rsidRDefault="00C663CC" w:rsidP="00C663CC">
      <w:pPr>
        <w:pStyle w:val="Commentaire"/>
      </w:pPr>
      <w:r>
        <w:rPr>
          <w:rStyle w:val="Marquedecommentaire"/>
        </w:rPr>
        <w:annotationRef/>
      </w:r>
      <w:r>
        <w:t>Sur le déport de document, on part sur la discussion avec la DSI, à savoir, zone de dépôt de documents par typologie (à définir), vérification de la cohérence et de la validité du document et intégration dans la GED Docuware. En fallback, utilisation des fonctionnalités de ticketing pour communiquer au des documents au gestionnaire, validation par le gestionnaire du ticket et transmission du document dans la GED.</w:t>
      </w:r>
    </w:p>
    <w:p w14:paraId="3529C325" w14:textId="77777777" w:rsidR="00C663CC" w:rsidRDefault="00C663CC" w:rsidP="00C663CC">
      <w:pPr>
        <w:pStyle w:val="Commentaire"/>
      </w:pPr>
    </w:p>
    <w:p w14:paraId="1D1BD45A" w14:textId="77777777" w:rsidR="00C663CC" w:rsidRDefault="00C663CC" w:rsidP="00C663CC">
      <w:pPr>
        <w:pStyle w:val="Commentaire"/>
      </w:pPr>
      <w:r>
        <w:t>Prévoir aussi des rappel sur les échéances annuels de remise de documents obligatoires.</w:t>
      </w:r>
    </w:p>
  </w:comment>
  <w:comment w:id="114" w:author="Victor KAPRIEV" w:date="2025-10-29T15:11:00Z" w:initials="VK">
    <w:p w14:paraId="6741C306" w14:textId="77777777" w:rsidR="009C6AC4" w:rsidRDefault="009C6AC4" w:rsidP="009C6AC4">
      <w:pPr>
        <w:pStyle w:val="Commentaire"/>
      </w:pPr>
      <w:r>
        <w:rPr>
          <w:rStyle w:val="Marquedecommentaire"/>
        </w:rPr>
        <w:annotationRef/>
      </w:r>
      <w:r>
        <w:t>modifié</w:t>
      </w:r>
    </w:p>
  </w:comment>
  <w:comment w:id="115" w:author="Sébastien GRANDPERRET" w:date="2025-10-16T18:13:00Z" w:initials="SG">
    <w:p w14:paraId="7CC1C23C" w14:textId="32892484" w:rsidR="000836A5" w:rsidRDefault="000836A5" w:rsidP="000836A5">
      <w:pPr>
        <w:pStyle w:val="Commentaire"/>
      </w:pPr>
      <w:r>
        <w:rPr>
          <w:rStyle w:val="Marquedecommentaire"/>
        </w:rPr>
        <w:annotationRef/>
      </w:r>
      <w:r>
        <w:t>Intégratino avec la GED Docuware. Préciser si ça existe et comment ils le feront</w:t>
      </w:r>
    </w:p>
  </w:comment>
  <w:comment w:id="116" w:author="Victor KAPRIEV" w:date="2025-10-29T15:18:00Z" w:initials="VK">
    <w:p w14:paraId="55257CB9" w14:textId="77777777" w:rsidR="007A1059" w:rsidRDefault="007A1059" w:rsidP="007A1059">
      <w:pPr>
        <w:pStyle w:val="Commentaire"/>
      </w:pPr>
      <w:r>
        <w:rPr>
          <w:rStyle w:val="Marquedecommentaire"/>
        </w:rPr>
        <w:annotationRef/>
      </w:r>
      <w:r>
        <w:t>fait</w:t>
      </w:r>
    </w:p>
  </w:comment>
  <w:comment w:id="117" w:author="Sébastien GRANDPERRET" w:date="2025-11-05T11:19:00Z" w:initials="SG">
    <w:p w14:paraId="04269433" w14:textId="77777777" w:rsidR="00E90BA9" w:rsidRDefault="00E90BA9" w:rsidP="00E90BA9">
      <w:pPr>
        <w:pStyle w:val="Commentaire"/>
      </w:pPr>
      <w:r>
        <w:rPr>
          <w:rStyle w:val="Marquedecommentaire"/>
        </w:rPr>
        <w:annotationRef/>
      </w:r>
      <w:r>
        <w:t xml:space="preserve">Reprise commentaire Axel : </w:t>
      </w:r>
      <w:r>
        <w:br/>
      </w:r>
      <w:r>
        <w:br/>
        <w:t>Le ticketing doit être établi avec des catégories et des motifs prédéfinis et en corrélation avec la GMAO, le référentiel doit être le même pour toute les solutions.</w:t>
      </w:r>
    </w:p>
    <w:p w14:paraId="571023C2" w14:textId="77777777" w:rsidR="00E90BA9" w:rsidRDefault="00E90BA9" w:rsidP="00E90BA9">
      <w:pPr>
        <w:pStyle w:val="Commentaire"/>
      </w:pPr>
      <w:r>
        <w:t>Le ticketing doit permettre un dispatch automatique des demandes via un workflow de manière à ce que la demande soit adressé au bon interlocuteur.</w:t>
      </w:r>
    </w:p>
    <w:p w14:paraId="73C8E92B" w14:textId="77777777" w:rsidR="00E90BA9" w:rsidRDefault="00E90BA9" w:rsidP="00E90BA9">
      <w:pPr>
        <w:pStyle w:val="Commentaire"/>
      </w:pPr>
      <w:r>
        <w:t>Pour les DI technique les demandes doivent être directement transférées dans la GMAO du mainteneur (ou VEOLYS) et en lien interdirectionnel pour éviter l’utilisation de plusieurs plateforme.</w:t>
      </w:r>
    </w:p>
  </w:comment>
  <w:comment w:id="118" w:author="Sébastien GRANDPERRET" w:date="2025-11-05T11:19:00Z" w:initials="SG">
    <w:p w14:paraId="0A8869F1" w14:textId="77777777" w:rsidR="006D0CA0" w:rsidRDefault="006D0CA0" w:rsidP="006D0CA0">
      <w:pPr>
        <w:pStyle w:val="Commentaire"/>
      </w:pPr>
      <w:r>
        <w:rPr>
          <w:rStyle w:val="Marquedecommentaire"/>
        </w:rPr>
        <w:annotationRef/>
      </w:r>
      <w:r>
        <w:t xml:space="preserve">Reprise commentaire Axel : </w:t>
      </w:r>
      <w:r>
        <w:br/>
      </w:r>
      <w:r>
        <w:br/>
        <w:t xml:space="preserve">Attention le référentiel de motifs et catégories doit être le même pour toutes les solutions </w:t>
      </w:r>
    </w:p>
  </w:comment>
  <w:comment w:id="119" w:author="Sébastien GRANDPERRET" w:date="2025-11-05T11:46:00Z" w:initials="SG">
    <w:p w14:paraId="3F8DC3B7" w14:textId="77777777" w:rsidR="00E31F25" w:rsidRDefault="00E31F25" w:rsidP="00E31F25">
      <w:pPr>
        <w:pStyle w:val="Commentaire"/>
      </w:pPr>
      <w:r>
        <w:rPr>
          <w:rStyle w:val="Marquedecommentaire"/>
        </w:rPr>
        <w:annotationRef/>
      </w:r>
      <w:r>
        <w:t>Ok, modifié</w:t>
      </w:r>
    </w:p>
  </w:comment>
  <w:comment w:id="120" w:author="Sébastien GRANDPERRET" w:date="2025-11-05T11:20:00Z" w:initials="SG">
    <w:p w14:paraId="3B41F673" w14:textId="0F3B7B5B" w:rsidR="00B142A7" w:rsidRDefault="00B142A7" w:rsidP="00B142A7">
      <w:pPr>
        <w:pStyle w:val="Commentaire"/>
      </w:pPr>
      <w:r>
        <w:rPr>
          <w:rStyle w:val="Marquedecommentaire"/>
        </w:rPr>
        <w:annotationRef/>
      </w:r>
      <w:r>
        <w:t xml:space="preserve">Reprise commentaire Axel : </w:t>
      </w:r>
      <w:r>
        <w:br/>
      </w:r>
      <w:r>
        <w:br/>
        <w:t>Utilisation d’un workflow pour le dispatch</w:t>
      </w:r>
    </w:p>
  </w:comment>
  <w:comment w:id="124" w:author="Sébastien GRANDPERRET" w:date="2025-10-31T15:44:00Z" w:initials="SG">
    <w:p w14:paraId="15FE83CE" w14:textId="0006A408" w:rsidR="00C05FE1" w:rsidRDefault="00C05FE1" w:rsidP="00C05FE1">
      <w:pPr>
        <w:pStyle w:val="Commentaire"/>
      </w:pPr>
      <w:r>
        <w:rPr>
          <w:rStyle w:val="Marquedecommentaire"/>
        </w:rPr>
        <w:annotationRef/>
      </w:r>
      <w:r>
        <w:t>Aujourd’hui réalisé dans Altaix (importé de Altaix)</w:t>
      </w:r>
    </w:p>
  </w:comment>
  <w:comment w:id="126" w:author="Sébastien GRANDPERRET" w:date="2025-11-05T11:51:00Z" w:initials="SG">
    <w:p w14:paraId="3275A29D" w14:textId="77777777" w:rsidR="003039F4" w:rsidRDefault="003039F4" w:rsidP="003039F4">
      <w:pPr>
        <w:pStyle w:val="Commentaire"/>
      </w:pPr>
      <w:r>
        <w:rPr>
          <w:rStyle w:val="Marquedecommentaire"/>
        </w:rPr>
        <w:annotationRef/>
      </w:r>
      <w:r>
        <w:t xml:space="preserve">Commentaire d’Axel : </w:t>
      </w:r>
    </w:p>
    <w:p w14:paraId="65EC2EA9" w14:textId="77777777" w:rsidR="003039F4" w:rsidRDefault="003039F4" w:rsidP="003039F4">
      <w:pPr>
        <w:pStyle w:val="Commentaire"/>
      </w:pPr>
    </w:p>
    <w:p w14:paraId="30C6EA21" w14:textId="77777777" w:rsidR="003039F4" w:rsidRDefault="003039F4" w:rsidP="003039F4">
      <w:pPr>
        <w:pStyle w:val="Commentaire"/>
      </w:pPr>
    </w:p>
    <w:p w14:paraId="7842EAF5" w14:textId="77777777" w:rsidR="003039F4" w:rsidRDefault="003039F4" w:rsidP="003039F4">
      <w:pPr>
        <w:pStyle w:val="Commentaire"/>
      </w:pPr>
      <w:r>
        <w:t>Modifier par “Prestataire” de manière à laisser un éventail plus grand, cela peut être un prestataire spécialisé (CVC, GTB, Etanchéité, etc) qui vient déposer un rapport d’intervention ou un diagnostic, ou cela peut être un Bureau d’étude technique qui vient déposer un audit.</w:t>
      </w:r>
    </w:p>
  </w:comment>
  <w:comment w:id="127" w:author="Sébastien GRANDPERRET" w:date="2025-11-05T11:51:00Z" w:initials="SG">
    <w:p w14:paraId="5FA05CFB" w14:textId="77777777" w:rsidR="003039F4" w:rsidRDefault="003039F4" w:rsidP="003039F4">
      <w:pPr>
        <w:pStyle w:val="Commentaire"/>
      </w:pPr>
      <w:r>
        <w:rPr>
          <w:rStyle w:val="Marquedecommentaire"/>
        </w:rPr>
        <w:annotationRef/>
      </w:r>
      <w:r>
        <w:t>OK pris en compte</w:t>
      </w:r>
    </w:p>
  </w:comment>
  <w:comment w:id="131" w:author="Sébastien GRANDPERRET" w:date="2025-11-05T11:21:00Z" w:initials="SG">
    <w:p w14:paraId="49AB9D21" w14:textId="3DD3B61F" w:rsidR="00AD0DA9" w:rsidRDefault="00AD0DA9" w:rsidP="00AD0DA9">
      <w:pPr>
        <w:pStyle w:val="Commentaire"/>
      </w:pPr>
      <w:r>
        <w:rPr>
          <w:rStyle w:val="Marquedecommentaire"/>
        </w:rPr>
        <w:annotationRef/>
      </w:r>
      <w:r>
        <w:t xml:space="preserve">Reprise commentaire Axel : </w:t>
      </w:r>
      <w:r>
        <w:br/>
      </w:r>
      <w:r>
        <w:br/>
        <w:t>La “Fiche Immeuble” peut contenir les informations suivantes : Nom du fond propriétaire, classement ERP/IGH/CdT, date garantie GPA, GBF et décennale, présence parking, nombre de places et nombre de niveaux intérieur ou extérieur.</w:t>
      </w:r>
    </w:p>
  </w:comment>
  <w:comment w:id="132" w:author="Sébastien GRANDPERRET" w:date="2025-11-05T11:53:00Z" w:initials="SG">
    <w:p w14:paraId="0985A5FC" w14:textId="77777777" w:rsidR="00F41570" w:rsidRDefault="00F41570" w:rsidP="00F41570">
      <w:pPr>
        <w:pStyle w:val="Commentaire"/>
      </w:pPr>
      <w:r>
        <w:rPr>
          <w:rStyle w:val="Marquedecommentaire"/>
        </w:rPr>
        <w:annotationRef/>
      </w:r>
      <w:r>
        <w:t>Ok pris en compte</w:t>
      </w:r>
    </w:p>
  </w:comment>
  <w:comment w:id="133" w:author="Sébastien GRANDPERRET" w:date="2025-11-05T11:21:00Z" w:initials="SG">
    <w:p w14:paraId="4B37B6CC" w14:textId="3AECD765" w:rsidR="00265175" w:rsidRDefault="00265175" w:rsidP="00265175">
      <w:pPr>
        <w:pStyle w:val="Commentaire"/>
      </w:pPr>
      <w:r>
        <w:rPr>
          <w:rStyle w:val="Marquedecommentaire"/>
        </w:rPr>
        <w:annotationRef/>
      </w:r>
      <w:r>
        <w:t xml:space="preserve">Reprise commentaire Axel : </w:t>
      </w:r>
    </w:p>
    <w:p w14:paraId="336C82C2" w14:textId="77777777" w:rsidR="00265175" w:rsidRDefault="00265175" w:rsidP="00265175">
      <w:pPr>
        <w:pStyle w:val="Commentaire"/>
      </w:pPr>
    </w:p>
    <w:p w14:paraId="64E10D5D" w14:textId="77777777" w:rsidR="00265175" w:rsidRDefault="00265175" w:rsidP="00265175">
      <w:pPr>
        <w:pStyle w:val="Commentaire"/>
      </w:pPr>
      <w:r>
        <w:t xml:space="preserve">Les informations techniques devront avoir une correspondance avec les informations de la GMAO si l’on veut une communication entre les 2 systèmes (pour les mise à jour des équipements). </w:t>
      </w:r>
    </w:p>
    <w:p w14:paraId="2A6D2789" w14:textId="77777777" w:rsidR="00265175" w:rsidRDefault="00265175" w:rsidP="00265175">
      <w:pPr>
        <w:pStyle w:val="Commentaire"/>
      </w:pPr>
      <w:r>
        <w:t>Fichier joint “liste équipements ” pour les tables de correspondance et devra être adapté selon le système de GMAO</w:t>
      </w:r>
    </w:p>
  </w:comment>
  <w:comment w:id="134" w:author="Sébastien GRANDPERRET" w:date="2025-11-05T11:55:00Z" w:initials="SG">
    <w:p w14:paraId="3DCD6C68" w14:textId="77777777" w:rsidR="00384249" w:rsidRDefault="00384249" w:rsidP="00384249">
      <w:pPr>
        <w:pStyle w:val="Commentaire"/>
      </w:pPr>
      <w:r>
        <w:rPr>
          <w:rStyle w:val="Marquedecommentaire"/>
        </w:rPr>
        <w:annotationRef/>
      </w:r>
      <w:r>
        <w:t>Ok mention précisé</w:t>
      </w:r>
    </w:p>
  </w:comment>
  <w:comment w:id="135" w:author="Sébastien GRANDPERRET" w:date="2025-11-05T11:22:00Z" w:initials="SG">
    <w:p w14:paraId="171DEFDE" w14:textId="17FD2D26" w:rsidR="00BA7EFE" w:rsidRDefault="00BA7EFE" w:rsidP="00BA7EFE">
      <w:pPr>
        <w:pStyle w:val="Commentaire"/>
      </w:pPr>
      <w:r>
        <w:rPr>
          <w:rStyle w:val="Marquedecommentaire"/>
        </w:rPr>
        <w:annotationRef/>
      </w:r>
      <w:r>
        <w:t xml:space="preserve">Reprise commentaire Axel : </w:t>
      </w:r>
    </w:p>
    <w:p w14:paraId="7287D3D0" w14:textId="77777777" w:rsidR="00BA7EFE" w:rsidRDefault="00BA7EFE" w:rsidP="00BA7EFE">
      <w:pPr>
        <w:pStyle w:val="Commentaire"/>
      </w:pPr>
    </w:p>
    <w:p w14:paraId="5FD5CD4B" w14:textId="77777777" w:rsidR="00BA7EFE" w:rsidRDefault="00BA7EFE" w:rsidP="00BA7EFE">
      <w:pPr>
        <w:pStyle w:val="Commentaire"/>
      </w:pPr>
    </w:p>
    <w:p w14:paraId="2831A478" w14:textId="77777777" w:rsidR="00BA7EFE" w:rsidRDefault="00BA7EFE" w:rsidP="00BA7EFE">
      <w:pPr>
        <w:pStyle w:val="Commentaire"/>
      </w:pPr>
      <w:r>
        <w:t xml:space="preserve">Les informations techniques devront avoir une correspondance avec les informations de la GMAO si l’on veut une communication entre les 2 systèmes (pour les mise à jour des équipements). </w:t>
      </w:r>
    </w:p>
    <w:p w14:paraId="137F4A7E" w14:textId="77777777" w:rsidR="00BA7EFE" w:rsidRDefault="00BA7EFE" w:rsidP="00BA7EFE">
      <w:pPr>
        <w:pStyle w:val="Commentaire"/>
      </w:pPr>
      <w:r>
        <w:t>Fichier joint “liste équipements ” pour les tables de correspondance, mais devra être adapté selon le système de GMAO.</w:t>
      </w:r>
    </w:p>
    <w:p w14:paraId="2CA0406E" w14:textId="77777777" w:rsidR="00BA7EFE" w:rsidRDefault="00BA7EFE" w:rsidP="00BA7EFE">
      <w:pPr>
        <w:pStyle w:val="Commentaire"/>
      </w:pPr>
    </w:p>
  </w:comment>
  <w:comment w:id="136" w:author="Sébastien GRANDPERRET" w:date="2025-11-05T11:57:00Z" w:initials="SG">
    <w:p w14:paraId="3462FDFB" w14:textId="77777777" w:rsidR="009C0C30" w:rsidRDefault="009C0C30" w:rsidP="009C0C30">
      <w:pPr>
        <w:pStyle w:val="Commentaire"/>
      </w:pPr>
      <w:r>
        <w:rPr>
          <w:rStyle w:val="Marquedecommentaire"/>
        </w:rPr>
        <w:annotationRef/>
      </w:r>
      <w:r>
        <w:t>OK pris en compte</w:t>
      </w:r>
    </w:p>
  </w:comment>
  <w:comment w:id="137" w:author="Sébastien GRANDPERRET" w:date="2025-11-06T16:17:00Z" w:initials="SG">
    <w:p w14:paraId="5055D70B" w14:textId="77777777" w:rsidR="00346D02" w:rsidRDefault="00D877FB" w:rsidP="00346D02">
      <w:pPr>
        <w:pStyle w:val="Commentaire"/>
      </w:pPr>
      <w:r>
        <w:rPr>
          <w:rStyle w:val="Marquedecommentaire"/>
        </w:rPr>
        <w:annotationRef/>
      </w:r>
      <w:r w:rsidR="00346D02">
        <w:t xml:space="preserve">DPE data reporté dans Deepki. Mais pas suffisant. </w:t>
      </w:r>
    </w:p>
    <w:p w14:paraId="2760F5DD" w14:textId="77777777" w:rsidR="00346D02" w:rsidRDefault="00346D02" w:rsidP="00346D02">
      <w:pPr>
        <w:pStyle w:val="Commentaire"/>
      </w:pPr>
      <w:r>
        <w:t>Carbon, intensité élect - energie primaire (kw/h) elec conso, lettre chiffres, dates certification numéro ademe, intégration potentielle avec Deepki pour limiter la double saisie</w:t>
      </w:r>
    </w:p>
  </w:comment>
  <w:comment w:id="138" w:author="Sébastien GRANDPERRET" w:date="2025-11-06T16:43:00Z" w:initials="SG">
    <w:p w14:paraId="408E7DF5" w14:textId="77777777" w:rsidR="00F33BE7" w:rsidRDefault="00F33BE7" w:rsidP="00F33BE7">
      <w:pPr>
        <w:pStyle w:val="Commentaire"/>
      </w:pPr>
      <w:r>
        <w:rPr>
          <w:rStyle w:val="Marquedecommentaire"/>
        </w:rPr>
        <w:annotationRef/>
      </w:r>
      <w:r>
        <w:t>Tagger les typologies de documents</w:t>
      </w:r>
    </w:p>
  </w:comment>
  <w:comment w:id="143" w:author="Sébastien GRANDPERRET" w:date="2025-10-31T17:02:00Z" w:initials="SG">
    <w:p w14:paraId="5B385482" w14:textId="4C52C8C9" w:rsidR="00943376" w:rsidRDefault="00943376" w:rsidP="00943376">
      <w:pPr>
        <w:pStyle w:val="Commentaire"/>
      </w:pPr>
      <w:r>
        <w:rPr>
          <w:rStyle w:val="Marquedecommentaire"/>
        </w:rPr>
        <w:annotationRef/>
      </w:r>
      <w:r>
        <w:t>Ajuster avec les KPI d’Axel sur les contrats de maintenance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9D1736" w15:done="1"/>
  <w15:commentEx w15:paraId="1ECE9BDB" w15:paraIdParent="5A9D1736" w15:done="1"/>
  <w15:commentEx w15:paraId="2C3F36BD" w15:done="1"/>
  <w15:commentEx w15:paraId="241929FC" w15:paraIdParent="2C3F36BD" w15:done="1"/>
  <w15:commentEx w15:paraId="2D689E7F" w15:done="1"/>
  <w15:commentEx w15:paraId="57A36C0A" w15:paraIdParent="2D689E7F" w15:done="1"/>
  <w15:commentEx w15:paraId="46DDAFD2" w15:done="1"/>
  <w15:commentEx w15:paraId="6A027B7F" w15:paraIdParent="46DDAFD2" w15:done="1"/>
  <w15:commentEx w15:paraId="6CC4B828" w15:done="1"/>
  <w15:commentEx w15:paraId="1FF2458D" w15:paraIdParent="6CC4B828" w15:done="1"/>
  <w15:commentEx w15:paraId="3F7211F5" w15:done="1"/>
  <w15:commentEx w15:paraId="3AF73E78" w15:paraIdParent="3F7211F5" w15:done="1"/>
  <w15:commentEx w15:paraId="25786875" w15:done="1"/>
  <w15:commentEx w15:paraId="331C468A" w15:done="1"/>
  <w15:commentEx w15:paraId="5F0564AA" w15:paraIdParent="331C468A" w15:done="1"/>
  <w15:commentEx w15:paraId="0BAF74ED" w15:paraIdParent="331C468A" w15:done="1"/>
  <w15:commentEx w15:paraId="7B5789F7" w15:paraIdParent="331C468A" w15:done="1"/>
  <w15:commentEx w15:paraId="1BC2B825" w15:done="1"/>
  <w15:commentEx w15:paraId="49327E7E" w15:paraIdParent="1BC2B825" w15:done="1"/>
  <w15:commentEx w15:paraId="38152925" w15:paraIdParent="1BC2B825" w15:done="1"/>
  <w15:commentEx w15:paraId="33AD7BC5" w15:paraIdParent="1BC2B825" w15:done="1"/>
  <w15:commentEx w15:paraId="0AA6292E" w15:paraIdParent="1BC2B825" w15:done="1"/>
  <w15:commentEx w15:paraId="40DFF935" w15:done="1"/>
  <w15:commentEx w15:paraId="71414B53" w15:done="1"/>
  <w15:commentEx w15:paraId="5CD1D40F" w15:paraIdParent="71414B53" w15:done="1"/>
  <w15:commentEx w15:paraId="16F15376" w15:paraIdParent="71414B53" w15:done="1"/>
  <w15:commentEx w15:paraId="766B67AE" w15:paraIdParent="71414B53" w15:done="1"/>
  <w15:commentEx w15:paraId="7266FCBF" w15:done="1"/>
  <w15:commentEx w15:paraId="3A02EE20" w15:paraIdParent="7266FCBF" w15:done="1"/>
  <w15:commentEx w15:paraId="10AE8E82" w15:done="1"/>
  <w15:commentEx w15:paraId="41369249" w15:done="1"/>
  <w15:commentEx w15:paraId="44094A2E" w15:paraIdParent="41369249" w15:done="1"/>
  <w15:commentEx w15:paraId="6B133AA3" w15:paraIdParent="41369249" w15:done="1"/>
  <w15:commentEx w15:paraId="2873C59D" w15:paraIdParent="41369249" w15:done="1"/>
  <w15:commentEx w15:paraId="6B438259" w15:done="1"/>
  <w15:commentEx w15:paraId="1BCDB1B8" w15:paraIdParent="6B438259" w15:done="1"/>
  <w15:commentEx w15:paraId="0943E31B" w15:done="1"/>
  <w15:commentEx w15:paraId="5B90AAA1" w15:done="1"/>
  <w15:commentEx w15:paraId="14249821" w15:paraIdParent="5B90AAA1" w15:done="1"/>
  <w15:commentEx w15:paraId="73C6B7A2" w15:paraIdParent="5B90AAA1" w15:done="1"/>
  <w15:commentEx w15:paraId="2DEE499C" w15:done="1"/>
  <w15:commentEx w15:paraId="0EFC9EBA" w15:paraIdParent="2DEE499C" w15:done="1"/>
  <w15:commentEx w15:paraId="0AB14E4F" w15:paraIdParent="2DEE499C" w15:done="1"/>
  <w15:commentEx w15:paraId="2D3B8783" w15:paraIdParent="2DEE499C" w15:done="1"/>
  <w15:commentEx w15:paraId="085E11B1" w15:done="1"/>
  <w15:commentEx w15:paraId="74E416C5" w15:paraIdParent="085E11B1" w15:done="1"/>
  <w15:commentEx w15:paraId="7F5016D7" w15:done="1"/>
  <w15:commentEx w15:paraId="284D5957" w15:paraIdParent="7F5016D7" w15:done="1"/>
  <w15:commentEx w15:paraId="588CC727" w15:done="1"/>
  <w15:commentEx w15:paraId="2ED071D3" w15:paraIdParent="588CC727" w15:done="1"/>
  <w15:commentEx w15:paraId="5B094437" w15:done="0"/>
  <w15:commentEx w15:paraId="0D8AE659" w15:paraIdParent="5B094437" w15:done="0"/>
  <w15:commentEx w15:paraId="1788F506" w15:done="1"/>
  <w15:commentEx w15:paraId="3E7EEE50" w15:paraIdParent="1788F506" w15:done="1"/>
  <w15:commentEx w15:paraId="67102D9C" w15:done="0"/>
  <w15:commentEx w15:paraId="7C26A060" w15:done="1"/>
  <w15:commentEx w15:paraId="079CF14C" w15:paraIdParent="7C26A060" w15:done="1"/>
  <w15:commentEx w15:paraId="0338D3F4" w15:done="1"/>
  <w15:commentEx w15:paraId="0CECC14E" w15:paraIdParent="0338D3F4" w15:done="1"/>
  <w15:commentEx w15:paraId="0F2CD846" w15:done="1"/>
  <w15:commentEx w15:paraId="7EE083E8" w15:paraIdParent="0F2CD846" w15:done="1"/>
  <w15:commentEx w15:paraId="13BB098F" w15:done="1"/>
  <w15:commentEx w15:paraId="096A757D" w15:paraIdParent="13BB098F" w15:done="1"/>
  <w15:commentEx w15:paraId="076D7CD1" w15:done="1"/>
  <w15:commentEx w15:paraId="0E5A02CB" w15:paraIdParent="076D7CD1" w15:done="1"/>
  <w15:commentEx w15:paraId="38C34497" w15:done="0"/>
  <w15:commentEx w15:paraId="1AE6F753" w15:paraIdParent="38C34497" w15:done="0"/>
  <w15:commentEx w15:paraId="74072654" w15:done="1"/>
  <w15:commentEx w15:paraId="2C7CC20C" w15:paraIdParent="74072654" w15:done="1"/>
  <w15:commentEx w15:paraId="7A63933A" w15:done="0"/>
  <w15:commentEx w15:paraId="2B2A5741" w15:paraIdParent="7A63933A" w15:done="0"/>
  <w15:commentEx w15:paraId="6E9993ED" w15:done="1"/>
  <w15:commentEx w15:paraId="29CDB709" w15:paraIdParent="6E9993ED" w15:done="1"/>
  <w15:commentEx w15:paraId="2F14E52D" w15:done="0"/>
  <w15:commentEx w15:paraId="1E64C2FD" w15:paraIdParent="2F14E52D" w15:done="0"/>
  <w15:commentEx w15:paraId="01F689AA" w15:done="1"/>
  <w15:commentEx w15:paraId="2A6A5F94" w15:paraIdParent="01F689AA" w15:done="1"/>
  <w15:commentEx w15:paraId="70AF5917" w15:done="1"/>
  <w15:commentEx w15:paraId="31A1A42D" w15:paraIdParent="70AF5917" w15:done="1"/>
  <w15:commentEx w15:paraId="2D8867A6" w15:done="1"/>
  <w15:commentEx w15:paraId="63389ECF" w15:paraIdParent="2D8867A6" w15:done="1"/>
  <w15:commentEx w15:paraId="7D9911F7" w15:done="1"/>
  <w15:commentEx w15:paraId="69F9D73C" w15:paraIdParent="7D9911F7" w15:done="1"/>
  <w15:commentEx w15:paraId="48A35F79" w15:done="1"/>
  <w15:commentEx w15:paraId="0EF2AB10" w15:paraIdParent="48A35F79" w15:done="1"/>
  <w15:commentEx w15:paraId="43AF75A8" w15:done="1"/>
  <w15:commentEx w15:paraId="61682452" w15:paraIdParent="43AF75A8" w15:done="1"/>
  <w15:commentEx w15:paraId="4CD81243" w15:done="0"/>
  <w15:commentEx w15:paraId="40673583" w15:paraIdParent="4CD81243" w15:done="0"/>
  <w15:commentEx w15:paraId="55E44E58" w15:done="1"/>
  <w15:commentEx w15:paraId="6A0A75C9" w15:paraIdParent="55E44E58" w15:done="1"/>
  <w15:commentEx w15:paraId="1D1BD45A" w15:paraIdParent="55E44E58" w15:done="1"/>
  <w15:commentEx w15:paraId="6741C306" w15:paraIdParent="55E44E58" w15:done="1"/>
  <w15:commentEx w15:paraId="7CC1C23C" w15:done="1"/>
  <w15:commentEx w15:paraId="55257CB9" w15:paraIdParent="7CC1C23C" w15:done="1"/>
  <w15:commentEx w15:paraId="73C8E92B" w15:done="0"/>
  <w15:commentEx w15:paraId="0A8869F1" w15:done="0"/>
  <w15:commentEx w15:paraId="3F8DC3B7" w15:paraIdParent="0A8869F1" w15:done="0"/>
  <w15:commentEx w15:paraId="3B41F673" w15:done="0"/>
  <w15:commentEx w15:paraId="15FE83CE" w15:done="1"/>
  <w15:commentEx w15:paraId="7842EAF5" w15:done="0"/>
  <w15:commentEx w15:paraId="5FA05CFB" w15:paraIdParent="7842EAF5" w15:done="0"/>
  <w15:commentEx w15:paraId="49AB9D21" w15:done="0"/>
  <w15:commentEx w15:paraId="0985A5FC" w15:paraIdParent="49AB9D21" w15:done="0"/>
  <w15:commentEx w15:paraId="2A6D2789" w15:done="0"/>
  <w15:commentEx w15:paraId="3DCD6C68" w15:paraIdParent="2A6D2789" w15:done="0"/>
  <w15:commentEx w15:paraId="2CA0406E" w15:done="1"/>
  <w15:commentEx w15:paraId="3462FDFB" w15:paraIdParent="2CA0406E" w15:done="1"/>
  <w15:commentEx w15:paraId="2760F5DD" w15:done="0"/>
  <w15:commentEx w15:paraId="408E7DF5" w15:done="0"/>
  <w15:commentEx w15:paraId="5B38548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E5A132" w16cex:dateUtc="2025-10-23T08:02:00Z"/>
  <w16cex:commentExtensible w16cex:durableId="1E570003" w16cex:dateUtc="2025-10-23T08:16:00Z"/>
  <w16cex:commentExtensible w16cex:durableId="7C12EA2F" w16cex:dateUtc="2025-10-27T13:34:00Z">
    <w16cex:extLst>
      <w16:ext w16:uri="{CE6994B0-6A32-4C9F-8C6B-6E91EDA988CE}">
        <cr:reactions xmlns:cr="http://schemas.microsoft.com/office/comments/2020/reactions">
          <cr:reaction reactionType="1">
            <cr:reactionInfo dateUtc="2025-10-29T14:43:47Z">
              <cr:user userId="S::Romain.GARDENAT@praemiareim.com::ca4cd387-3cc6-415a-bfec-1f8717af23bc" userProvider="AD" userName="Romain GARDENAT"/>
            </cr:reactionInfo>
          </cr:reaction>
        </cr:reactions>
      </w16:ext>
    </w16cex:extLst>
  </w16cex:commentExtensible>
  <w16cex:commentExtensible w16cex:durableId="460ECC29" w16cex:dateUtc="2025-10-29T07:10:00Z"/>
  <w16cex:commentExtensible w16cex:durableId="770CD19F" w16cex:dateUtc="2025-10-23T08:02:00Z"/>
  <w16cex:commentExtensible w16cex:durableId="5AC0DA70" w16cex:dateUtc="2025-10-23T08:16:00Z"/>
  <w16cex:commentExtensible w16cex:durableId="7982F7F9" w16cex:dateUtc="2025-10-27T13:35:00Z">
    <w16cex:extLst>
      <w16:ext w16:uri="{CE6994B0-6A32-4C9F-8C6B-6E91EDA988CE}">
        <cr:reactions xmlns:cr="http://schemas.microsoft.com/office/comments/2020/reactions">
          <cr:reaction reactionType="1">
            <cr:reactionInfo dateUtc="2025-10-29T14:44:14Z">
              <cr:user userId="S::Romain.GARDENAT@praemiareim.com::ca4cd387-3cc6-415a-bfec-1f8717af23bc" userProvider="AD" userName="Romain GARDENAT"/>
            </cr:reactionInfo>
          </cr:reaction>
        </cr:reactions>
      </w16:ext>
    </w16cex:extLst>
  </w16cex:commentExtensible>
  <w16cex:commentExtensible w16cex:durableId="77DBE970" w16cex:dateUtc="2025-10-29T07:15:00Z"/>
  <w16cex:commentExtensible w16cex:durableId="468CCF5D" w16cex:dateUtc="2025-10-27T13:36:00Z">
    <w16cex:extLst>
      <w16:ext w16:uri="{CE6994B0-6A32-4C9F-8C6B-6E91EDA988CE}">
        <cr:reactions xmlns:cr="http://schemas.microsoft.com/office/comments/2020/reactions">
          <cr:reaction reactionType="1">
            <cr:reactionInfo dateUtc="2025-10-29T14:44:18Z">
              <cr:user userId="S::Romain.GARDENAT@praemiareim.com::ca4cd387-3cc6-415a-bfec-1f8717af23bc" userProvider="AD" userName="Romain GARDENAT"/>
            </cr:reactionInfo>
          </cr:reaction>
        </cr:reactions>
      </w16:ext>
    </w16cex:extLst>
  </w16cex:commentExtensible>
  <w16cex:commentExtensible w16cex:durableId="6035B9DB" w16cex:dateUtc="2025-10-29T07:18:00Z"/>
  <w16cex:commentExtensible w16cex:durableId="70ED76FD" w16cex:dateUtc="2025-10-27T13:38:00Z">
    <w16cex:extLst>
      <w16:ext w16:uri="{CE6994B0-6A32-4C9F-8C6B-6E91EDA988CE}">
        <cr:reactions xmlns:cr="http://schemas.microsoft.com/office/comments/2020/reactions">
          <cr:reaction reactionType="1">
            <cr:reactionInfo dateUtc="2025-10-29T14:44:24Z">
              <cr:user userId="S::Romain.GARDENAT@praemiareim.com::ca4cd387-3cc6-415a-bfec-1f8717af23bc" userProvider="AD" userName="Romain GARDENAT"/>
            </cr:reactionInfo>
          </cr:reaction>
        </cr:reactions>
      </w16:ext>
    </w16cex:extLst>
  </w16cex:commentExtensible>
  <w16cex:commentExtensible w16cex:durableId="1C0CF710" w16cex:dateUtc="2025-10-29T07:21:00Z"/>
  <w16cex:commentExtensible w16cex:durableId="53C7C593" w16cex:dateUtc="2025-10-30T20:34:00Z"/>
  <w16cex:commentExtensible w16cex:durableId="0C031E58" w16cex:dateUtc="2025-10-29T14:34:00Z"/>
  <w16cex:commentExtensible w16cex:durableId="3F3DF3EF" w16cex:dateUtc="2025-10-29T14:45:00Z"/>
  <w16cex:commentExtensible w16cex:durableId="463964C4" w16cex:dateUtc="2025-10-29T23:34:00Z">
    <w16cex:extLst>
      <w16:ext w16:uri="{CE6994B0-6A32-4C9F-8C6B-6E91EDA988CE}">
        <cr:reactions xmlns:cr="http://schemas.microsoft.com/office/comments/2020/reactions">
          <cr:reaction reactionType="1">
            <cr:reactionInfo dateUtc="2025-10-30T14:08:41Z">
              <cr:user userId="S::Romain.GARDENAT@praemiareim.com::ca4cd387-3cc6-415a-bfec-1f8717af23bc" userProvider="AD" userName="Romain GARDENAT"/>
            </cr:reactionInfo>
          </cr:reaction>
        </cr:reactions>
      </w16:ext>
    </w16cex:extLst>
  </w16cex:commentExtensible>
  <w16cex:commentExtensible w16cex:durableId="7F75C475" w16cex:dateUtc="2025-11-05T10:23:00Z"/>
  <w16cex:commentExtensible w16cex:durableId="2B561744" w16cex:dateUtc="2025-10-14T14:43:00Z"/>
  <w16cex:commentExtensible w16cex:durableId="5AEA0317" w16cex:dateUtc="2025-10-15T13:36:00Z">
    <w16cex:extLst>
      <w16:ext w16:uri="{CE6994B0-6A32-4C9F-8C6B-6E91EDA988CE}">
        <cr:reactions xmlns:cr="http://schemas.microsoft.com/office/comments/2020/reactions">
          <cr:reaction reactionType="1">
            <cr:reactionInfo dateUtc="2025-10-30T09:31:13Z">
              <cr:user userId="S::sebastien.grandperret@sia-partners.com::233094d7-f466-4835-80df-b1bf3e6f35c2" userProvider="AD" userName="Sébastien GRANDPERRET"/>
            </cr:reactionInfo>
          </cr:reaction>
        </cr:reactions>
      </w16:ext>
    </w16cex:extLst>
  </w16cex:commentExtensible>
  <w16cex:commentExtensible w16cex:durableId="3E722056" w16cex:dateUtc="2025-10-30T09:31:00Z"/>
  <w16cex:commentExtensible w16cex:durableId="304F3A56" w16cex:dateUtc="2025-10-30T09:48:00Z"/>
  <w16cex:commentExtensible w16cex:durableId="6C27095F" w16cex:dateUtc="2025-10-30T20:43:00Z"/>
  <w16cex:commentExtensible w16cex:durableId="66BC4FE5" w16cex:dateUtc="2025-10-23T08:04:00Z">
    <w16cex:extLst>
      <w16:ext w16:uri="{CE6994B0-6A32-4C9F-8C6B-6E91EDA988CE}">
        <cr:reactions xmlns:cr="http://schemas.microsoft.com/office/comments/2020/reactions">
          <cr:reaction reactionType="1">
            <cr:reactionInfo dateUtc="2025-10-23T08:16:52Z">
              <cr:user userId="S::victor.kapriev@sia-partners.com::cfc627aa-3324-4a92-aee6-c61347bfdabb" userProvider="AD" userName="Victor KAPRIEV"/>
            </cr:reactionInfo>
          </cr:reaction>
        </cr:reactions>
      </w16:ext>
    </w16cex:extLst>
  </w16cex:commentExtensible>
  <w16cex:commentExtensible w16cex:durableId="6A774AA5" w16cex:dateUtc="2025-10-28T14:03:00Z"/>
  <w16cex:commentExtensible w16cex:durableId="46289652" w16cex:dateUtc="2025-10-29T07:53:00Z"/>
  <w16cex:commentExtensible w16cex:durableId="068CFD2B" w16cex:dateUtc="2025-10-30T09:14:00Z">
    <w16cex:extLst>
      <w16:ext w16:uri="{CE6994B0-6A32-4C9F-8C6B-6E91EDA988CE}">
        <cr:reactions xmlns:cr="http://schemas.microsoft.com/office/comments/2020/reactions">
          <cr:reaction reactionType="1">
            <cr:reactionInfo dateUtc="2025-10-31T09:44:48Z">
              <cr:user userId="S::Romain.GARDENAT@praemiareim.com::ca4cd387-3cc6-415a-bfec-1f8717af23bc" userProvider="AD" userName="Romain GARDENAT"/>
            </cr:reactionInfo>
          </cr:reaction>
        </cr:reactions>
      </w16:ext>
    </w16cex:extLst>
  </w16cex:commentExtensible>
  <w16cex:commentExtensible w16cex:durableId="31CA4EC9" w16cex:dateUtc="2025-10-31T09:45:00Z"/>
  <w16cex:commentExtensible w16cex:durableId="6EAD2875" w16cex:dateUtc="2025-10-23T08:14:00Z"/>
  <w16cex:commentExtensible w16cex:durableId="4018C032" w16cex:dateUtc="2025-10-23T08:19:00Z"/>
  <w16cex:commentExtensible w16cex:durableId="220C90ED" w16cex:dateUtc="2025-10-29T14:50:00Z"/>
  <w16cex:commentExtensible w16cex:durableId="07DC0119" w16cex:dateUtc="2025-10-28T14:30:00Z"/>
  <w16cex:commentExtensible w16cex:durableId="643FC49F" w16cex:dateUtc="2025-10-29T08:03:00Z"/>
  <w16cex:commentExtensible w16cex:durableId="6A3A94FA" w16cex:dateUtc="2025-10-29T14:51:00Z"/>
  <w16cex:commentExtensible w16cex:durableId="66272F3D" w16cex:dateUtc="2025-10-31T09:46:00Z">
    <w16cex:extLst>
      <w16:ext w16:uri="{CE6994B0-6A32-4C9F-8C6B-6E91EDA988CE}">
        <cr:reactions xmlns:cr="http://schemas.microsoft.com/office/comments/2020/reactions">
          <cr:reaction reactionType="1">
            <cr:reactionInfo dateUtc="2025-11-05T10:25:49Z">
              <cr:user userId="S::sebastien.grandperret@sia-partners.com::233094d7-f466-4835-80df-b1bf3e6f35c2" userProvider="AD" userName="Sébastien GRANDPERRET"/>
            </cr:reactionInfo>
          </cr:reaction>
        </cr:reactions>
      </w16:ext>
    </w16cex:extLst>
  </w16cex:commentExtensible>
  <w16cex:commentExtensible w16cex:durableId="538C9D84" w16cex:dateUtc="2025-10-15T07:52:00Z"/>
  <w16cex:commentExtensible w16cex:durableId="1615B9BC" w16cex:dateUtc="2025-10-15T13:13:00Z"/>
  <w16cex:commentExtensible w16cex:durableId="15A29B8D" w16cex:dateUtc="2025-10-15T08:14:00Z"/>
  <w16cex:commentExtensible w16cex:durableId="20263F9D" w16cex:dateUtc="2025-10-31T09:51:00Z"/>
  <w16cex:commentExtensible w16cex:durableId="21F0C190" w16cex:dateUtc="2025-11-03T09:21:00Z"/>
  <w16cex:commentExtensible w16cex:durableId="04A7C3CB" w16cex:dateUtc="2025-11-05T10:26:00Z"/>
  <w16cex:commentExtensible w16cex:durableId="2D737ED0" w16cex:dateUtc="2025-10-28T10:57:00Z"/>
  <w16cex:commentExtensible w16cex:durableId="1656458D" w16cex:dateUtc="2025-10-30T14:40:00Z"/>
  <w16cex:commentExtensible w16cex:durableId="5A0FC629" w16cex:dateUtc="2025-10-30T14:42:00Z"/>
  <w16cex:commentExtensible w16cex:durableId="7583C51F" w16cex:dateUtc="2025-11-05T10:26:00Z"/>
  <w16cex:commentExtensible w16cex:durableId="24219915" w16cex:dateUtc="2025-10-15T09:04:00Z"/>
  <w16cex:commentExtensible w16cex:durableId="0BB0EEF9" w16cex:dateUtc="2025-10-29T11:35:00Z"/>
  <w16cex:commentExtensible w16cex:durableId="13D43B96" w16cex:dateUtc="2025-10-15T09:10:00Z"/>
  <w16cex:commentExtensible w16cex:durableId="4E3E2842" w16cex:dateUtc="2025-10-29T11:37:00Z"/>
  <w16cex:commentExtensible w16cex:durableId="5CAF787A" w16cex:dateUtc="2025-10-15T09:11:00Z"/>
  <w16cex:commentExtensible w16cex:durableId="683D53C9" w16cex:dateUtc="2025-10-29T11:38:00Z"/>
  <w16cex:commentExtensible w16cex:durableId="0AB68337" w16cex:dateUtc="2025-10-31T14:34:00Z"/>
  <w16cex:commentExtensible w16cex:durableId="590E8073" w16cex:dateUtc="2025-11-03T09:24:00Z"/>
  <w16cex:commentExtensible w16cex:durableId="12F5DF4A" w16cex:dateUtc="2025-10-15T08:36:00Z"/>
  <w16cex:commentExtensible w16cex:durableId="69C92E7C" w16cex:dateUtc="2025-10-15T13:20:00Z"/>
  <w16cex:commentExtensible w16cex:durableId="5849A5FC" w16cex:dateUtc="2025-10-30T16:27:00Z"/>
  <w16cex:commentExtensible w16cex:durableId="5A8CAB37" w16cex:dateUtc="2025-10-15T08:49:00Z"/>
  <w16cex:commentExtensible w16cex:durableId="10A8C080" w16cex:dateUtc="2025-10-16T12:56:00Z"/>
  <w16cex:commentExtensible w16cex:durableId="6CF34765" w16cex:dateUtc="2025-10-24T15:52:00Z"/>
  <w16cex:commentExtensible w16cex:durableId="00ECEB67" w16cex:dateUtc="2025-10-29T08:14:00Z"/>
  <w16cex:commentExtensible w16cex:durableId="7A88A7CC" w16cex:dateUtc="2025-10-16T15:52:00Z"/>
  <w16cex:commentExtensible w16cex:durableId="00090D42" w16cex:dateUtc="2025-11-05T10:29:00Z"/>
  <w16cex:commentExtensible w16cex:durableId="0ECAC0CE" w16cex:dateUtc="2025-10-16T09:08:00Z"/>
  <w16cex:commentExtensible w16cex:durableId="6675FFB0" w16cex:dateUtc="2025-10-16T13:29:00Z"/>
  <w16cex:commentExtensible w16cex:durableId="21494C80" w16cex:dateUtc="2025-10-16T09:08:00Z"/>
  <w16cex:commentExtensible w16cex:durableId="4A31B76A" w16cex:dateUtc="2025-10-16T13:29:00Z"/>
  <w16cex:commentExtensible w16cex:durableId="4887E5F2" w16cex:dateUtc="2025-10-24T15:55:00Z"/>
  <w16cex:commentExtensible w16cex:durableId="11D7AE15" w16cex:dateUtc="2025-11-05T10:29:00Z"/>
  <w16cex:commentExtensible w16cex:durableId="24E3E365" w16cex:dateUtc="2025-10-24T16:01:00Z"/>
  <w16cex:commentExtensible w16cex:durableId="1FEED803" w16cex:dateUtc="2025-10-29T11:44:00Z"/>
  <w16cex:commentExtensible w16cex:durableId="59586DAA" w16cex:dateUtc="2025-11-03T08:11:00Z"/>
  <w16cex:commentExtensible w16cex:durableId="1E112917" w16cex:dateUtc="2025-11-05T10:31:00Z"/>
  <w16cex:commentExtensible w16cex:durableId="49922EA3" w16cex:dateUtc="2025-11-03T08:12:00Z"/>
  <w16cex:commentExtensible w16cex:durableId="33515D38" w16cex:dateUtc="2025-11-03T09:26:00Z"/>
  <w16cex:commentExtensible w16cex:durableId="19931081" w16cex:dateUtc="2025-11-05T10:18:00Z"/>
  <w16cex:commentExtensible w16cex:durableId="1FD38549" w16cex:dateUtc="2025-11-05T10:35:00Z"/>
  <w16cex:commentExtensible w16cex:durableId="714BB186" w16cex:dateUtc="2025-10-23T09:19:00Z"/>
  <w16cex:commentExtensible w16cex:durableId="71FE1E71" w16cex:dateUtc="2025-10-24T06:47:00Z"/>
  <w16cex:commentExtensible w16cex:durableId="17507447" w16cex:dateUtc="2025-10-29T16:13:00Z"/>
  <w16cex:commentExtensible w16cex:durableId="48FF6AC8" w16cex:dateUtc="2025-10-30T09:29:00Z"/>
  <w16cex:commentExtensible w16cex:durableId="7CF9A286" w16cex:dateUtc="2025-10-16T16:01:00Z"/>
  <w16cex:commentExtensible w16cex:durableId="7248F514" w16cex:dateUtc="2025-10-29T13:16:00Z"/>
  <w16cex:commentExtensible w16cex:durableId="2E151054" w16cex:dateUtc="2025-10-16T15:27:00Z"/>
  <w16cex:commentExtensible w16cex:durableId="4EE7A90C" w16cex:dateUtc="2025-10-29T13:31:00Z"/>
  <w16cex:commentExtensible w16cex:durableId="145DBACD" w16cex:dateUtc="2025-10-16T15:30:00Z"/>
  <w16cex:commentExtensible w16cex:durableId="0F134A5C" w16cex:dateUtc="2025-10-24T06:50:00Z"/>
  <w16cex:commentExtensible w16cex:durableId="78C3F443" w16cex:dateUtc="2025-10-28T08:53:00Z"/>
  <w16cex:commentExtensible w16cex:durableId="4DC7D973" w16cex:dateUtc="2025-10-29T13:38:00Z"/>
  <w16cex:commentExtensible w16cex:durableId="2AFAFC89" w16cex:dateUtc="2025-10-29T13:41:00Z"/>
  <w16cex:commentExtensible w16cex:durableId="0EADBBD7" w16cex:dateUtc="2025-11-03T09:28:00Z"/>
  <w16cex:commentExtensible w16cex:durableId="69103A78" w16cex:dateUtc="2025-10-16T16:11:00Z"/>
  <w16cex:commentExtensible w16cex:durableId="6E17515F" w16cex:dateUtc="2025-10-16T16:11:00Z"/>
  <w16cex:commentExtensible w16cex:durableId="705AC2AD" w16cex:dateUtc="2025-10-28T13:56:00Z"/>
  <w16cex:commentExtensible w16cex:durableId="4D53F7D3" w16cex:dateUtc="2025-10-29T14:11:00Z"/>
  <w16cex:commentExtensible w16cex:durableId="4C608923" w16cex:dateUtc="2025-10-16T16:13:00Z"/>
  <w16cex:commentExtensible w16cex:durableId="662FC22E" w16cex:dateUtc="2025-10-29T14:18:00Z"/>
  <w16cex:commentExtensible w16cex:durableId="7146AC86" w16cex:dateUtc="2025-11-05T10:19:00Z"/>
  <w16cex:commentExtensible w16cex:durableId="082FC04E" w16cex:dateUtc="2025-11-05T10:19:00Z"/>
  <w16cex:commentExtensible w16cex:durableId="0283B43A" w16cex:dateUtc="2025-11-05T10:46:00Z"/>
  <w16cex:commentExtensible w16cex:durableId="7DAA3F43" w16cex:dateUtc="2025-11-05T10:20:00Z"/>
  <w16cex:commentExtensible w16cex:durableId="5712C510" w16cex:dateUtc="2025-10-31T14:44:00Z"/>
  <w16cex:commentExtensible w16cex:durableId="6A423A06" w16cex:dateUtc="2025-11-05T10:51:00Z"/>
  <w16cex:commentExtensible w16cex:durableId="360B6DB5" w16cex:dateUtc="2025-11-05T10:51:00Z"/>
  <w16cex:commentExtensible w16cex:durableId="23075C12" w16cex:dateUtc="2025-11-05T10:21:00Z"/>
  <w16cex:commentExtensible w16cex:durableId="385536B0" w16cex:dateUtc="2025-11-05T10:53:00Z"/>
  <w16cex:commentExtensible w16cex:durableId="11A614E6" w16cex:dateUtc="2025-11-05T10:21:00Z"/>
  <w16cex:commentExtensible w16cex:durableId="46DFAA13" w16cex:dateUtc="2025-11-05T10:55:00Z"/>
  <w16cex:commentExtensible w16cex:durableId="7AA2F897" w16cex:dateUtc="2025-11-05T10:22:00Z"/>
  <w16cex:commentExtensible w16cex:durableId="1D64E7B4" w16cex:dateUtc="2025-11-05T10:57:00Z"/>
  <w16cex:commentExtensible w16cex:durableId="615F3BF8" w16cex:dateUtc="2025-11-06T15:17:00Z"/>
  <w16cex:commentExtensible w16cex:durableId="221EFCE5" w16cex:dateUtc="2025-11-06T15:43:00Z"/>
  <w16cex:commentExtensible w16cex:durableId="6DDD6B10" w16cex:dateUtc="2025-10-31T1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9D1736" w16cid:durableId="7AE5A132"/>
  <w16cid:commentId w16cid:paraId="1ECE9BDB" w16cid:durableId="1E570003"/>
  <w16cid:commentId w16cid:paraId="2C3F36BD" w16cid:durableId="7C12EA2F"/>
  <w16cid:commentId w16cid:paraId="241929FC" w16cid:durableId="460ECC29"/>
  <w16cid:commentId w16cid:paraId="2D689E7F" w16cid:durableId="770CD19F"/>
  <w16cid:commentId w16cid:paraId="57A36C0A" w16cid:durableId="5AC0DA70"/>
  <w16cid:commentId w16cid:paraId="46DDAFD2" w16cid:durableId="7982F7F9"/>
  <w16cid:commentId w16cid:paraId="6A027B7F" w16cid:durableId="77DBE970"/>
  <w16cid:commentId w16cid:paraId="6CC4B828" w16cid:durableId="468CCF5D"/>
  <w16cid:commentId w16cid:paraId="1FF2458D" w16cid:durableId="6035B9DB"/>
  <w16cid:commentId w16cid:paraId="3F7211F5" w16cid:durableId="70ED76FD"/>
  <w16cid:commentId w16cid:paraId="3AF73E78" w16cid:durableId="1C0CF710"/>
  <w16cid:commentId w16cid:paraId="25786875" w16cid:durableId="53C7C593"/>
  <w16cid:commentId w16cid:paraId="331C468A" w16cid:durableId="0C031E58"/>
  <w16cid:commentId w16cid:paraId="5F0564AA" w16cid:durableId="3F3DF3EF"/>
  <w16cid:commentId w16cid:paraId="0BAF74ED" w16cid:durableId="463964C4"/>
  <w16cid:commentId w16cid:paraId="7B5789F7" w16cid:durableId="7F75C475"/>
  <w16cid:commentId w16cid:paraId="1BC2B825" w16cid:durableId="2B561744"/>
  <w16cid:commentId w16cid:paraId="49327E7E" w16cid:durableId="5AEA0317"/>
  <w16cid:commentId w16cid:paraId="38152925" w16cid:durableId="3E722056"/>
  <w16cid:commentId w16cid:paraId="33AD7BC5" w16cid:durableId="304F3A56"/>
  <w16cid:commentId w16cid:paraId="0AA6292E" w16cid:durableId="6C27095F"/>
  <w16cid:commentId w16cid:paraId="40DFF935" w16cid:durableId="66BC4FE5"/>
  <w16cid:commentId w16cid:paraId="71414B53" w16cid:durableId="6A774AA5"/>
  <w16cid:commentId w16cid:paraId="5CD1D40F" w16cid:durableId="46289652"/>
  <w16cid:commentId w16cid:paraId="16F15376" w16cid:durableId="068CFD2B"/>
  <w16cid:commentId w16cid:paraId="766B67AE" w16cid:durableId="31CA4EC9"/>
  <w16cid:commentId w16cid:paraId="7266FCBF" w16cid:durableId="6EAD2875"/>
  <w16cid:commentId w16cid:paraId="3A02EE20" w16cid:durableId="4018C032"/>
  <w16cid:commentId w16cid:paraId="10AE8E82" w16cid:durableId="220C90ED"/>
  <w16cid:commentId w16cid:paraId="41369249" w16cid:durableId="07DC0119"/>
  <w16cid:commentId w16cid:paraId="44094A2E" w16cid:durableId="643FC49F"/>
  <w16cid:commentId w16cid:paraId="6B133AA3" w16cid:durableId="6A3A94FA"/>
  <w16cid:commentId w16cid:paraId="2873C59D" w16cid:durableId="66272F3D"/>
  <w16cid:commentId w16cid:paraId="6B438259" w16cid:durableId="538C9D84"/>
  <w16cid:commentId w16cid:paraId="1BCDB1B8" w16cid:durableId="1615B9BC"/>
  <w16cid:commentId w16cid:paraId="0943E31B" w16cid:durableId="15A29B8D"/>
  <w16cid:commentId w16cid:paraId="5B90AAA1" w16cid:durableId="20263F9D"/>
  <w16cid:commentId w16cid:paraId="14249821" w16cid:durableId="21F0C190"/>
  <w16cid:commentId w16cid:paraId="73C6B7A2" w16cid:durableId="04A7C3CB"/>
  <w16cid:commentId w16cid:paraId="2DEE499C" w16cid:durableId="2D737ED0"/>
  <w16cid:commentId w16cid:paraId="0EFC9EBA" w16cid:durableId="1656458D"/>
  <w16cid:commentId w16cid:paraId="0AB14E4F" w16cid:durableId="5A0FC629"/>
  <w16cid:commentId w16cid:paraId="2D3B8783" w16cid:durableId="7583C51F"/>
  <w16cid:commentId w16cid:paraId="085E11B1" w16cid:durableId="24219915"/>
  <w16cid:commentId w16cid:paraId="74E416C5" w16cid:durableId="0BB0EEF9"/>
  <w16cid:commentId w16cid:paraId="7F5016D7" w16cid:durableId="13D43B96"/>
  <w16cid:commentId w16cid:paraId="284D5957" w16cid:durableId="4E3E2842"/>
  <w16cid:commentId w16cid:paraId="588CC727" w16cid:durableId="5CAF787A"/>
  <w16cid:commentId w16cid:paraId="2ED071D3" w16cid:durableId="683D53C9"/>
  <w16cid:commentId w16cid:paraId="5B094437" w16cid:durableId="0AB68337"/>
  <w16cid:commentId w16cid:paraId="0D8AE659" w16cid:durableId="590E8073"/>
  <w16cid:commentId w16cid:paraId="1788F506" w16cid:durableId="12F5DF4A"/>
  <w16cid:commentId w16cid:paraId="3E7EEE50" w16cid:durableId="69C92E7C"/>
  <w16cid:commentId w16cid:paraId="67102D9C" w16cid:durableId="5849A5FC"/>
  <w16cid:commentId w16cid:paraId="7C26A060" w16cid:durableId="5A8CAB37"/>
  <w16cid:commentId w16cid:paraId="079CF14C" w16cid:durableId="10A8C080"/>
  <w16cid:commentId w16cid:paraId="0338D3F4" w16cid:durableId="6CF34765"/>
  <w16cid:commentId w16cid:paraId="0CECC14E" w16cid:durableId="00ECEB67"/>
  <w16cid:commentId w16cid:paraId="0F2CD846" w16cid:durableId="7A88A7CC"/>
  <w16cid:commentId w16cid:paraId="7EE083E8" w16cid:durableId="00090D42"/>
  <w16cid:commentId w16cid:paraId="13BB098F" w16cid:durableId="0ECAC0CE"/>
  <w16cid:commentId w16cid:paraId="096A757D" w16cid:durableId="6675FFB0"/>
  <w16cid:commentId w16cid:paraId="076D7CD1" w16cid:durableId="21494C80"/>
  <w16cid:commentId w16cid:paraId="0E5A02CB" w16cid:durableId="4A31B76A"/>
  <w16cid:commentId w16cid:paraId="38C34497" w16cid:durableId="4887E5F2"/>
  <w16cid:commentId w16cid:paraId="1AE6F753" w16cid:durableId="11D7AE15"/>
  <w16cid:commentId w16cid:paraId="74072654" w16cid:durableId="24E3E365"/>
  <w16cid:commentId w16cid:paraId="2C7CC20C" w16cid:durableId="1FEED803"/>
  <w16cid:commentId w16cid:paraId="7A63933A" w16cid:durableId="59586DAA"/>
  <w16cid:commentId w16cid:paraId="2B2A5741" w16cid:durableId="1E112917"/>
  <w16cid:commentId w16cid:paraId="6E9993ED" w16cid:durableId="49922EA3"/>
  <w16cid:commentId w16cid:paraId="29CDB709" w16cid:durableId="33515D38"/>
  <w16cid:commentId w16cid:paraId="2F14E52D" w16cid:durableId="19931081"/>
  <w16cid:commentId w16cid:paraId="1E64C2FD" w16cid:durableId="1FD38549"/>
  <w16cid:commentId w16cid:paraId="01F689AA" w16cid:durableId="714BB186"/>
  <w16cid:commentId w16cid:paraId="2A6A5F94" w16cid:durableId="71FE1E71"/>
  <w16cid:commentId w16cid:paraId="70AF5917" w16cid:durableId="17507447"/>
  <w16cid:commentId w16cid:paraId="31A1A42D" w16cid:durableId="48FF6AC8"/>
  <w16cid:commentId w16cid:paraId="2D8867A6" w16cid:durableId="7CF9A286"/>
  <w16cid:commentId w16cid:paraId="63389ECF" w16cid:durableId="7248F514"/>
  <w16cid:commentId w16cid:paraId="7D9911F7" w16cid:durableId="2E151054"/>
  <w16cid:commentId w16cid:paraId="69F9D73C" w16cid:durableId="4EE7A90C"/>
  <w16cid:commentId w16cid:paraId="48A35F79" w16cid:durableId="145DBACD"/>
  <w16cid:commentId w16cid:paraId="0EF2AB10" w16cid:durableId="0F134A5C"/>
  <w16cid:commentId w16cid:paraId="43AF75A8" w16cid:durableId="78C3F443"/>
  <w16cid:commentId w16cid:paraId="61682452" w16cid:durableId="4DC7D973"/>
  <w16cid:commentId w16cid:paraId="4CD81243" w16cid:durableId="2AFAFC89"/>
  <w16cid:commentId w16cid:paraId="40673583" w16cid:durableId="0EADBBD7"/>
  <w16cid:commentId w16cid:paraId="55E44E58" w16cid:durableId="69103A78"/>
  <w16cid:commentId w16cid:paraId="6A0A75C9" w16cid:durableId="6E17515F"/>
  <w16cid:commentId w16cid:paraId="1D1BD45A" w16cid:durableId="705AC2AD"/>
  <w16cid:commentId w16cid:paraId="6741C306" w16cid:durableId="4D53F7D3"/>
  <w16cid:commentId w16cid:paraId="7CC1C23C" w16cid:durableId="4C608923"/>
  <w16cid:commentId w16cid:paraId="55257CB9" w16cid:durableId="662FC22E"/>
  <w16cid:commentId w16cid:paraId="73C8E92B" w16cid:durableId="7146AC86"/>
  <w16cid:commentId w16cid:paraId="0A8869F1" w16cid:durableId="082FC04E"/>
  <w16cid:commentId w16cid:paraId="3F8DC3B7" w16cid:durableId="0283B43A"/>
  <w16cid:commentId w16cid:paraId="3B41F673" w16cid:durableId="7DAA3F43"/>
  <w16cid:commentId w16cid:paraId="15FE83CE" w16cid:durableId="5712C510"/>
  <w16cid:commentId w16cid:paraId="7842EAF5" w16cid:durableId="6A423A06"/>
  <w16cid:commentId w16cid:paraId="5FA05CFB" w16cid:durableId="360B6DB5"/>
  <w16cid:commentId w16cid:paraId="49AB9D21" w16cid:durableId="23075C12"/>
  <w16cid:commentId w16cid:paraId="0985A5FC" w16cid:durableId="385536B0"/>
  <w16cid:commentId w16cid:paraId="2A6D2789" w16cid:durableId="11A614E6"/>
  <w16cid:commentId w16cid:paraId="3DCD6C68" w16cid:durableId="46DFAA13"/>
  <w16cid:commentId w16cid:paraId="2CA0406E" w16cid:durableId="7AA2F897"/>
  <w16cid:commentId w16cid:paraId="3462FDFB" w16cid:durableId="1D64E7B4"/>
  <w16cid:commentId w16cid:paraId="2760F5DD" w16cid:durableId="615F3BF8"/>
  <w16cid:commentId w16cid:paraId="408E7DF5" w16cid:durableId="221EFCE5"/>
  <w16cid:commentId w16cid:paraId="5B385482" w16cid:durableId="6DDD6B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050EE" w14:textId="77777777" w:rsidR="00FA120C" w:rsidRDefault="00FA120C" w:rsidP="002B6D9F">
      <w:r>
        <w:separator/>
      </w:r>
    </w:p>
  </w:endnote>
  <w:endnote w:type="continuationSeparator" w:id="0">
    <w:p w14:paraId="2CEF514F" w14:textId="77777777" w:rsidR="00FA120C" w:rsidRDefault="00FA120C" w:rsidP="002B6D9F">
      <w:r>
        <w:continuationSeparator/>
      </w:r>
    </w:p>
  </w:endnote>
  <w:endnote w:type="continuationNotice" w:id="1">
    <w:p w14:paraId="7E91BAFB" w14:textId="77777777" w:rsidR="00FA120C" w:rsidRDefault="00FA12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EA23" w14:textId="295726B9" w:rsidR="00FC74BB" w:rsidRDefault="00FC74BB"/>
  <w:p w14:paraId="2B1C1812" w14:textId="77777777" w:rsidR="0031265D" w:rsidRDefault="0031265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345283"/>
      <w:docPartObj>
        <w:docPartGallery w:val="Page Numbers (Bottom of Page)"/>
        <w:docPartUnique/>
      </w:docPartObj>
    </w:sdtPr>
    <w:sdtContent>
      <w:p w14:paraId="5391CAA3" w14:textId="1A5184A9" w:rsidR="0089719C" w:rsidRDefault="0089719C">
        <w:pPr>
          <w:pStyle w:val="Pieddepage"/>
        </w:pPr>
        <w:r>
          <w:fldChar w:fldCharType="begin"/>
        </w:r>
        <w:r>
          <w:instrText>PAGE   \* MERGEFORMAT</w:instrText>
        </w:r>
        <w:r>
          <w:fldChar w:fldCharType="separate"/>
        </w:r>
        <w:r>
          <w:t>2</w:t>
        </w:r>
        <w:r>
          <w:fldChar w:fldCharType="end"/>
        </w:r>
      </w:p>
    </w:sdtContent>
  </w:sdt>
  <w:p w14:paraId="075D68EE" w14:textId="77777777" w:rsidR="001D313E" w:rsidRPr="00B11082" w:rsidRDefault="001D313E">
    <w:pPr>
      <w:pStyle w:val="Pieddepage"/>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B6058" w14:textId="77777777" w:rsidR="00FA120C" w:rsidRDefault="00FA120C" w:rsidP="002B6D9F">
      <w:r>
        <w:separator/>
      </w:r>
    </w:p>
  </w:footnote>
  <w:footnote w:type="continuationSeparator" w:id="0">
    <w:p w14:paraId="460D4E3C" w14:textId="77777777" w:rsidR="00FA120C" w:rsidRDefault="00FA120C" w:rsidP="002B6D9F">
      <w:r>
        <w:continuationSeparator/>
      </w:r>
    </w:p>
  </w:footnote>
  <w:footnote w:type="continuationNotice" w:id="1">
    <w:p w14:paraId="366B07DA" w14:textId="77777777" w:rsidR="00FA120C" w:rsidRDefault="00FA12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BC47" w14:textId="0F1A4017" w:rsidR="00AE03B6" w:rsidRDefault="009D6CFE">
    <w:pPr>
      <w:pStyle w:val="En-tte"/>
    </w:pPr>
    <w:r>
      <w:rPr>
        <w:noProof/>
      </w:rPr>
      <w:drawing>
        <wp:anchor distT="0" distB="0" distL="114300" distR="114300" simplePos="0" relativeHeight="251658240" behindDoc="1" locked="0" layoutInCell="1" allowOverlap="1" wp14:anchorId="7D197078" wp14:editId="61152DA5">
          <wp:simplePos x="0" y="0"/>
          <wp:positionH relativeFrom="column">
            <wp:posOffset>4937760</wp:posOffset>
          </wp:positionH>
          <wp:positionV relativeFrom="paragraph">
            <wp:posOffset>-153035</wp:posOffset>
          </wp:positionV>
          <wp:extent cx="1165860" cy="497598"/>
          <wp:effectExtent l="0" t="0" r="0" b="0"/>
          <wp:wrapNone/>
          <wp:docPr id="937027712" name="Image 1" descr="Praemia REIM | Site corporate - Praemia RE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aemia REIM | Site corporate - Praemia REIM"/>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65860" cy="49759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8CE5" w14:textId="0F754746" w:rsidR="00FC74BB" w:rsidRDefault="00FC74BB"/>
  <w:p w14:paraId="3ABDCC87" w14:textId="77777777" w:rsidR="0031265D" w:rsidRDefault="0031265D"/>
</w:hdr>
</file>

<file path=word/intelligence2.xml><?xml version="1.0" encoding="utf-8"?>
<int2:intelligence xmlns:int2="http://schemas.microsoft.com/office/intelligence/2020/intelligence" xmlns:oel="http://schemas.microsoft.com/office/2019/extlst">
  <int2:observations>
    <int2:textHash int2:hashCode="ZfKICrmF9UomaB" int2:id="ljtAULv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7A0"/>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140C"/>
    <w:multiLevelType w:val="multilevel"/>
    <w:tmpl w:val="6AB4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72D82"/>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D762B"/>
    <w:multiLevelType w:val="multilevel"/>
    <w:tmpl w:val="3452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16A70"/>
    <w:multiLevelType w:val="multilevel"/>
    <w:tmpl w:val="3FFA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C5B77"/>
    <w:multiLevelType w:val="multilevel"/>
    <w:tmpl w:val="7B4A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24AE3"/>
    <w:multiLevelType w:val="hybridMultilevel"/>
    <w:tmpl w:val="F970D3B0"/>
    <w:lvl w:ilvl="0" w:tplc="040C0001">
      <w:start w:val="1"/>
      <w:numFmt w:val="bullet"/>
      <w:lvlText w:val=""/>
      <w:lvlJc w:val="left"/>
      <w:pPr>
        <w:ind w:left="720" w:hanging="360"/>
      </w:pPr>
      <w:rPr>
        <w:rFonts w:ascii="Symbol" w:hAnsi="Symbol" w:hint="default"/>
      </w:rPr>
    </w:lvl>
    <w:lvl w:ilvl="1" w:tplc="BA5A843C">
      <w:start w:val="4"/>
      <w:numFmt w:val="bullet"/>
      <w:lvlText w:val="•"/>
      <w:lvlJc w:val="left"/>
      <w:pPr>
        <w:ind w:left="1440" w:hanging="360"/>
      </w:pPr>
      <w:rPr>
        <w:rFonts w:ascii="Calibri" w:eastAsia="Calibri"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5A124B2"/>
    <w:multiLevelType w:val="multilevel"/>
    <w:tmpl w:val="D0B0A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00199"/>
    <w:multiLevelType w:val="multilevel"/>
    <w:tmpl w:val="E51C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76DCD"/>
    <w:multiLevelType w:val="multilevel"/>
    <w:tmpl w:val="229E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D1646"/>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63328"/>
    <w:multiLevelType w:val="multilevel"/>
    <w:tmpl w:val="761E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D7D7A"/>
    <w:multiLevelType w:val="hybridMultilevel"/>
    <w:tmpl w:val="165400D0"/>
    <w:lvl w:ilvl="0" w:tplc="0874C44C">
      <w:start w:val="1"/>
      <w:numFmt w:val="bullet"/>
      <w:lvlText w:val=""/>
      <w:lvlJc w:val="left"/>
      <w:pPr>
        <w:ind w:left="720" w:hanging="360"/>
      </w:pPr>
      <w:rPr>
        <w:rFonts w:ascii="Symbol" w:hAnsi="Symbol" w:hint="default"/>
      </w:rPr>
    </w:lvl>
    <w:lvl w:ilvl="1" w:tplc="4F14397C" w:tentative="1">
      <w:start w:val="1"/>
      <w:numFmt w:val="bullet"/>
      <w:lvlText w:val="o"/>
      <w:lvlJc w:val="left"/>
      <w:pPr>
        <w:ind w:left="1440" w:hanging="360"/>
      </w:pPr>
      <w:rPr>
        <w:rFonts w:ascii="Courier New" w:hAnsi="Courier New" w:hint="default"/>
      </w:rPr>
    </w:lvl>
    <w:lvl w:ilvl="2" w:tplc="D8E08142" w:tentative="1">
      <w:start w:val="1"/>
      <w:numFmt w:val="bullet"/>
      <w:lvlText w:val=""/>
      <w:lvlJc w:val="left"/>
      <w:pPr>
        <w:ind w:left="2160" w:hanging="360"/>
      </w:pPr>
      <w:rPr>
        <w:rFonts w:ascii="Wingdings" w:hAnsi="Wingdings" w:hint="default"/>
      </w:rPr>
    </w:lvl>
    <w:lvl w:ilvl="3" w:tplc="3A86BA02" w:tentative="1">
      <w:start w:val="1"/>
      <w:numFmt w:val="bullet"/>
      <w:lvlText w:val=""/>
      <w:lvlJc w:val="left"/>
      <w:pPr>
        <w:ind w:left="2880" w:hanging="360"/>
      </w:pPr>
      <w:rPr>
        <w:rFonts w:ascii="Symbol" w:hAnsi="Symbol" w:hint="default"/>
      </w:rPr>
    </w:lvl>
    <w:lvl w:ilvl="4" w:tplc="87C04818" w:tentative="1">
      <w:start w:val="1"/>
      <w:numFmt w:val="bullet"/>
      <w:lvlText w:val="o"/>
      <w:lvlJc w:val="left"/>
      <w:pPr>
        <w:ind w:left="3600" w:hanging="360"/>
      </w:pPr>
      <w:rPr>
        <w:rFonts w:ascii="Courier New" w:hAnsi="Courier New" w:hint="default"/>
      </w:rPr>
    </w:lvl>
    <w:lvl w:ilvl="5" w:tplc="43D835DA" w:tentative="1">
      <w:start w:val="1"/>
      <w:numFmt w:val="bullet"/>
      <w:lvlText w:val=""/>
      <w:lvlJc w:val="left"/>
      <w:pPr>
        <w:ind w:left="4320" w:hanging="360"/>
      </w:pPr>
      <w:rPr>
        <w:rFonts w:ascii="Wingdings" w:hAnsi="Wingdings" w:hint="default"/>
      </w:rPr>
    </w:lvl>
    <w:lvl w:ilvl="6" w:tplc="3D74037C" w:tentative="1">
      <w:start w:val="1"/>
      <w:numFmt w:val="bullet"/>
      <w:lvlText w:val=""/>
      <w:lvlJc w:val="left"/>
      <w:pPr>
        <w:ind w:left="5040" w:hanging="360"/>
      </w:pPr>
      <w:rPr>
        <w:rFonts w:ascii="Symbol" w:hAnsi="Symbol" w:hint="default"/>
      </w:rPr>
    </w:lvl>
    <w:lvl w:ilvl="7" w:tplc="FA263EE6" w:tentative="1">
      <w:start w:val="1"/>
      <w:numFmt w:val="bullet"/>
      <w:lvlText w:val="o"/>
      <w:lvlJc w:val="left"/>
      <w:pPr>
        <w:ind w:left="5760" w:hanging="360"/>
      </w:pPr>
      <w:rPr>
        <w:rFonts w:ascii="Courier New" w:hAnsi="Courier New" w:hint="default"/>
      </w:rPr>
    </w:lvl>
    <w:lvl w:ilvl="8" w:tplc="75E665DC" w:tentative="1">
      <w:start w:val="1"/>
      <w:numFmt w:val="bullet"/>
      <w:lvlText w:val=""/>
      <w:lvlJc w:val="left"/>
      <w:pPr>
        <w:ind w:left="6480" w:hanging="360"/>
      </w:pPr>
      <w:rPr>
        <w:rFonts w:ascii="Wingdings" w:hAnsi="Wingdings" w:hint="default"/>
      </w:rPr>
    </w:lvl>
  </w:abstractNum>
  <w:abstractNum w:abstractNumId="13" w15:restartNumberingAfterBreak="0">
    <w:nsid w:val="0B1C5C15"/>
    <w:multiLevelType w:val="multilevel"/>
    <w:tmpl w:val="AA34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425D4"/>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D4020"/>
    <w:multiLevelType w:val="multilevel"/>
    <w:tmpl w:val="9620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997E7B"/>
    <w:multiLevelType w:val="multilevel"/>
    <w:tmpl w:val="90CEBC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0CFF4951"/>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313526"/>
    <w:multiLevelType w:val="multilevel"/>
    <w:tmpl w:val="6DD8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80120B"/>
    <w:multiLevelType w:val="multilevel"/>
    <w:tmpl w:val="D498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D0ED2"/>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9F0C9F"/>
    <w:multiLevelType w:val="multilevel"/>
    <w:tmpl w:val="D3E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E22378"/>
    <w:multiLevelType w:val="multilevel"/>
    <w:tmpl w:val="F852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7533B"/>
    <w:multiLevelType w:val="multilevel"/>
    <w:tmpl w:val="90D0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D809DE"/>
    <w:multiLevelType w:val="multilevel"/>
    <w:tmpl w:val="9BA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1E0184"/>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55C5D"/>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AB637F"/>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0F4994"/>
    <w:multiLevelType w:val="multilevel"/>
    <w:tmpl w:val="F626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F13DA8"/>
    <w:multiLevelType w:val="multilevel"/>
    <w:tmpl w:val="2660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F1013E"/>
    <w:multiLevelType w:val="multilevel"/>
    <w:tmpl w:val="B5424320"/>
    <w:lvl w:ilvl="0">
      <w:start w:val="1"/>
      <w:numFmt w:val="bullet"/>
      <w:lvlText w:val=""/>
      <w:lvlJc w:val="left"/>
      <w:pPr>
        <w:tabs>
          <w:tab w:val="num" w:pos="624"/>
        </w:tabs>
        <w:ind w:left="624" w:hanging="360"/>
      </w:pPr>
      <w:rPr>
        <w:rFonts w:ascii="Symbol" w:hAnsi="Symbol" w:hint="default"/>
        <w:sz w:val="20"/>
      </w:rPr>
    </w:lvl>
    <w:lvl w:ilvl="1">
      <w:start w:val="1"/>
      <w:numFmt w:val="bullet"/>
      <w:lvlText w:val="o"/>
      <w:lvlJc w:val="left"/>
      <w:pPr>
        <w:tabs>
          <w:tab w:val="num" w:pos="1344"/>
        </w:tabs>
        <w:ind w:left="1344" w:hanging="360"/>
      </w:pPr>
      <w:rPr>
        <w:rFonts w:ascii="Courier New" w:hAnsi="Courier New" w:hint="default"/>
        <w:sz w:val="20"/>
      </w:rPr>
    </w:lvl>
    <w:lvl w:ilvl="2" w:tentative="1">
      <w:start w:val="1"/>
      <w:numFmt w:val="bullet"/>
      <w:lvlText w:val=""/>
      <w:lvlJc w:val="left"/>
      <w:pPr>
        <w:tabs>
          <w:tab w:val="num" w:pos="2064"/>
        </w:tabs>
        <w:ind w:left="2064" w:hanging="360"/>
      </w:pPr>
      <w:rPr>
        <w:rFonts w:ascii="Wingdings" w:hAnsi="Wingdings" w:hint="default"/>
        <w:sz w:val="20"/>
      </w:rPr>
    </w:lvl>
    <w:lvl w:ilvl="3" w:tentative="1">
      <w:start w:val="1"/>
      <w:numFmt w:val="bullet"/>
      <w:lvlText w:val=""/>
      <w:lvlJc w:val="left"/>
      <w:pPr>
        <w:tabs>
          <w:tab w:val="num" w:pos="2784"/>
        </w:tabs>
        <w:ind w:left="2784" w:hanging="360"/>
      </w:pPr>
      <w:rPr>
        <w:rFonts w:ascii="Wingdings" w:hAnsi="Wingdings" w:hint="default"/>
        <w:sz w:val="20"/>
      </w:rPr>
    </w:lvl>
    <w:lvl w:ilvl="4" w:tentative="1">
      <w:start w:val="1"/>
      <w:numFmt w:val="bullet"/>
      <w:lvlText w:val=""/>
      <w:lvlJc w:val="left"/>
      <w:pPr>
        <w:tabs>
          <w:tab w:val="num" w:pos="3504"/>
        </w:tabs>
        <w:ind w:left="3504" w:hanging="360"/>
      </w:pPr>
      <w:rPr>
        <w:rFonts w:ascii="Wingdings" w:hAnsi="Wingdings" w:hint="default"/>
        <w:sz w:val="20"/>
      </w:rPr>
    </w:lvl>
    <w:lvl w:ilvl="5" w:tentative="1">
      <w:start w:val="1"/>
      <w:numFmt w:val="bullet"/>
      <w:lvlText w:val=""/>
      <w:lvlJc w:val="left"/>
      <w:pPr>
        <w:tabs>
          <w:tab w:val="num" w:pos="4224"/>
        </w:tabs>
        <w:ind w:left="4224" w:hanging="360"/>
      </w:pPr>
      <w:rPr>
        <w:rFonts w:ascii="Wingdings" w:hAnsi="Wingdings" w:hint="default"/>
        <w:sz w:val="20"/>
      </w:rPr>
    </w:lvl>
    <w:lvl w:ilvl="6" w:tentative="1">
      <w:start w:val="1"/>
      <w:numFmt w:val="bullet"/>
      <w:lvlText w:val=""/>
      <w:lvlJc w:val="left"/>
      <w:pPr>
        <w:tabs>
          <w:tab w:val="num" w:pos="4944"/>
        </w:tabs>
        <w:ind w:left="4944" w:hanging="360"/>
      </w:pPr>
      <w:rPr>
        <w:rFonts w:ascii="Wingdings" w:hAnsi="Wingdings" w:hint="default"/>
        <w:sz w:val="20"/>
      </w:rPr>
    </w:lvl>
    <w:lvl w:ilvl="7" w:tentative="1">
      <w:start w:val="1"/>
      <w:numFmt w:val="bullet"/>
      <w:lvlText w:val=""/>
      <w:lvlJc w:val="left"/>
      <w:pPr>
        <w:tabs>
          <w:tab w:val="num" w:pos="5664"/>
        </w:tabs>
        <w:ind w:left="5664" w:hanging="360"/>
      </w:pPr>
      <w:rPr>
        <w:rFonts w:ascii="Wingdings" w:hAnsi="Wingdings" w:hint="default"/>
        <w:sz w:val="20"/>
      </w:rPr>
    </w:lvl>
    <w:lvl w:ilvl="8" w:tentative="1">
      <w:start w:val="1"/>
      <w:numFmt w:val="bullet"/>
      <w:lvlText w:val=""/>
      <w:lvlJc w:val="left"/>
      <w:pPr>
        <w:tabs>
          <w:tab w:val="num" w:pos="6384"/>
        </w:tabs>
        <w:ind w:left="6384" w:hanging="360"/>
      </w:pPr>
      <w:rPr>
        <w:rFonts w:ascii="Wingdings" w:hAnsi="Wingdings" w:hint="default"/>
        <w:sz w:val="20"/>
      </w:rPr>
    </w:lvl>
  </w:abstractNum>
  <w:abstractNum w:abstractNumId="31" w15:restartNumberingAfterBreak="0">
    <w:nsid w:val="16311501"/>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5154BF"/>
    <w:multiLevelType w:val="multilevel"/>
    <w:tmpl w:val="66DC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7A61B6"/>
    <w:multiLevelType w:val="multilevel"/>
    <w:tmpl w:val="90CE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F8275A"/>
    <w:multiLevelType w:val="multilevel"/>
    <w:tmpl w:val="040C0025"/>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5" w15:restartNumberingAfterBreak="0">
    <w:nsid w:val="196A3B02"/>
    <w:multiLevelType w:val="multilevel"/>
    <w:tmpl w:val="90CEBC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1A586A91"/>
    <w:multiLevelType w:val="hybridMultilevel"/>
    <w:tmpl w:val="1C044D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C923D3C"/>
    <w:multiLevelType w:val="multilevel"/>
    <w:tmpl w:val="E986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5047EF"/>
    <w:multiLevelType w:val="multilevel"/>
    <w:tmpl w:val="C46E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22306A"/>
    <w:multiLevelType w:val="multilevel"/>
    <w:tmpl w:val="A270458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hAnsi="Calibri"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A910C0"/>
    <w:multiLevelType w:val="multilevel"/>
    <w:tmpl w:val="8104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DB7E1C"/>
    <w:multiLevelType w:val="multilevel"/>
    <w:tmpl w:val="80A0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3E4D7D"/>
    <w:multiLevelType w:val="multilevel"/>
    <w:tmpl w:val="15D6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5F5CFF"/>
    <w:multiLevelType w:val="multilevel"/>
    <w:tmpl w:val="EB9C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E11E69"/>
    <w:multiLevelType w:val="multilevel"/>
    <w:tmpl w:val="CF3C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E634D2"/>
    <w:multiLevelType w:val="multilevel"/>
    <w:tmpl w:val="2676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006B4D"/>
    <w:multiLevelType w:val="multilevel"/>
    <w:tmpl w:val="489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8262D2"/>
    <w:multiLevelType w:val="multilevel"/>
    <w:tmpl w:val="969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F9279E"/>
    <w:multiLevelType w:val="hybridMultilevel"/>
    <w:tmpl w:val="404C12A8"/>
    <w:lvl w:ilvl="0" w:tplc="040C0003">
      <w:start w:val="1"/>
      <w:numFmt w:val="bullet"/>
      <w:lvlText w:val="o"/>
      <w:lvlJc w:val="left"/>
      <w:pPr>
        <w:ind w:left="1428" w:hanging="360"/>
      </w:pPr>
      <w:rPr>
        <w:rFonts w:ascii="Courier New" w:hAnsi="Courier New" w:cs="Courier New"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9" w15:restartNumberingAfterBreak="0">
    <w:nsid w:val="29270959"/>
    <w:multiLevelType w:val="multilevel"/>
    <w:tmpl w:val="B9EC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2E0296"/>
    <w:multiLevelType w:val="multilevel"/>
    <w:tmpl w:val="A72A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444394"/>
    <w:multiLevelType w:val="multilevel"/>
    <w:tmpl w:val="75DA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096755"/>
    <w:multiLevelType w:val="multilevel"/>
    <w:tmpl w:val="E92E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8D05D5"/>
    <w:multiLevelType w:val="multilevel"/>
    <w:tmpl w:val="FFFFFFFF"/>
    <w:lvl w:ilvl="0">
      <w:start w:val="1"/>
      <w:numFmt w:val="bullet"/>
      <w:lvlText w:val="o"/>
      <w:lvlJc w:val="left"/>
      <w:pPr>
        <w:ind w:left="144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2E48407B"/>
    <w:multiLevelType w:val="multilevel"/>
    <w:tmpl w:val="E30C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4867CE"/>
    <w:multiLevelType w:val="multilevel"/>
    <w:tmpl w:val="2830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5279F4"/>
    <w:multiLevelType w:val="multilevel"/>
    <w:tmpl w:val="974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C2712"/>
    <w:multiLevelType w:val="multilevel"/>
    <w:tmpl w:val="83003620"/>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34B54591"/>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575348"/>
    <w:multiLevelType w:val="hybridMultilevel"/>
    <w:tmpl w:val="5A3E59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8205FCB"/>
    <w:multiLevelType w:val="multilevel"/>
    <w:tmpl w:val="7386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A073C8"/>
    <w:multiLevelType w:val="multilevel"/>
    <w:tmpl w:val="1292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396696"/>
    <w:multiLevelType w:val="multilevel"/>
    <w:tmpl w:val="BB9A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BA3F6A"/>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555C1A"/>
    <w:multiLevelType w:val="multilevel"/>
    <w:tmpl w:val="136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BD699F"/>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3F5B95"/>
    <w:multiLevelType w:val="hybridMultilevel"/>
    <w:tmpl w:val="38021DE8"/>
    <w:lvl w:ilvl="0" w:tplc="25D0DF62">
      <w:start w:val="1"/>
      <w:numFmt w:val="bullet"/>
      <w:lvlText w:val=""/>
      <w:lvlJc w:val="left"/>
      <w:pPr>
        <w:ind w:left="720" w:hanging="360"/>
      </w:pPr>
      <w:rPr>
        <w:rFonts w:ascii="Symbol" w:hAnsi="Symbol" w:hint="default"/>
      </w:rPr>
    </w:lvl>
    <w:lvl w:ilvl="1" w:tplc="65F84AB2" w:tentative="1">
      <w:start w:val="1"/>
      <w:numFmt w:val="bullet"/>
      <w:lvlText w:val="o"/>
      <w:lvlJc w:val="left"/>
      <w:pPr>
        <w:ind w:left="1440" w:hanging="360"/>
      </w:pPr>
      <w:rPr>
        <w:rFonts w:ascii="Courier New" w:hAnsi="Courier New" w:hint="default"/>
      </w:rPr>
    </w:lvl>
    <w:lvl w:ilvl="2" w:tplc="FB48A700" w:tentative="1">
      <w:start w:val="1"/>
      <w:numFmt w:val="bullet"/>
      <w:lvlText w:val=""/>
      <w:lvlJc w:val="left"/>
      <w:pPr>
        <w:ind w:left="2160" w:hanging="360"/>
      </w:pPr>
      <w:rPr>
        <w:rFonts w:ascii="Wingdings" w:hAnsi="Wingdings" w:hint="default"/>
      </w:rPr>
    </w:lvl>
    <w:lvl w:ilvl="3" w:tplc="3190CEDE" w:tentative="1">
      <w:start w:val="1"/>
      <w:numFmt w:val="bullet"/>
      <w:lvlText w:val=""/>
      <w:lvlJc w:val="left"/>
      <w:pPr>
        <w:ind w:left="2880" w:hanging="360"/>
      </w:pPr>
      <w:rPr>
        <w:rFonts w:ascii="Symbol" w:hAnsi="Symbol" w:hint="default"/>
      </w:rPr>
    </w:lvl>
    <w:lvl w:ilvl="4" w:tplc="A456F980" w:tentative="1">
      <w:start w:val="1"/>
      <w:numFmt w:val="bullet"/>
      <w:lvlText w:val="o"/>
      <w:lvlJc w:val="left"/>
      <w:pPr>
        <w:ind w:left="3600" w:hanging="360"/>
      </w:pPr>
      <w:rPr>
        <w:rFonts w:ascii="Courier New" w:hAnsi="Courier New" w:hint="default"/>
      </w:rPr>
    </w:lvl>
    <w:lvl w:ilvl="5" w:tplc="2474FCEA" w:tentative="1">
      <w:start w:val="1"/>
      <w:numFmt w:val="bullet"/>
      <w:lvlText w:val=""/>
      <w:lvlJc w:val="left"/>
      <w:pPr>
        <w:ind w:left="4320" w:hanging="360"/>
      </w:pPr>
      <w:rPr>
        <w:rFonts w:ascii="Wingdings" w:hAnsi="Wingdings" w:hint="default"/>
      </w:rPr>
    </w:lvl>
    <w:lvl w:ilvl="6" w:tplc="35DC966E" w:tentative="1">
      <w:start w:val="1"/>
      <w:numFmt w:val="bullet"/>
      <w:lvlText w:val=""/>
      <w:lvlJc w:val="left"/>
      <w:pPr>
        <w:ind w:left="5040" w:hanging="360"/>
      </w:pPr>
      <w:rPr>
        <w:rFonts w:ascii="Symbol" w:hAnsi="Symbol" w:hint="default"/>
      </w:rPr>
    </w:lvl>
    <w:lvl w:ilvl="7" w:tplc="A4B43BD2" w:tentative="1">
      <w:start w:val="1"/>
      <w:numFmt w:val="bullet"/>
      <w:lvlText w:val="o"/>
      <w:lvlJc w:val="left"/>
      <w:pPr>
        <w:ind w:left="5760" w:hanging="360"/>
      </w:pPr>
      <w:rPr>
        <w:rFonts w:ascii="Courier New" w:hAnsi="Courier New" w:hint="default"/>
      </w:rPr>
    </w:lvl>
    <w:lvl w:ilvl="8" w:tplc="640A2F9C" w:tentative="1">
      <w:start w:val="1"/>
      <w:numFmt w:val="bullet"/>
      <w:lvlText w:val=""/>
      <w:lvlJc w:val="left"/>
      <w:pPr>
        <w:ind w:left="6480" w:hanging="360"/>
      </w:pPr>
      <w:rPr>
        <w:rFonts w:ascii="Wingdings" w:hAnsi="Wingdings" w:hint="default"/>
      </w:rPr>
    </w:lvl>
  </w:abstractNum>
  <w:abstractNum w:abstractNumId="67" w15:restartNumberingAfterBreak="0">
    <w:nsid w:val="3D907779"/>
    <w:multiLevelType w:val="multilevel"/>
    <w:tmpl w:val="28DE4356"/>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D0136E"/>
    <w:multiLevelType w:val="multilevel"/>
    <w:tmpl w:val="48FA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A042D2"/>
    <w:multiLevelType w:val="multilevel"/>
    <w:tmpl w:val="28DE4356"/>
    <w:lvl w:ilvl="0">
      <w:start w:val="1"/>
      <w:numFmt w:val="bullet"/>
      <w:lvlText w:val="-"/>
      <w:lvlJc w:val="left"/>
      <w:pPr>
        <w:tabs>
          <w:tab w:val="num" w:pos="720"/>
        </w:tabs>
        <w:ind w:left="720" w:hanging="360"/>
      </w:pPr>
      <w:rPr>
        <w:rFonts w:ascii="Calibr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2F3785"/>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F26E25"/>
    <w:multiLevelType w:val="multilevel"/>
    <w:tmpl w:val="810E9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BB5194"/>
    <w:multiLevelType w:val="multilevel"/>
    <w:tmpl w:val="DAA8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533543"/>
    <w:multiLevelType w:val="multilevel"/>
    <w:tmpl w:val="F5FC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710F6F"/>
    <w:multiLevelType w:val="multilevel"/>
    <w:tmpl w:val="C5BE8AD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hAnsi="Wingdings" w:hint="default"/>
      </w:rPr>
    </w:lvl>
    <w:lvl w:ilvl="2">
      <w:start w:val="4"/>
      <w:numFmt w:val="bullet"/>
      <w:lvlText w:val="-"/>
      <w:lvlJc w:val="left"/>
      <w:pPr>
        <w:ind w:left="2160" w:hanging="360"/>
      </w:pPr>
      <w:rPr>
        <w:rFonts w:ascii="Calibri" w:hAnsi="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C231A8"/>
    <w:multiLevelType w:val="hybridMultilevel"/>
    <w:tmpl w:val="5AE6A2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4C96557F"/>
    <w:multiLevelType w:val="multilevel"/>
    <w:tmpl w:val="767A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550005"/>
    <w:multiLevelType w:val="multilevel"/>
    <w:tmpl w:val="BC56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CB1F56"/>
    <w:multiLevelType w:val="multilevel"/>
    <w:tmpl w:val="66DC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41478C"/>
    <w:multiLevelType w:val="multilevel"/>
    <w:tmpl w:val="3928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0240CA"/>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6511CD"/>
    <w:multiLevelType w:val="multilevel"/>
    <w:tmpl w:val="16BA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B62439"/>
    <w:multiLevelType w:val="multilevel"/>
    <w:tmpl w:val="A4B6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ED4817"/>
    <w:multiLevelType w:val="multilevel"/>
    <w:tmpl w:val="D8F6D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D915D1"/>
    <w:multiLevelType w:val="multilevel"/>
    <w:tmpl w:val="52C0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0E5A33"/>
    <w:multiLevelType w:val="multilevel"/>
    <w:tmpl w:val="2B16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9271A2"/>
    <w:multiLevelType w:val="multilevel"/>
    <w:tmpl w:val="44B4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C5308B"/>
    <w:multiLevelType w:val="multilevel"/>
    <w:tmpl w:val="E5A0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50780C"/>
    <w:multiLevelType w:val="multilevel"/>
    <w:tmpl w:val="491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D9545E"/>
    <w:multiLevelType w:val="hybridMultilevel"/>
    <w:tmpl w:val="CDF0E7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5CB26154"/>
    <w:multiLevelType w:val="multilevel"/>
    <w:tmpl w:val="54A6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E73FE2"/>
    <w:multiLevelType w:val="multilevel"/>
    <w:tmpl w:val="DF4E5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DF45E6"/>
    <w:multiLevelType w:val="multilevel"/>
    <w:tmpl w:val="90CEBC1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3" w15:restartNumberingAfterBreak="0">
    <w:nsid w:val="600A3955"/>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6E5DA3"/>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7C71D1"/>
    <w:multiLevelType w:val="multilevel"/>
    <w:tmpl w:val="6D7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423842"/>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291874"/>
    <w:multiLevelType w:val="hybridMultilevel"/>
    <w:tmpl w:val="08A4007C"/>
    <w:lvl w:ilvl="0" w:tplc="24DED17E">
      <w:numFmt w:val="bullet"/>
      <w:lvlText w:val=""/>
      <w:lvlJc w:val="left"/>
      <w:pPr>
        <w:ind w:left="720" w:hanging="360"/>
      </w:pPr>
      <w:rPr>
        <w:rFonts w:ascii="Wingdings" w:hAnsi="Wingdings" w:hint="default"/>
      </w:rPr>
    </w:lvl>
    <w:lvl w:ilvl="1" w:tplc="5B261CD0" w:tentative="1">
      <w:start w:val="1"/>
      <w:numFmt w:val="bullet"/>
      <w:lvlText w:val="o"/>
      <w:lvlJc w:val="left"/>
      <w:pPr>
        <w:ind w:left="1440" w:hanging="360"/>
      </w:pPr>
      <w:rPr>
        <w:rFonts w:ascii="Courier New" w:hAnsi="Courier New" w:hint="default"/>
      </w:rPr>
    </w:lvl>
    <w:lvl w:ilvl="2" w:tplc="9E722136" w:tentative="1">
      <w:start w:val="1"/>
      <w:numFmt w:val="bullet"/>
      <w:lvlText w:val=""/>
      <w:lvlJc w:val="left"/>
      <w:pPr>
        <w:ind w:left="2160" w:hanging="360"/>
      </w:pPr>
      <w:rPr>
        <w:rFonts w:ascii="Wingdings" w:hAnsi="Wingdings" w:hint="default"/>
      </w:rPr>
    </w:lvl>
    <w:lvl w:ilvl="3" w:tplc="9A4A79E2" w:tentative="1">
      <w:start w:val="1"/>
      <w:numFmt w:val="bullet"/>
      <w:lvlText w:val=""/>
      <w:lvlJc w:val="left"/>
      <w:pPr>
        <w:ind w:left="2880" w:hanging="360"/>
      </w:pPr>
      <w:rPr>
        <w:rFonts w:ascii="Symbol" w:hAnsi="Symbol" w:hint="default"/>
      </w:rPr>
    </w:lvl>
    <w:lvl w:ilvl="4" w:tplc="61789C9C" w:tentative="1">
      <w:start w:val="1"/>
      <w:numFmt w:val="bullet"/>
      <w:lvlText w:val="o"/>
      <w:lvlJc w:val="left"/>
      <w:pPr>
        <w:ind w:left="3600" w:hanging="360"/>
      </w:pPr>
      <w:rPr>
        <w:rFonts w:ascii="Courier New" w:hAnsi="Courier New" w:hint="default"/>
      </w:rPr>
    </w:lvl>
    <w:lvl w:ilvl="5" w:tplc="9BC092B6" w:tentative="1">
      <w:start w:val="1"/>
      <w:numFmt w:val="bullet"/>
      <w:lvlText w:val=""/>
      <w:lvlJc w:val="left"/>
      <w:pPr>
        <w:ind w:left="4320" w:hanging="360"/>
      </w:pPr>
      <w:rPr>
        <w:rFonts w:ascii="Wingdings" w:hAnsi="Wingdings" w:hint="default"/>
      </w:rPr>
    </w:lvl>
    <w:lvl w:ilvl="6" w:tplc="E6EC9390" w:tentative="1">
      <w:start w:val="1"/>
      <w:numFmt w:val="bullet"/>
      <w:lvlText w:val=""/>
      <w:lvlJc w:val="left"/>
      <w:pPr>
        <w:ind w:left="5040" w:hanging="360"/>
      </w:pPr>
      <w:rPr>
        <w:rFonts w:ascii="Symbol" w:hAnsi="Symbol" w:hint="default"/>
      </w:rPr>
    </w:lvl>
    <w:lvl w:ilvl="7" w:tplc="82B01A88" w:tentative="1">
      <w:start w:val="1"/>
      <w:numFmt w:val="bullet"/>
      <w:lvlText w:val="o"/>
      <w:lvlJc w:val="left"/>
      <w:pPr>
        <w:ind w:left="5760" w:hanging="360"/>
      </w:pPr>
      <w:rPr>
        <w:rFonts w:ascii="Courier New" w:hAnsi="Courier New" w:hint="default"/>
      </w:rPr>
    </w:lvl>
    <w:lvl w:ilvl="8" w:tplc="28CC5D26" w:tentative="1">
      <w:start w:val="1"/>
      <w:numFmt w:val="bullet"/>
      <w:lvlText w:val=""/>
      <w:lvlJc w:val="left"/>
      <w:pPr>
        <w:ind w:left="6480" w:hanging="360"/>
      </w:pPr>
      <w:rPr>
        <w:rFonts w:ascii="Wingdings" w:hAnsi="Wingdings" w:hint="default"/>
      </w:rPr>
    </w:lvl>
  </w:abstractNum>
  <w:abstractNum w:abstractNumId="98" w15:restartNumberingAfterBreak="0">
    <w:nsid w:val="65F0754E"/>
    <w:multiLevelType w:val="multilevel"/>
    <w:tmpl w:val="0ECE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4778EF"/>
    <w:multiLevelType w:val="multilevel"/>
    <w:tmpl w:val="66DC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9C5392"/>
    <w:multiLevelType w:val="multilevel"/>
    <w:tmpl w:val="A9C4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E52C8D"/>
    <w:multiLevelType w:val="multilevel"/>
    <w:tmpl w:val="A878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524C9F"/>
    <w:multiLevelType w:val="multilevel"/>
    <w:tmpl w:val="21181BFA"/>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3" w15:restartNumberingAfterBreak="0">
    <w:nsid w:val="6C5264A2"/>
    <w:multiLevelType w:val="multilevel"/>
    <w:tmpl w:val="B54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A4C116"/>
    <w:multiLevelType w:val="hybridMultilevel"/>
    <w:tmpl w:val="D0669222"/>
    <w:lvl w:ilvl="0" w:tplc="040C0001">
      <w:start w:val="1"/>
      <w:numFmt w:val="bullet"/>
      <w:lvlText w:val=""/>
      <w:lvlJc w:val="left"/>
      <w:pPr>
        <w:ind w:left="720" w:hanging="360"/>
      </w:pPr>
      <w:rPr>
        <w:rFonts w:ascii="Symbol" w:hAnsi="Symbol" w:hint="default"/>
      </w:rPr>
    </w:lvl>
    <w:lvl w:ilvl="1" w:tplc="E7F67C44">
      <w:start w:val="1"/>
      <w:numFmt w:val="bullet"/>
      <w:lvlText w:val="o"/>
      <w:lvlJc w:val="left"/>
      <w:pPr>
        <w:ind w:left="1440" w:hanging="360"/>
      </w:pPr>
      <w:rPr>
        <w:rFonts w:ascii="Courier New" w:hAnsi="Courier New" w:hint="default"/>
      </w:rPr>
    </w:lvl>
    <w:lvl w:ilvl="2" w:tplc="A5CAE85E">
      <w:start w:val="1"/>
      <w:numFmt w:val="bullet"/>
      <w:lvlText w:val=""/>
      <w:lvlJc w:val="left"/>
      <w:pPr>
        <w:ind w:left="2160" w:hanging="360"/>
      </w:pPr>
      <w:rPr>
        <w:rFonts w:ascii="Wingdings" w:hAnsi="Wingdings" w:hint="default"/>
      </w:rPr>
    </w:lvl>
    <w:lvl w:ilvl="3" w:tplc="DF78A302">
      <w:start w:val="1"/>
      <w:numFmt w:val="bullet"/>
      <w:lvlText w:val=""/>
      <w:lvlJc w:val="left"/>
      <w:pPr>
        <w:ind w:left="2880" w:hanging="360"/>
      </w:pPr>
      <w:rPr>
        <w:rFonts w:ascii="Symbol" w:hAnsi="Symbol" w:hint="default"/>
      </w:rPr>
    </w:lvl>
    <w:lvl w:ilvl="4" w:tplc="06728016">
      <w:start w:val="1"/>
      <w:numFmt w:val="bullet"/>
      <w:lvlText w:val="o"/>
      <w:lvlJc w:val="left"/>
      <w:pPr>
        <w:ind w:left="3600" w:hanging="360"/>
      </w:pPr>
      <w:rPr>
        <w:rFonts w:ascii="Courier New" w:hAnsi="Courier New" w:hint="default"/>
      </w:rPr>
    </w:lvl>
    <w:lvl w:ilvl="5" w:tplc="6BE0F6BA">
      <w:start w:val="1"/>
      <w:numFmt w:val="bullet"/>
      <w:lvlText w:val=""/>
      <w:lvlJc w:val="left"/>
      <w:pPr>
        <w:ind w:left="4320" w:hanging="360"/>
      </w:pPr>
      <w:rPr>
        <w:rFonts w:ascii="Wingdings" w:hAnsi="Wingdings" w:hint="default"/>
      </w:rPr>
    </w:lvl>
    <w:lvl w:ilvl="6" w:tplc="E0AA81F0">
      <w:start w:val="1"/>
      <w:numFmt w:val="bullet"/>
      <w:lvlText w:val=""/>
      <w:lvlJc w:val="left"/>
      <w:pPr>
        <w:ind w:left="5040" w:hanging="360"/>
      </w:pPr>
      <w:rPr>
        <w:rFonts w:ascii="Symbol" w:hAnsi="Symbol" w:hint="default"/>
      </w:rPr>
    </w:lvl>
    <w:lvl w:ilvl="7" w:tplc="5BAC6F38">
      <w:start w:val="1"/>
      <w:numFmt w:val="bullet"/>
      <w:lvlText w:val="o"/>
      <w:lvlJc w:val="left"/>
      <w:pPr>
        <w:ind w:left="5760" w:hanging="360"/>
      </w:pPr>
      <w:rPr>
        <w:rFonts w:ascii="Courier New" w:hAnsi="Courier New" w:hint="default"/>
      </w:rPr>
    </w:lvl>
    <w:lvl w:ilvl="8" w:tplc="217CEA94">
      <w:start w:val="1"/>
      <w:numFmt w:val="bullet"/>
      <w:lvlText w:val=""/>
      <w:lvlJc w:val="left"/>
      <w:pPr>
        <w:ind w:left="6480" w:hanging="360"/>
      </w:pPr>
      <w:rPr>
        <w:rFonts w:ascii="Wingdings" w:hAnsi="Wingdings" w:hint="default"/>
      </w:rPr>
    </w:lvl>
  </w:abstractNum>
  <w:abstractNum w:abstractNumId="105" w15:restartNumberingAfterBreak="0">
    <w:nsid w:val="6DE41896"/>
    <w:multiLevelType w:val="multilevel"/>
    <w:tmpl w:val="BDA8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873697"/>
    <w:multiLevelType w:val="multilevel"/>
    <w:tmpl w:val="10D0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07232D"/>
    <w:multiLevelType w:val="multilevel"/>
    <w:tmpl w:val="46A4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035999"/>
    <w:multiLevelType w:val="multilevel"/>
    <w:tmpl w:val="078A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2F40DA"/>
    <w:multiLevelType w:val="hybridMultilevel"/>
    <w:tmpl w:val="532084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76B1305D"/>
    <w:multiLevelType w:val="multilevel"/>
    <w:tmpl w:val="5CC4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7A0A8A"/>
    <w:multiLevelType w:val="multilevel"/>
    <w:tmpl w:val="E16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595FEA"/>
    <w:multiLevelType w:val="hybridMultilevel"/>
    <w:tmpl w:val="B44A0D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7E402502"/>
    <w:multiLevelType w:val="hybridMultilevel"/>
    <w:tmpl w:val="FF4EFA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7E450359"/>
    <w:multiLevelType w:val="multilevel"/>
    <w:tmpl w:val="486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E13CC6"/>
    <w:multiLevelType w:val="hybridMultilevel"/>
    <w:tmpl w:val="8014F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34263704">
    <w:abstractNumId w:val="11"/>
  </w:num>
  <w:num w:numId="2" w16cid:durableId="1706364773">
    <w:abstractNumId w:val="24"/>
  </w:num>
  <w:num w:numId="3" w16cid:durableId="2001501181">
    <w:abstractNumId w:val="40"/>
  </w:num>
  <w:num w:numId="4" w16cid:durableId="442530903">
    <w:abstractNumId w:val="46"/>
  </w:num>
  <w:num w:numId="5" w16cid:durableId="1854566629">
    <w:abstractNumId w:val="90"/>
  </w:num>
  <w:num w:numId="6" w16cid:durableId="1919122809">
    <w:abstractNumId w:val="74"/>
  </w:num>
  <w:num w:numId="7" w16cid:durableId="1210150204">
    <w:abstractNumId w:val="87"/>
  </w:num>
  <w:num w:numId="8" w16cid:durableId="765343208">
    <w:abstractNumId w:val="114"/>
  </w:num>
  <w:num w:numId="9" w16cid:durableId="1316765238">
    <w:abstractNumId w:val="73"/>
  </w:num>
  <w:num w:numId="10" w16cid:durableId="1756200217">
    <w:abstractNumId w:val="91"/>
  </w:num>
  <w:num w:numId="11" w16cid:durableId="1903633019">
    <w:abstractNumId w:val="8"/>
  </w:num>
  <w:num w:numId="12" w16cid:durableId="1661420625">
    <w:abstractNumId w:val="68"/>
  </w:num>
  <w:num w:numId="13" w16cid:durableId="752092693">
    <w:abstractNumId w:val="45"/>
  </w:num>
  <w:num w:numId="14" w16cid:durableId="1990090179">
    <w:abstractNumId w:val="42"/>
  </w:num>
  <w:num w:numId="15" w16cid:durableId="1329560025">
    <w:abstractNumId w:val="38"/>
  </w:num>
  <w:num w:numId="16" w16cid:durableId="632634931">
    <w:abstractNumId w:val="4"/>
  </w:num>
  <w:num w:numId="17" w16cid:durableId="1238906505">
    <w:abstractNumId w:val="83"/>
  </w:num>
  <w:num w:numId="18" w16cid:durableId="378556014">
    <w:abstractNumId w:val="62"/>
  </w:num>
  <w:num w:numId="19" w16cid:durableId="1064177778">
    <w:abstractNumId w:val="60"/>
  </w:num>
  <w:num w:numId="20" w16cid:durableId="1719473210">
    <w:abstractNumId w:val="23"/>
  </w:num>
  <w:num w:numId="21" w16cid:durableId="498497351">
    <w:abstractNumId w:val="82"/>
  </w:num>
  <w:num w:numId="22" w16cid:durableId="1813255991">
    <w:abstractNumId w:val="79"/>
  </w:num>
  <w:num w:numId="23" w16cid:durableId="1697778993">
    <w:abstractNumId w:val="110"/>
  </w:num>
  <w:num w:numId="24" w16cid:durableId="1033455085">
    <w:abstractNumId w:val="54"/>
  </w:num>
  <w:num w:numId="25" w16cid:durableId="818110169">
    <w:abstractNumId w:val="49"/>
  </w:num>
  <w:num w:numId="26" w16cid:durableId="501704419">
    <w:abstractNumId w:val="22"/>
  </w:num>
  <w:num w:numId="27" w16cid:durableId="185481147">
    <w:abstractNumId w:val="18"/>
  </w:num>
  <w:num w:numId="28" w16cid:durableId="916404754">
    <w:abstractNumId w:val="76"/>
  </w:num>
  <w:num w:numId="29" w16cid:durableId="1177383769">
    <w:abstractNumId w:val="17"/>
  </w:num>
  <w:num w:numId="30" w16cid:durableId="1058936532">
    <w:abstractNumId w:val="27"/>
  </w:num>
  <w:num w:numId="31" w16cid:durableId="1565220197">
    <w:abstractNumId w:val="103"/>
  </w:num>
  <w:num w:numId="32" w16cid:durableId="2074505145">
    <w:abstractNumId w:val="7"/>
  </w:num>
  <w:num w:numId="33" w16cid:durableId="1992979530">
    <w:abstractNumId w:val="94"/>
  </w:num>
  <w:num w:numId="34" w16cid:durableId="176239859">
    <w:abstractNumId w:val="10"/>
  </w:num>
  <w:num w:numId="35" w16cid:durableId="91711591">
    <w:abstractNumId w:val="2"/>
  </w:num>
  <w:num w:numId="36" w16cid:durableId="11610551">
    <w:abstractNumId w:val="14"/>
  </w:num>
  <w:num w:numId="37" w16cid:durableId="45416865">
    <w:abstractNumId w:val="63"/>
  </w:num>
  <w:num w:numId="38" w16cid:durableId="452404032">
    <w:abstractNumId w:val="39"/>
  </w:num>
  <w:num w:numId="39" w16cid:durableId="689797246">
    <w:abstractNumId w:val="93"/>
  </w:num>
  <w:num w:numId="40" w16cid:durableId="206795699">
    <w:abstractNumId w:val="0"/>
  </w:num>
  <w:num w:numId="41" w16cid:durableId="1401177707">
    <w:abstractNumId w:val="30"/>
  </w:num>
  <w:num w:numId="42" w16cid:durableId="2085687565">
    <w:abstractNumId w:val="58"/>
  </w:num>
  <w:num w:numId="43" w16cid:durableId="1018193893">
    <w:abstractNumId w:val="20"/>
  </w:num>
  <w:num w:numId="44" w16cid:durableId="854924240">
    <w:abstractNumId w:val="26"/>
  </w:num>
  <w:num w:numId="45" w16cid:durableId="1186750312">
    <w:abstractNumId w:val="80"/>
  </w:num>
  <w:num w:numId="46" w16cid:durableId="65299498">
    <w:abstractNumId w:val="31"/>
  </w:num>
  <w:num w:numId="47" w16cid:durableId="1998534274">
    <w:abstractNumId w:val="96"/>
  </w:num>
  <w:num w:numId="48" w16cid:durableId="1164927999">
    <w:abstractNumId w:val="25"/>
  </w:num>
  <w:num w:numId="49" w16cid:durableId="1156191790">
    <w:abstractNumId w:val="65"/>
  </w:num>
  <w:num w:numId="50" w16cid:durableId="486020841">
    <w:abstractNumId w:val="70"/>
  </w:num>
  <w:num w:numId="51" w16cid:durableId="234314785">
    <w:abstractNumId w:val="52"/>
  </w:num>
  <w:num w:numId="52" w16cid:durableId="1357847806">
    <w:abstractNumId w:val="95"/>
  </w:num>
  <w:num w:numId="53" w16cid:durableId="856775375">
    <w:abstractNumId w:val="37"/>
  </w:num>
  <w:num w:numId="54" w16cid:durableId="1347949873">
    <w:abstractNumId w:val="9"/>
  </w:num>
  <w:num w:numId="55" w16cid:durableId="164901831">
    <w:abstractNumId w:val="101"/>
  </w:num>
  <w:num w:numId="56" w16cid:durableId="648678823">
    <w:abstractNumId w:val="98"/>
  </w:num>
  <w:num w:numId="57" w16cid:durableId="430245365">
    <w:abstractNumId w:val="3"/>
  </w:num>
  <w:num w:numId="58" w16cid:durableId="457645394">
    <w:abstractNumId w:val="15"/>
  </w:num>
  <w:num w:numId="59" w16cid:durableId="1582248998">
    <w:abstractNumId w:val="19"/>
  </w:num>
  <w:num w:numId="60" w16cid:durableId="1512335792">
    <w:abstractNumId w:val="81"/>
  </w:num>
  <w:num w:numId="61" w16cid:durableId="624236403">
    <w:abstractNumId w:val="1"/>
  </w:num>
  <w:num w:numId="62" w16cid:durableId="1981689034">
    <w:abstractNumId w:val="44"/>
  </w:num>
  <w:num w:numId="63" w16cid:durableId="1104574817">
    <w:abstractNumId w:val="61"/>
  </w:num>
  <w:num w:numId="64" w16cid:durableId="2011709984">
    <w:abstractNumId w:val="72"/>
  </w:num>
  <w:num w:numId="65" w16cid:durableId="2005618697">
    <w:abstractNumId w:val="88"/>
  </w:num>
  <w:num w:numId="66" w16cid:durableId="1742631927">
    <w:abstractNumId w:val="43"/>
  </w:num>
  <w:num w:numId="67" w16cid:durableId="1186941675">
    <w:abstractNumId w:val="64"/>
  </w:num>
  <w:num w:numId="68" w16cid:durableId="935209924">
    <w:abstractNumId w:val="104"/>
  </w:num>
  <w:num w:numId="69" w16cid:durableId="1264219578">
    <w:abstractNumId w:val="108"/>
  </w:num>
  <w:num w:numId="70" w16cid:durableId="1959220616">
    <w:abstractNumId w:val="86"/>
  </w:num>
  <w:num w:numId="71" w16cid:durableId="1680501612">
    <w:abstractNumId w:val="106"/>
  </w:num>
  <w:num w:numId="72" w16cid:durableId="742683148">
    <w:abstractNumId w:val="99"/>
  </w:num>
  <w:num w:numId="73" w16cid:durableId="1812399364">
    <w:abstractNumId w:val="78"/>
  </w:num>
  <w:num w:numId="74" w16cid:durableId="395981183">
    <w:abstractNumId w:val="32"/>
  </w:num>
  <w:num w:numId="75" w16cid:durableId="1296637877">
    <w:abstractNumId w:val="107"/>
  </w:num>
  <w:num w:numId="76" w16cid:durableId="846485937">
    <w:abstractNumId w:val="69"/>
  </w:num>
  <w:num w:numId="77" w16cid:durableId="1879971937">
    <w:abstractNumId w:val="41"/>
  </w:num>
  <w:num w:numId="78" w16cid:durableId="267588275">
    <w:abstractNumId w:val="12"/>
  </w:num>
  <w:num w:numId="79" w16cid:durableId="2002002043">
    <w:abstractNumId w:val="66"/>
  </w:num>
  <w:num w:numId="80" w16cid:durableId="1181821918">
    <w:abstractNumId w:val="102"/>
  </w:num>
  <w:num w:numId="81" w16cid:durableId="535889921">
    <w:abstractNumId w:val="57"/>
  </w:num>
  <w:num w:numId="82" w16cid:durableId="336885132">
    <w:abstractNumId w:val="92"/>
  </w:num>
  <w:num w:numId="83" w16cid:durableId="1890458435">
    <w:abstractNumId w:val="35"/>
  </w:num>
  <w:num w:numId="84" w16cid:durableId="1496914106">
    <w:abstractNumId w:val="71"/>
  </w:num>
  <w:num w:numId="85" w16cid:durableId="928346877">
    <w:abstractNumId w:val="33"/>
  </w:num>
  <w:num w:numId="86" w16cid:durableId="1244952620">
    <w:abstractNumId w:val="16"/>
  </w:num>
  <w:num w:numId="87" w16cid:durableId="217322548">
    <w:abstractNumId w:val="97"/>
  </w:num>
  <w:num w:numId="88" w16cid:durableId="99305693">
    <w:abstractNumId w:val="77"/>
  </w:num>
  <w:num w:numId="89" w16cid:durableId="1030572197">
    <w:abstractNumId w:val="28"/>
  </w:num>
  <w:num w:numId="90" w16cid:durableId="1804150564">
    <w:abstractNumId w:val="51"/>
  </w:num>
  <w:num w:numId="91" w16cid:durableId="695735114">
    <w:abstractNumId w:val="53"/>
  </w:num>
  <w:num w:numId="92" w16cid:durableId="982392706">
    <w:abstractNumId w:val="112"/>
  </w:num>
  <w:num w:numId="93" w16cid:durableId="523402774">
    <w:abstractNumId w:val="100"/>
  </w:num>
  <w:num w:numId="94" w16cid:durableId="1116947101">
    <w:abstractNumId w:val="75"/>
  </w:num>
  <w:num w:numId="95" w16cid:durableId="372266867">
    <w:abstractNumId w:val="36"/>
  </w:num>
  <w:num w:numId="96" w16cid:durableId="1535923904">
    <w:abstractNumId w:val="56"/>
  </w:num>
  <w:num w:numId="97" w16cid:durableId="1250852126">
    <w:abstractNumId w:val="47"/>
  </w:num>
  <w:num w:numId="98" w16cid:durableId="1162548890">
    <w:abstractNumId w:val="29"/>
  </w:num>
  <w:num w:numId="99" w16cid:durableId="794983062">
    <w:abstractNumId w:val="21"/>
  </w:num>
  <w:num w:numId="100" w16cid:durableId="1219391759">
    <w:abstractNumId w:val="85"/>
  </w:num>
  <w:num w:numId="101" w16cid:durableId="1915123089">
    <w:abstractNumId w:val="84"/>
  </w:num>
  <w:num w:numId="102" w16cid:durableId="1027758435">
    <w:abstractNumId w:val="34"/>
  </w:num>
  <w:num w:numId="103" w16cid:durableId="1514565620">
    <w:abstractNumId w:val="67"/>
  </w:num>
  <w:num w:numId="104" w16cid:durableId="1184897357">
    <w:abstractNumId w:val="13"/>
  </w:num>
  <w:num w:numId="105" w16cid:durableId="339164745">
    <w:abstractNumId w:val="5"/>
  </w:num>
  <w:num w:numId="106" w16cid:durableId="726957478">
    <w:abstractNumId w:val="50"/>
  </w:num>
  <w:num w:numId="107" w16cid:durableId="1480533346">
    <w:abstractNumId w:val="55"/>
  </w:num>
  <w:num w:numId="108" w16cid:durableId="1584299890">
    <w:abstractNumId w:val="6"/>
  </w:num>
  <w:num w:numId="109" w16cid:durableId="268201348">
    <w:abstractNumId w:val="48"/>
  </w:num>
  <w:num w:numId="110" w16cid:durableId="484782603">
    <w:abstractNumId w:val="105"/>
  </w:num>
  <w:num w:numId="111" w16cid:durableId="169953951">
    <w:abstractNumId w:val="111"/>
  </w:num>
  <w:num w:numId="112" w16cid:durableId="1585072888">
    <w:abstractNumId w:val="89"/>
  </w:num>
  <w:num w:numId="113" w16cid:durableId="1137140613">
    <w:abstractNumId w:val="59"/>
  </w:num>
  <w:num w:numId="114" w16cid:durableId="1209684570">
    <w:abstractNumId w:val="113"/>
  </w:num>
  <w:num w:numId="115" w16cid:durableId="1558976879">
    <w:abstractNumId w:val="115"/>
  </w:num>
  <w:num w:numId="116" w16cid:durableId="1939829223">
    <w:abstractNumId w:val="109"/>
  </w:num>
  <w:numIdMacAtCleanup w:val="10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cia LUCIDI">
    <w15:presenceInfo w15:providerId="AD" w15:userId="S::alicia.lucidi@praemiareim.com::ce73216f-0097-4c82-b6b3-636d20fd5cce"/>
  </w15:person>
  <w15:person w15:author="Victor KAPRIEV">
    <w15:presenceInfo w15:providerId="AD" w15:userId="S::victor.kapriev@sia-partners.com::cfc627aa-3324-4a92-aee6-c61347bfdabb"/>
  </w15:person>
  <w15:person w15:author="Romain GARDENAT">
    <w15:presenceInfo w15:providerId="AD" w15:userId="S::romain.gardenat@praemiareim.com::ca4cd387-3cc6-415a-bfec-1f8717af23bc"/>
  </w15:person>
  <w15:person w15:author="Sébastien GRANDPERRET">
    <w15:presenceInfo w15:providerId="AD" w15:userId="S::sebastien.grandperret@sia-partners.com::233094d7-f466-4835-80df-b1bf3e6f35c2"/>
  </w15:person>
  <w15:person w15:author="Romain GARDENAT [2]">
    <w15:presenceInfo w15:providerId="AD" w15:userId="S::Romain.GARDENAT@praemiareim.com::ca4cd387-3cc6-415a-bfec-1f8717af23bc"/>
  </w15:person>
  <w15:person w15:author="Heloise BRETON">
    <w15:presenceInfo w15:providerId="AD" w15:userId="S::heloise.breton@praemiareim.com::788106d2-f65a-4483-bb39-a99d700824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7FC"/>
    <w:rsid w:val="00000307"/>
    <w:rsid w:val="00000481"/>
    <w:rsid w:val="000004E5"/>
    <w:rsid w:val="0000076B"/>
    <w:rsid w:val="00000DC9"/>
    <w:rsid w:val="00001032"/>
    <w:rsid w:val="00001518"/>
    <w:rsid w:val="00001548"/>
    <w:rsid w:val="00001649"/>
    <w:rsid w:val="00001784"/>
    <w:rsid w:val="00001808"/>
    <w:rsid w:val="00001CF9"/>
    <w:rsid w:val="00001DA3"/>
    <w:rsid w:val="00001EAA"/>
    <w:rsid w:val="000020EF"/>
    <w:rsid w:val="000021C1"/>
    <w:rsid w:val="00002245"/>
    <w:rsid w:val="000023C2"/>
    <w:rsid w:val="000025C9"/>
    <w:rsid w:val="00002728"/>
    <w:rsid w:val="00002A12"/>
    <w:rsid w:val="00002AC8"/>
    <w:rsid w:val="00002ACE"/>
    <w:rsid w:val="00002ACF"/>
    <w:rsid w:val="00002BD7"/>
    <w:rsid w:val="00002DA7"/>
    <w:rsid w:val="00002DF8"/>
    <w:rsid w:val="00003346"/>
    <w:rsid w:val="000034DD"/>
    <w:rsid w:val="0000355F"/>
    <w:rsid w:val="00003776"/>
    <w:rsid w:val="00003B20"/>
    <w:rsid w:val="00003BB5"/>
    <w:rsid w:val="00003E7C"/>
    <w:rsid w:val="00003F9D"/>
    <w:rsid w:val="00003FB7"/>
    <w:rsid w:val="000043EC"/>
    <w:rsid w:val="00004420"/>
    <w:rsid w:val="0000454B"/>
    <w:rsid w:val="0000457F"/>
    <w:rsid w:val="000048ED"/>
    <w:rsid w:val="00004BA7"/>
    <w:rsid w:val="00004CF8"/>
    <w:rsid w:val="00004F76"/>
    <w:rsid w:val="00005478"/>
    <w:rsid w:val="00005516"/>
    <w:rsid w:val="0000560E"/>
    <w:rsid w:val="00005627"/>
    <w:rsid w:val="000057DE"/>
    <w:rsid w:val="000057F9"/>
    <w:rsid w:val="00005AB3"/>
    <w:rsid w:val="00005BD2"/>
    <w:rsid w:val="00005C0D"/>
    <w:rsid w:val="00005D6B"/>
    <w:rsid w:val="00005DEB"/>
    <w:rsid w:val="00005ECC"/>
    <w:rsid w:val="00006400"/>
    <w:rsid w:val="0000645C"/>
    <w:rsid w:val="000064D4"/>
    <w:rsid w:val="000065D0"/>
    <w:rsid w:val="00006806"/>
    <w:rsid w:val="00006D29"/>
    <w:rsid w:val="00006F40"/>
    <w:rsid w:val="00007598"/>
    <w:rsid w:val="000076DD"/>
    <w:rsid w:val="00007B5C"/>
    <w:rsid w:val="00007C88"/>
    <w:rsid w:val="00007CC4"/>
    <w:rsid w:val="00007DD6"/>
    <w:rsid w:val="00007EEE"/>
    <w:rsid w:val="00010071"/>
    <w:rsid w:val="0001016E"/>
    <w:rsid w:val="000101D1"/>
    <w:rsid w:val="00010A35"/>
    <w:rsid w:val="00010A41"/>
    <w:rsid w:val="00010B12"/>
    <w:rsid w:val="00010D81"/>
    <w:rsid w:val="0001117B"/>
    <w:rsid w:val="000112CC"/>
    <w:rsid w:val="000117C9"/>
    <w:rsid w:val="00011846"/>
    <w:rsid w:val="000118B6"/>
    <w:rsid w:val="0001194C"/>
    <w:rsid w:val="00011DF2"/>
    <w:rsid w:val="0001200E"/>
    <w:rsid w:val="00012209"/>
    <w:rsid w:val="00012316"/>
    <w:rsid w:val="00012412"/>
    <w:rsid w:val="0001253C"/>
    <w:rsid w:val="0001290A"/>
    <w:rsid w:val="000136A4"/>
    <w:rsid w:val="000136C9"/>
    <w:rsid w:val="000136EA"/>
    <w:rsid w:val="000138D0"/>
    <w:rsid w:val="00013ABB"/>
    <w:rsid w:val="00013C80"/>
    <w:rsid w:val="00013CE4"/>
    <w:rsid w:val="00013CFB"/>
    <w:rsid w:val="00013DDC"/>
    <w:rsid w:val="000140AD"/>
    <w:rsid w:val="000140FE"/>
    <w:rsid w:val="0001421A"/>
    <w:rsid w:val="0001476E"/>
    <w:rsid w:val="00014931"/>
    <w:rsid w:val="00014DC4"/>
    <w:rsid w:val="00014E84"/>
    <w:rsid w:val="00014EDB"/>
    <w:rsid w:val="00014F11"/>
    <w:rsid w:val="00014FE5"/>
    <w:rsid w:val="00015B0B"/>
    <w:rsid w:val="00015DA8"/>
    <w:rsid w:val="00015E64"/>
    <w:rsid w:val="00015EAA"/>
    <w:rsid w:val="00015F57"/>
    <w:rsid w:val="00016002"/>
    <w:rsid w:val="00016158"/>
    <w:rsid w:val="00016710"/>
    <w:rsid w:val="0001684C"/>
    <w:rsid w:val="000168E0"/>
    <w:rsid w:val="00016B09"/>
    <w:rsid w:val="00016B74"/>
    <w:rsid w:val="00016C4A"/>
    <w:rsid w:val="00016D3F"/>
    <w:rsid w:val="00016DD9"/>
    <w:rsid w:val="00016F88"/>
    <w:rsid w:val="00017031"/>
    <w:rsid w:val="000171BA"/>
    <w:rsid w:val="000171BF"/>
    <w:rsid w:val="000174CF"/>
    <w:rsid w:val="000177C9"/>
    <w:rsid w:val="000177D7"/>
    <w:rsid w:val="00017986"/>
    <w:rsid w:val="00017A38"/>
    <w:rsid w:val="00017B16"/>
    <w:rsid w:val="00017B8B"/>
    <w:rsid w:val="00017D02"/>
    <w:rsid w:val="00017E9B"/>
    <w:rsid w:val="00020089"/>
    <w:rsid w:val="0002011D"/>
    <w:rsid w:val="0002019A"/>
    <w:rsid w:val="0002025C"/>
    <w:rsid w:val="0002036D"/>
    <w:rsid w:val="00020402"/>
    <w:rsid w:val="00020517"/>
    <w:rsid w:val="00020815"/>
    <w:rsid w:val="000209E3"/>
    <w:rsid w:val="00020A35"/>
    <w:rsid w:val="0002109B"/>
    <w:rsid w:val="00021114"/>
    <w:rsid w:val="00021155"/>
    <w:rsid w:val="000212E6"/>
    <w:rsid w:val="000213B9"/>
    <w:rsid w:val="0002157A"/>
    <w:rsid w:val="0002159F"/>
    <w:rsid w:val="000217EA"/>
    <w:rsid w:val="00021987"/>
    <w:rsid w:val="000219D1"/>
    <w:rsid w:val="00022105"/>
    <w:rsid w:val="000227B9"/>
    <w:rsid w:val="00022911"/>
    <w:rsid w:val="000229EE"/>
    <w:rsid w:val="00022E73"/>
    <w:rsid w:val="00022EA1"/>
    <w:rsid w:val="00023261"/>
    <w:rsid w:val="0002350E"/>
    <w:rsid w:val="0002353A"/>
    <w:rsid w:val="000235E2"/>
    <w:rsid w:val="000236D4"/>
    <w:rsid w:val="000236EC"/>
    <w:rsid w:val="000239B3"/>
    <w:rsid w:val="00023C86"/>
    <w:rsid w:val="00023CBA"/>
    <w:rsid w:val="00023D73"/>
    <w:rsid w:val="00023E31"/>
    <w:rsid w:val="00023E36"/>
    <w:rsid w:val="00023E56"/>
    <w:rsid w:val="0002479C"/>
    <w:rsid w:val="000247D7"/>
    <w:rsid w:val="00024879"/>
    <w:rsid w:val="00024A07"/>
    <w:rsid w:val="00024A31"/>
    <w:rsid w:val="00024B3C"/>
    <w:rsid w:val="00024C57"/>
    <w:rsid w:val="00024FE1"/>
    <w:rsid w:val="000250C1"/>
    <w:rsid w:val="00025177"/>
    <w:rsid w:val="00025472"/>
    <w:rsid w:val="00025612"/>
    <w:rsid w:val="00025688"/>
    <w:rsid w:val="00025764"/>
    <w:rsid w:val="00025912"/>
    <w:rsid w:val="00025AC1"/>
    <w:rsid w:val="00025E78"/>
    <w:rsid w:val="00025F88"/>
    <w:rsid w:val="0002601D"/>
    <w:rsid w:val="000260C9"/>
    <w:rsid w:val="00026152"/>
    <w:rsid w:val="0002653E"/>
    <w:rsid w:val="0002672B"/>
    <w:rsid w:val="0002678D"/>
    <w:rsid w:val="00026872"/>
    <w:rsid w:val="00026A77"/>
    <w:rsid w:val="00026B74"/>
    <w:rsid w:val="00026C40"/>
    <w:rsid w:val="000270AE"/>
    <w:rsid w:val="00027190"/>
    <w:rsid w:val="00027378"/>
    <w:rsid w:val="000274D5"/>
    <w:rsid w:val="00027522"/>
    <w:rsid w:val="000276BB"/>
    <w:rsid w:val="00027742"/>
    <w:rsid w:val="00027762"/>
    <w:rsid w:val="00027778"/>
    <w:rsid w:val="000279EB"/>
    <w:rsid w:val="00027AFD"/>
    <w:rsid w:val="00027C35"/>
    <w:rsid w:val="00027E68"/>
    <w:rsid w:val="0003014E"/>
    <w:rsid w:val="000301BF"/>
    <w:rsid w:val="000302D8"/>
    <w:rsid w:val="00030410"/>
    <w:rsid w:val="00030421"/>
    <w:rsid w:val="0003092C"/>
    <w:rsid w:val="00030A24"/>
    <w:rsid w:val="00030F78"/>
    <w:rsid w:val="00030FAF"/>
    <w:rsid w:val="00031276"/>
    <w:rsid w:val="0003129A"/>
    <w:rsid w:val="000312D2"/>
    <w:rsid w:val="0003157D"/>
    <w:rsid w:val="0003158F"/>
    <w:rsid w:val="000315B4"/>
    <w:rsid w:val="0003191F"/>
    <w:rsid w:val="00031D31"/>
    <w:rsid w:val="00031DDF"/>
    <w:rsid w:val="00031F89"/>
    <w:rsid w:val="0003214E"/>
    <w:rsid w:val="0003219C"/>
    <w:rsid w:val="0003260B"/>
    <w:rsid w:val="00032990"/>
    <w:rsid w:val="00032992"/>
    <w:rsid w:val="00032BBF"/>
    <w:rsid w:val="00032DF6"/>
    <w:rsid w:val="000330F1"/>
    <w:rsid w:val="00033224"/>
    <w:rsid w:val="000332BE"/>
    <w:rsid w:val="000333E2"/>
    <w:rsid w:val="00033547"/>
    <w:rsid w:val="000336A9"/>
    <w:rsid w:val="000337DA"/>
    <w:rsid w:val="000339C1"/>
    <w:rsid w:val="00033B1A"/>
    <w:rsid w:val="00033B99"/>
    <w:rsid w:val="00033BE3"/>
    <w:rsid w:val="00033BF1"/>
    <w:rsid w:val="00033D0F"/>
    <w:rsid w:val="00033D42"/>
    <w:rsid w:val="00033D6F"/>
    <w:rsid w:val="00033EC9"/>
    <w:rsid w:val="00034189"/>
    <w:rsid w:val="0003419A"/>
    <w:rsid w:val="000341D6"/>
    <w:rsid w:val="000342D6"/>
    <w:rsid w:val="00034517"/>
    <w:rsid w:val="000345A0"/>
    <w:rsid w:val="000346AB"/>
    <w:rsid w:val="00034722"/>
    <w:rsid w:val="00034A76"/>
    <w:rsid w:val="00034C1A"/>
    <w:rsid w:val="00034C74"/>
    <w:rsid w:val="00034C7B"/>
    <w:rsid w:val="0003512F"/>
    <w:rsid w:val="000353BE"/>
    <w:rsid w:val="000355F7"/>
    <w:rsid w:val="000356C4"/>
    <w:rsid w:val="00035749"/>
    <w:rsid w:val="00035841"/>
    <w:rsid w:val="00035AFD"/>
    <w:rsid w:val="00035B3E"/>
    <w:rsid w:val="00035B7E"/>
    <w:rsid w:val="00035C14"/>
    <w:rsid w:val="00035C23"/>
    <w:rsid w:val="00035C3C"/>
    <w:rsid w:val="00035C6C"/>
    <w:rsid w:val="00035D76"/>
    <w:rsid w:val="00035DA2"/>
    <w:rsid w:val="00035F79"/>
    <w:rsid w:val="00035FDE"/>
    <w:rsid w:val="00036068"/>
    <w:rsid w:val="00036587"/>
    <w:rsid w:val="000365FA"/>
    <w:rsid w:val="000367A0"/>
    <w:rsid w:val="00036B1F"/>
    <w:rsid w:val="00036B29"/>
    <w:rsid w:val="00036C58"/>
    <w:rsid w:val="00036C79"/>
    <w:rsid w:val="00036DA0"/>
    <w:rsid w:val="00036E31"/>
    <w:rsid w:val="00037253"/>
    <w:rsid w:val="000375FB"/>
    <w:rsid w:val="0003784A"/>
    <w:rsid w:val="0003787B"/>
    <w:rsid w:val="000378FC"/>
    <w:rsid w:val="00037BB8"/>
    <w:rsid w:val="00037EA1"/>
    <w:rsid w:val="00040017"/>
    <w:rsid w:val="00040091"/>
    <w:rsid w:val="000400EC"/>
    <w:rsid w:val="0004013F"/>
    <w:rsid w:val="000402EA"/>
    <w:rsid w:val="0004049D"/>
    <w:rsid w:val="000405A1"/>
    <w:rsid w:val="00040987"/>
    <w:rsid w:val="00040BD4"/>
    <w:rsid w:val="00040E8E"/>
    <w:rsid w:val="00040F92"/>
    <w:rsid w:val="00041094"/>
    <w:rsid w:val="0004118D"/>
    <w:rsid w:val="0004154C"/>
    <w:rsid w:val="000415E3"/>
    <w:rsid w:val="00041637"/>
    <w:rsid w:val="00041B80"/>
    <w:rsid w:val="00041CC2"/>
    <w:rsid w:val="00041E6F"/>
    <w:rsid w:val="00041FCD"/>
    <w:rsid w:val="00042315"/>
    <w:rsid w:val="0004273E"/>
    <w:rsid w:val="00042774"/>
    <w:rsid w:val="0004285A"/>
    <w:rsid w:val="00042BDC"/>
    <w:rsid w:val="00042C6C"/>
    <w:rsid w:val="00042E32"/>
    <w:rsid w:val="00042FAF"/>
    <w:rsid w:val="00042FBB"/>
    <w:rsid w:val="000431A4"/>
    <w:rsid w:val="000436F9"/>
    <w:rsid w:val="00043832"/>
    <w:rsid w:val="000438F8"/>
    <w:rsid w:val="00043998"/>
    <w:rsid w:val="00043A91"/>
    <w:rsid w:val="00043FB6"/>
    <w:rsid w:val="0004425E"/>
    <w:rsid w:val="000442DF"/>
    <w:rsid w:val="00044330"/>
    <w:rsid w:val="00044395"/>
    <w:rsid w:val="000443A7"/>
    <w:rsid w:val="00044739"/>
    <w:rsid w:val="0004477C"/>
    <w:rsid w:val="000447C9"/>
    <w:rsid w:val="00044904"/>
    <w:rsid w:val="00044C19"/>
    <w:rsid w:val="00044C1C"/>
    <w:rsid w:val="00045240"/>
    <w:rsid w:val="000452CC"/>
    <w:rsid w:val="0004563D"/>
    <w:rsid w:val="00045914"/>
    <w:rsid w:val="00045C61"/>
    <w:rsid w:val="00045CD1"/>
    <w:rsid w:val="00045E5A"/>
    <w:rsid w:val="00045FF9"/>
    <w:rsid w:val="0004601A"/>
    <w:rsid w:val="000460F3"/>
    <w:rsid w:val="0004632E"/>
    <w:rsid w:val="00046485"/>
    <w:rsid w:val="000464E4"/>
    <w:rsid w:val="000467E2"/>
    <w:rsid w:val="00046949"/>
    <w:rsid w:val="00046BFA"/>
    <w:rsid w:val="00046E62"/>
    <w:rsid w:val="0004703D"/>
    <w:rsid w:val="00047330"/>
    <w:rsid w:val="000473DE"/>
    <w:rsid w:val="0004748F"/>
    <w:rsid w:val="0004751E"/>
    <w:rsid w:val="000475B6"/>
    <w:rsid w:val="00047B9B"/>
    <w:rsid w:val="00047BAC"/>
    <w:rsid w:val="00047FDA"/>
    <w:rsid w:val="0005012A"/>
    <w:rsid w:val="000503EC"/>
    <w:rsid w:val="000505FB"/>
    <w:rsid w:val="00050756"/>
    <w:rsid w:val="000507A8"/>
    <w:rsid w:val="00050A61"/>
    <w:rsid w:val="00050B74"/>
    <w:rsid w:val="00050F3C"/>
    <w:rsid w:val="00051017"/>
    <w:rsid w:val="00051059"/>
    <w:rsid w:val="0005145B"/>
    <w:rsid w:val="00051698"/>
    <w:rsid w:val="00051894"/>
    <w:rsid w:val="000519BB"/>
    <w:rsid w:val="00051B73"/>
    <w:rsid w:val="00051E2F"/>
    <w:rsid w:val="00051FBF"/>
    <w:rsid w:val="0005218A"/>
    <w:rsid w:val="0005248C"/>
    <w:rsid w:val="0005258A"/>
    <w:rsid w:val="00052657"/>
    <w:rsid w:val="00052735"/>
    <w:rsid w:val="00052858"/>
    <w:rsid w:val="00052862"/>
    <w:rsid w:val="00053030"/>
    <w:rsid w:val="000532B0"/>
    <w:rsid w:val="00053C12"/>
    <w:rsid w:val="00053D09"/>
    <w:rsid w:val="00053EA1"/>
    <w:rsid w:val="000540EA"/>
    <w:rsid w:val="000544A1"/>
    <w:rsid w:val="0005450D"/>
    <w:rsid w:val="000545B5"/>
    <w:rsid w:val="000546B9"/>
    <w:rsid w:val="00054810"/>
    <w:rsid w:val="00054E00"/>
    <w:rsid w:val="00054F6E"/>
    <w:rsid w:val="00054FC6"/>
    <w:rsid w:val="0005506D"/>
    <w:rsid w:val="00055192"/>
    <w:rsid w:val="0005528D"/>
    <w:rsid w:val="000555B1"/>
    <w:rsid w:val="000556FD"/>
    <w:rsid w:val="000558D2"/>
    <w:rsid w:val="00055CA6"/>
    <w:rsid w:val="00055F63"/>
    <w:rsid w:val="00056023"/>
    <w:rsid w:val="00056029"/>
    <w:rsid w:val="00056435"/>
    <w:rsid w:val="000564CB"/>
    <w:rsid w:val="00056630"/>
    <w:rsid w:val="0005672B"/>
    <w:rsid w:val="0005715F"/>
    <w:rsid w:val="000571AA"/>
    <w:rsid w:val="00057477"/>
    <w:rsid w:val="00057534"/>
    <w:rsid w:val="00057667"/>
    <w:rsid w:val="000578EA"/>
    <w:rsid w:val="00057989"/>
    <w:rsid w:val="00057C50"/>
    <w:rsid w:val="00057EEC"/>
    <w:rsid w:val="00057FB6"/>
    <w:rsid w:val="00057FC2"/>
    <w:rsid w:val="000607D7"/>
    <w:rsid w:val="00060AE4"/>
    <w:rsid w:val="00060C4A"/>
    <w:rsid w:val="00060CB3"/>
    <w:rsid w:val="00060E8C"/>
    <w:rsid w:val="0006107C"/>
    <w:rsid w:val="0006112F"/>
    <w:rsid w:val="000611E9"/>
    <w:rsid w:val="000613AB"/>
    <w:rsid w:val="000617EB"/>
    <w:rsid w:val="00061A3C"/>
    <w:rsid w:val="00061B7A"/>
    <w:rsid w:val="00061BF8"/>
    <w:rsid w:val="00061C47"/>
    <w:rsid w:val="00061C86"/>
    <w:rsid w:val="00062028"/>
    <w:rsid w:val="00062693"/>
    <w:rsid w:val="0006269E"/>
    <w:rsid w:val="0006295A"/>
    <w:rsid w:val="00062D2C"/>
    <w:rsid w:val="00062E1D"/>
    <w:rsid w:val="00062E41"/>
    <w:rsid w:val="000631D7"/>
    <w:rsid w:val="00063255"/>
    <w:rsid w:val="0006353B"/>
    <w:rsid w:val="0006355F"/>
    <w:rsid w:val="0006365F"/>
    <w:rsid w:val="00063694"/>
    <w:rsid w:val="000636D2"/>
    <w:rsid w:val="000637AA"/>
    <w:rsid w:val="00063832"/>
    <w:rsid w:val="000638CB"/>
    <w:rsid w:val="000638E2"/>
    <w:rsid w:val="00063A06"/>
    <w:rsid w:val="00063BF5"/>
    <w:rsid w:val="00063F25"/>
    <w:rsid w:val="000640A5"/>
    <w:rsid w:val="000640B4"/>
    <w:rsid w:val="00064367"/>
    <w:rsid w:val="0006460E"/>
    <w:rsid w:val="000646CE"/>
    <w:rsid w:val="00064843"/>
    <w:rsid w:val="000648A4"/>
    <w:rsid w:val="00064A96"/>
    <w:rsid w:val="00064B3C"/>
    <w:rsid w:val="00064F8E"/>
    <w:rsid w:val="00064F9B"/>
    <w:rsid w:val="00064FBF"/>
    <w:rsid w:val="0006504F"/>
    <w:rsid w:val="00065103"/>
    <w:rsid w:val="0006517B"/>
    <w:rsid w:val="000651ED"/>
    <w:rsid w:val="0006522C"/>
    <w:rsid w:val="000653E4"/>
    <w:rsid w:val="0006540B"/>
    <w:rsid w:val="0006540C"/>
    <w:rsid w:val="00065422"/>
    <w:rsid w:val="00065781"/>
    <w:rsid w:val="000658BD"/>
    <w:rsid w:val="000659E7"/>
    <w:rsid w:val="00065A4A"/>
    <w:rsid w:val="00065B37"/>
    <w:rsid w:val="00065BA5"/>
    <w:rsid w:val="00065CD4"/>
    <w:rsid w:val="00065E8B"/>
    <w:rsid w:val="000660B9"/>
    <w:rsid w:val="0006635B"/>
    <w:rsid w:val="000667C1"/>
    <w:rsid w:val="00066856"/>
    <w:rsid w:val="00066AF2"/>
    <w:rsid w:val="00066BC7"/>
    <w:rsid w:val="00066C0C"/>
    <w:rsid w:val="000672C0"/>
    <w:rsid w:val="00067339"/>
    <w:rsid w:val="00067816"/>
    <w:rsid w:val="0006792C"/>
    <w:rsid w:val="0006793A"/>
    <w:rsid w:val="00067A5C"/>
    <w:rsid w:val="00067AE6"/>
    <w:rsid w:val="00067F28"/>
    <w:rsid w:val="00067F5A"/>
    <w:rsid w:val="00067FEF"/>
    <w:rsid w:val="0007002B"/>
    <w:rsid w:val="00070103"/>
    <w:rsid w:val="00070627"/>
    <w:rsid w:val="000706A7"/>
    <w:rsid w:val="00070798"/>
    <w:rsid w:val="0007082A"/>
    <w:rsid w:val="0007090A"/>
    <w:rsid w:val="00070960"/>
    <w:rsid w:val="00070AE2"/>
    <w:rsid w:val="00070C0D"/>
    <w:rsid w:val="00070D67"/>
    <w:rsid w:val="00071159"/>
    <w:rsid w:val="00071261"/>
    <w:rsid w:val="0007131F"/>
    <w:rsid w:val="00071416"/>
    <w:rsid w:val="0007181A"/>
    <w:rsid w:val="000718FE"/>
    <w:rsid w:val="0007193D"/>
    <w:rsid w:val="000719E2"/>
    <w:rsid w:val="00071AD2"/>
    <w:rsid w:val="00072162"/>
    <w:rsid w:val="000723B9"/>
    <w:rsid w:val="0007256A"/>
    <w:rsid w:val="000726A7"/>
    <w:rsid w:val="0007278B"/>
    <w:rsid w:val="00072906"/>
    <w:rsid w:val="0007297F"/>
    <w:rsid w:val="00072B42"/>
    <w:rsid w:val="00072CAD"/>
    <w:rsid w:val="00072EA7"/>
    <w:rsid w:val="00072F69"/>
    <w:rsid w:val="00072F6A"/>
    <w:rsid w:val="00072F6B"/>
    <w:rsid w:val="00073169"/>
    <w:rsid w:val="000733A3"/>
    <w:rsid w:val="00073400"/>
    <w:rsid w:val="000734DF"/>
    <w:rsid w:val="00073752"/>
    <w:rsid w:val="00073811"/>
    <w:rsid w:val="000738CD"/>
    <w:rsid w:val="00073BB3"/>
    <w:rsid w:val="00074065"/>
    <w:rsid w:val="00074135"/>
    <w:rsid w:val="0007435A"/>
    <w:rsid w:val="000744AC"/>
    <w:rsid w:val="0007465A"/>
    <w:rsid w:val="00074744"/>
    <w:rsid w:val="00074B95"/>
    <w:rsid w:val="00074D93"/>
    <w:rsid w:val="000750B7"/>
    <w:rsid w:val="0007514B"/>
    <w:rsid w:val="00075241"/>
    <w:rsid w:val="00075393"/>
    <w:rsid w:val="00075414"/>
    <w:rsid w:val="00075613"/>
    <w:rsid w:val="00075646"/>
    <w:rsid w:val="000756C0"/>
    <w:rsid w:val="00075BFB"/>
    <w:rsid w:val="00075C2B"/>
    <w:rsid w:val="00075C58"/>
    <w:rsid w:val="00075C77"/>
    <w:rsid w:val="00075D06"/>
    <w:rsid w:val="0007604D"/>
    <w:rsid w:val="00076071"/>
    <w:rsid w:val="00076235"/>
    <w:rsid w:val="00076283"/>
    <w:rsid w:val="000764FA"/>
    <w:rsid w:val="0007667A"/>
    <w:rsid w:val="000766D7"/>
    <w:rsid w:val="000766F2"/>
    <w:rsid w:val="00076A27"/>
    <w:rsid w:val="00076BC2"/>
    <w:rsid w:val="00076D36"/>
    <w:rsid w:val="00076DBC"/>
    <w:rsid w:val="00076DF5"/>
    <w:rsid w:val="00076EAB"/>
    <w:rsid w:val="00076FFC"/>
    <w:rsid w:val="00077A7F"/>
    <w:rsid w:val="00077B5E"/>
    <w:rsid w:val="00077CA0"/>
    <w:rsid w:val="00077F3F"/>
    <w:rsid w:val="0008032A"/>
    <w:rsid w:val="000804D8"/>
    <w:rsid w:val="00080530"/>
    <w:rsid w:val="00080773"/>
    <w:rsid w:val="0008087A"/>
    <w:rsid w:val="00080B30"/>
    <w:rsid w:val="00080C6F"/>
    <w:rsid w:val="00080C7B"/>
    <w:rsid w:val="00081277"/>
    <w:rsid w:val="0008131C"/>
    <w:rsid w:val="000815B3"/>
    <w:rsid w:val="000818F1"/>
    <w:rsid w:val="00081D06"/>
    <w:rsid w:val="00081D8B"/>
    <w:rsid w:val="00081EE2"/>
    <w:rsid w:val="000828F1"/>
    <w:rsid w:val="0008291C"/>
    <w:rsid w:val="00082949"/>
    <w:rsid w:val="00082EC2"/>
    <w:rsid w:val="00082F73"/>
    <w:rsid w:val="000830F8"/>
    <w:rsid w:val="00083121"/>
    <w:rsid w:val="000831D6"/>
    <w:rsid w:val="0008326A"/>
    <w:rsid w:val="000834D3"/>
    <w:rsid w:val="000835AF"/>
    <w:rsid w:val="00083653"/>
    <w:rsid w:val="000836A5"/>
    <w:rsid w:val="0008373F"/>
    <w:rsid w:val="00083AAC"/>
    <w:rsid w:val="00083AB0"/>
    <w:rsid w:val="00083FA5"/>
    <w:rsid w:val="000842D1"/>
    <w:rsid w:val="000845C3"/>
    <w:rsid w:val="000845C6"/>
    <w:rsid w:val="000845CB"/>
    <w:rsid w:val="00084958"/>
    <w:rsid w:val="00084A5E"/>
    <w:rsid w:val="00084D7A"/>
    <w:rsid w:val="0008523E"/>
    <w:rsid w:val="00085A64"/>
    <w:rsid w:val="00085ABE"/>
    <w:rsid w:val="00085E3C"/>
    <w:rsid w:val="00085F95"/>
    <w:rsid w:val="000861FD"/>
    <w:rsid w:val="000864C9"/>
    <w:rsid w:val="0008674A"/>
    <w:rsid w:val="000869BC"/>
    <w:rsid w:val="00086A1F"/>
    <w:rsid w:val="00086C30"/>
    <w:rsid w:val="00086FB6"/>
    <w:rsid w:val="000870C5"/>
    <w:rsid w:val="00087322"/>
    <w:rsid w:val="00087634"/>
    <w:rsid w:val="000879AB"/>
    <w:rsid w:val="00087AF4"/>
    <w:rsid w:val="00087D88"/>
    <w:rsid w:val="00087DE8"/>
    <w:rsid w:val="00087EBF"/>
    <w:rsid w:val="00087F39"/>
    <w:rsid w:val="0009000C"/>
    <w:rsid w:val="000901D6"/>
    <w:rsid w:val="0009035C"/>
    <w:rsid w:val="00090386"/>
    <w:rsid w:val="0009058D"/>
    <w:rsid w:val="00090595"/>
    <w:rsid w:val="000905DB"/>
    <w:rsid w:val="00090759"/>
    <w:rsid w:val="00090D1E"/>
    <w:rsid w:val="00090DD6"/>
    <w:rsid w:val="00090EA5"/>
    <w:rsid w:val="00090EAA"/>
    <w:rsid w:val="0009100D"/>
    <w:rsid w:val="000910CD"/>
    <w:rsid w:val="00091549"/>
    <w:rsid w:val="000915FE"/>
    <w:rsid w:val="0009172A"/>
    <w:rsid w:val="00091817"/>
    <w:rsid w:val="00091BF8"/>
    <w:rsid w:val="00091D0C"/>
    <w:rsid w:val="00091D6A"/>
    <w:rsid w:val="00091FED"/>
    <w:rsid w:val="0009207B"/>
    <w:rsid w:val="00092181"/>
    <w:rsid w:val="0009223F"/>
    <w:rsid w:val="00092440"/>
    <w:rsid w:val="00092453"/>
    <w:rsid w:val="000924B9"/>
    <w:rsid w:val="000926E8"/>
    <w:rsid w:val="00092750"/>
    <w:rsid w:val="000927E9"/>
    <w:rsid w:val="00092B23"/>
    <w:rsid w:val="00092E03"/>
    <w:rsid w:val="00092EF3"/>
    <w:rsid w:val="00092F43"/>
    <w:rsid w:val="00092F4B"/>
    <w:rsid w:val="000930F3"/>
    <w:rsid w:val="0009317C"/>
    <w:rsid w:val="0009329B"/>
    <w:rsid w:val="00093320"/>
    <w:rsid w:val="000937A3"/>
    <w:rsid w:val="00093BC4"/>
    <w:rsid w:val="00093E7F"/>
    <w:rsid w:val="0009429C"/>
    <w:rsid w:val="00094302"/>
    <w:rsid w:val="00094311"/>
    <w:rsid w:val="000944E8"/>
    <w:rsid w:val="00094787"/>
    <w:rsid w:val="00094AEB"/>
    <w:rsid w:val="00094CC9"/>
    <w:rsid w:val="00094E70"/>
    <w:rsid w:val="00095267"/>
    <w:rsid w:val="0009529C"/>
    <w:rsid w:val="0009556D"/>
    <w:rsid w:val="000958B3"/>
    <w:rsid w:val="00095AB8"/>
    <w:rsid w:val="00095D70"/>
    <w:rsid w:val="00095F01"/>
    <w:rsid w:val="00095F8D"/>
    <w:rsid w:val="00095FF8"/>
    <w:rsid w:val="0009623B"/>
    <w:rsid w:val="000962A6"/>
    <w:rsid w:val="00096389"/>
    <w:rsid w:val="000963AB"/>
    <w:rsid w:val="00096651"/>
    <w:rsid w:val="0009665C"/>
    <w:rsid w:val="00096771"/>
    <w:rsid w:val="000967F3"/>
    <w:rsid w:val="000969F7"/>
    <w:rsid w:val="00096C4B"/>
    <w:rsid w:val="00096D25"/>
    <w:rsid w:val="00096D7F"/>
    <w:rsid w:val="00096DD5"/>
    <w:rsid w:val="00096E39"/>
    <w:rsid w:val="00096E63"/>
    <w:rsid w:val="000975C8"/>
    <w:rsid w:val="000976D0"/>
    <w:rsid w:val="000978CB"/>
    <w:rsid w:val="00097C02"/>
    <w:rsid w:val="00097CDD"/>
    <w:rsid w:val="00097FAE"/>
    <w:rsid w:val="000A004A"/>
    <w:rsid w:val="000A038F"/>
    <w:rsid w:val="000A0614"/>
    <w:rsid w:val="000A088F"/>
    <w:rsid w:val="000A0B69"/>
    <w:rsid w:val="000A0EC8"/>
    <w:rsid w:val="000A0FE1"/>
    <w:rsid w:val="000A156E"/>
    <w:rsid w:val="000A16C5"/>
    <w:rsid w:val="000A1895"/>
    <w:rsid w:val="000A1A95"/>
    <w:rsid w:val="000A1AB0"/>
    <w:rsid w:val="000A1AD5"/>
    <w:rsid w:val="000A1CF9"/>
    <w:rsid w:val="000A1E50"/>
    <w:rsid w:val="000A1FF5"/>
    <w:rsid w:val="000A215D"/>
    <w:rsid w:val="000A2189"/>
    <w:rsid w:val="000A21E3"/>
    <w:rsid w:val="000A2579"/>
    <w:rsid w:val="000A258C"/>
    <w:rsid w:val="000A2785"/>
    <w:rsid w:val="000A2D50"/>
    <w:rsid w:val="000A2D8B"/>
    <w:rsid w:val="000A2E29"/>
    <w:rsid w:val="000A2FD0"/>
    <w:rsid w:val="000A30AD"/>
    <w:rsid w:val="000A30E0"/>
    <w:rsid w:val="000A318C"/>
    <w:rsid w:val="000A3430"/>
    <w:rsid w:val="000A3496"/>
    <w:rsid w:val="000A396D"/>
    <w:rsid w:val="000A3FEB"/>
    <w:rsid w:val="000A4351"/>
    <w:rsid w:val="000A4713"/>
    <w:rsid w:val="000A4EB6"/>
    <w:rsid w:val="000A4ED4"/>
    <w:rsid w:val="000A500A"/>
    <w:rsid w:val="000A5126"/>
    <w:rsid w:val="000A529F"/>
    <w:rsid w:val="000A52BE"/>
    <w:rsid w:val="000A54B5"/>
    <w:rsid w:val="000A54FC"/>
    <w:rsid w:val="000A57B1"/>
    <w:rsid w:val="000A5A46"/>
    <w:rsid w:val="000A5BD1"/>
    <w:rsid w:val="000A5BE4"/>
    <w:rsid w:val="000A5BE9"/>
    <w:rsid w:val="000A667D"/>
    <w:rsid w:val="000A6948"/>
    <w:rsid w:val="000A6955"/>
    <w:rsid w:val="000A69BE"/>
    <w:rsid w:val="000A69E0"/>
    <w:rsid w:val="000A69E3"/>
    <w:rsid w:val="000A6B5F"/>
    <w:rsid w:val="000A6EB4"/>
    <w:rsid w:val="000A6EE1"/>
    <w:rsid w:val="000A6F25"/>
    <w:rsid w:val="000A6F8E"/>
    <w:rsid w:val="000A7226"/>
    <w:rsid w:val="000A728D"/>
    <w:rsid w:val="000A7435"/>
    <w:rsid w:val="000A75E9"/>
    <w:rsid w:val="000A7602"/>
    <w:rsid w:val="000A767B"/>
    <w:rsid w:val="000A7887"/>
    <w:rsid w:val="000A7AAD"/>
    <w:rsid w:val="000B051A"/>
    <w:rsid w:val="000B059B"/>
    <w:rsid w:val="000B0853"/>
    <w:rsid w:val="000B0867"/>
    <w:rsid w:val="000B0B6D"/>
    <w:rsid w:val="000B0CAA"/>
    <w:rsid w:val="000B0DD8"/>
    <w:rsid w:val="000B0ED7"/>
    <w:rsid w:val="000B1010"/>
    <w:rsid w:val="000B13EE"/>
    <w:rsid w:val="000B158D"/>
    <w:rsid w:val="000B17C8"/>
    <w:rsid w:val="000B18D6"/>
    <w:rsid w:val="000B192D"/>
    <w:rsid w:val="000B19FD"/>
    <w:rsid w:val="000B1BD2"/>
    <w:rsid w:val="000B1EC9"/>
    <w:rsid w:val="000B1F53"/>
    <w:rsid w:val="000B2049"/>
    <w:rsid w:val="000B20E4"/>
    <w:rsid w:val="000B22BC"/>
    <w:rsid w:val="000B2328"/>
    <w:rsid w:val="000B2481"/>
    <w:rsid w:val="000B2886"/>
    <w:rsid w:val="000B28CE"/>
    <w:rsid w:val="000B2B79"/>
    <w:rsid w:val="000B2D7B"/>
    <w:rsid w:val="000B2F0B"/>
    <w:rsid w:val="000B31AC"/>
    <w:rsid w:val="000B330D"/>
    <w:rsid w:val="000B346E"/>
    <w:rsid w:val="000B373A"/>
    <w:rsid w:val="000B3814"/>
    <w:rsid w:val="000B3D50"/>
    <w:rsid w:val="000B3D96"/>
    <w:rsid w:val="000B3F3C"/>
    <w:rsid w:val="000B413B"/>
    <w:rsid w:val="000B4481"/>
    <w:rsid w:val="000B45AF"/>
    <w:rsid w:val="000B462F"/>
    <w:rsid w:val="000B473D"/>
    <w:rsid w:val="000B4912"/>
    <w:rsid w:val="000B4DA0"/>
    <w:rsid w:val="000B4F07"/>
    <w:rsid w:val="000B52B8"/>
    <w:rsid w:val="000B530C"/>
    <w:rsid w:val="000B532E"/>
    <w:rsid w:val="000B545A"/>
    <w:rsid w:val="000B5719"/>
    <w:rsid w:val="000B5815"/>
    <w:rsid w:val="000B6387"/>
    <w:rsid w:val="000B64F5"/>
    <w:rsid w:val="000B696B"/>
    <w:rsid w:val="000B6AAA"/>
    <w:rsid w:val="000B6BC7"/>
    <w:rsid w:val="000B715D"/>
    <w:rsid w:val="000B729D"/>
    <w:rsid w:val="000B74F2"/>
    <w:rsid w:val="000B753D"/>
    <w:rsid w:val="000B759E"/>
    <w:rsid w:val="000B7618"/>
    <w:rsid w:val="000B7768"/>
    <w:rsid w:val="000B7855"/>
    <w:rsid w:val="000B78BF"/>
    <w:rsid w:val="000B79EA"/>
    <w:rsid w:val="000B7A11"/>
    <w:rsid w:val="000B7C46"/>
    <w:rsid w:val="000B7CF6"/>
    <w:rsid w:val="000B7E2C"/>
    <w:rsid w:val="000C0083"/>
    <w:rsid w:val="000C00AD"/>
    <w:rsid w:val="000C0210"/>
    <w:rsid w:val="000C0285"/>
    <w:rsid w:val="000C028D"/>
    <w:rsid w:val="000C048A"/>
    <w:rsid w:val="000C0682"/>
    <w:rsid w:val="000C08F1"/>
    <w:rsid w:val="000C099F"/>
    <w:rsid w:val="000C0B23"/>
    <w:rsid w:val="000C1106"/>
    <w:rsid w:val="000C130A"/>
    <w:rsid w:val="000C16A0"/>
    <w:rsid w:val="000C1703"/>
    <w:rsid w:val="000C17AF"/>
    <w:rsid w:val="000C180C"/>
    <w:rsid w:val="000C1DBE"/>
    <w:rsid w:val="000C1E06"/>
    <w:rsid w:val="000C1EE0"/>
    <w:rsid w:val="000C1F6F"/>
    <w:rsid w:val="000C2585"/>
    <w:rsid w:val="000C2602"/>
    <w:rsid w:val="000C30A0"/>
    <w:rsid w:val="000C30F1"/>
    <w:rsid w:val="000C30FC"/>
    <w:rsid w:val="000C372F"/>
    <w:rsid w:val="000C3BFA"/>
    <w:rsid w:val="000C3E7B"/>
    <w:rsid w:val="000C465D"/>
    <w:rsid w:val="000C48A1"/>
    <w:rsid w:val="000C4907"/>
    <w:rsid w:val="000C4A67"/>
    <w:rsid w:val="000C4A9C"/>
    <w:rsid w:val="000C4BEF"/>
    <w:rsid w:val="000C5146"/>
    <w:rsid w:val="000C5186"/>
    <w:rsid w:val="000C5230"/>
    <w:rsid w:val="000C52A5"/>
    <w:rsid w:val="000C5319"/>
    <w:rsid w:val="000C532C"/>
    <w:rsid w:val="000C55FD"/>
    <w:rsid w:val="000C56CF"/>
    <w:rsid w:val="000C58C4"/>
    <w:rsid w:val="000C5D17"/>
    <w:rsid w:val="000C606C"/>
    <w:rsid w:val="000C6169"/>
    <w:rsid w:val="000C63BA"/>
    <w:rsid w:val="000C63E8"/>
    <w:rsid w:val="000C63EC"/>
    <w:rsid w:val="000C69B4"/>
    <w:rsid w:val="000C73FB"/>
    <w:rsid w:val="000C755D"/>
    <w:rsid w:val="000C7592"/>
    <w:rsid w:val="000C79F9"/>
    <w:rsid w:val="000C7D62"/>
    <w:rsid w:val="000D005B"/>
    <w:rsid w:val="000D023D"/>
    <w:rsid w:val="000D040B"/>
    <w:rsid w:val="000D06A6"/>
    <w:rsid w:val="000D06B6"/>
    <w:rsid w:val="000D08AA"/>
    <w:rsid w:val="000D0A9E"/>
    <w:rsid w:val="000D0D40"/>
    <w:rsid w:val="000D0DE9"/>
    <w:rsid w:val="000D11FE"/>
    <w:rsid w:val="000D1263"/>
    <w:rsid w:val="000D197A"/>
    <w:rsid w:val="000D1B88"/>
    <w:rsid w:val="000D1E5D"/>
    <w:rsid w:val="000D1E6B"/>
    <w:rsid w:val="000D1F59"/>
    <w:rsid w:val="000D20D7"/>
    <w:rsid w:val="000D2294"/>
    <w:rsid w:val="000D2476"/>
    <w:rsid w:val="000D2568"/>
    <w:rsid w:val="000D2CBB"/>
    <w:rsid w:val="000D2CD0"/>
    <w:rsid w:val="000D2DAA"/>
    <w:rsid w:val="000D2DAD"/>
    <w:rsid w:val="000D2DD7"/>
    <w:rsid w:val="000D2F34"/>
    <w:rsid w:val="000D32DD"/>
    <w:rsid w:val="000D36B8"/>
    <w:rsid w:val="000D387C"/>
    <w:rsid w:val="000D3E82"/>
    <w:rsid w:val="000D4199"/>
    <w:rsid w:val="000D41F9"/>
    <w:rsid w:val="000D43AD"/>
    <w:rsid w:val="000D47ED"/>
    <w:rsid w:val="000D488F"/>
    <w:rsid w:val="000D4A12"/>
    <w:rsid w:val="000D4A7B"/>
    <w:rsid w:val="000D4B26"/>
    <w:rsid w:val="000D4B5C"/>
    <w:rsid w:val="000D4D94"/>
    <w:rsid w:val="000D5046"/>
    <w:rsid w:val="000D50B8"/>
    <w:rsid w:val="000D5218"/>
    <w:rsid w:val="000D521E"/>
    <w:rsid w:val="000D531D"/>
    <w:rsid w:val="000D53D9"/>
    <w:rsid w:val="000D5493"/>
    <w:rsid w:val="000D54E3"/>
    <w:rsid w:val="000D54EB"/>
    <w:rsid w:val="000D55FC"/>
    <w:rsid w:val="000D571E"/>
    <w:rsid w:val="000D57AF"/>
    <w:rsid w:val="000D59E5"/>
    <w:rsid w:val="000D5AC8"/>
    <w:rsid w:val="000D5EAA"/>
    <w:rsid w:val="000D5EAD"/>
    <w:rsid w:val="000D5F15"/>
    <w:rsid w:val="000D5F5C"/>
    <w:rsid w:val="000D6067"/>
    <w:rsid w:val="000D60B8"/>
    <w:rsid w:val="000D61D9"/>
    <w:rsid w:val="000D6AB1"/>
    <w:rsid w:val="000D6CA7"/>
    <w:rsid w:val="000D6EFF"/>
    <w:rsid w:val="000D7230"/>
    <w:rsid w:val="000D7238"/>
    <w:rsid w:val="000D732A"/>
    <w:rsid w:val="000D7362"/>
    <w:rsid w:val="000D73AF"/>
    <w:rsid w:val="000D7437"/>
    <w:rsid w:val="000D760D"/>
    <w:rsid w:val="000D7842"/>
    <w:rsid w:val="000D7904"/>
    <w:rsid w:val="000D792D"/>
    <w:rsid w:val="000D7C63"/>
    <w:rsid w:val="000D7D74"/>
    <w:rsid w:val="000D7DB5"/>
    <w:rsid w:val="000D7EE6"/>
    <w:rsid w:val="000E006F"/>
    <w:rsid w:val="000E0071"/>
    <w:rsid w:val="000E01EF"/>
    <w:rsid w:val="000E0201"/>
    <w:rsid w:val="000E032C"/>
    <w:rsid w:val="000E038F"/>
    <w:rsid w:val="000E03DA"/>
    <w:rsid w:val="000E04B3"/>
    <w:rsid w:val="000E064F"/>
    <w:rsid w:val="000E0D4B"/>
    <w:rsid w:val="000E0D87"/>
    <w:rsid w:val="000E0EC1"/>
    <w:rsid w:val="000E12E8"/>
    <w:rsid w:val="000E14C0"/>
    <w:rsid w:val="000E171B"/>
    <w:rsid w:val="000E18B3"/>
    <w:rsid w:val="000E19C9"/>
    <w:rsid w:val="000E1BB0"/>
    <w:rsid w:val="000E205C"/>
    <w:rsid w:val="000E234A"/>
    <w:rsid w:val="000E2358"/>
    <w:rsid w:val="000E24BB"/>
    <w:rsid w:val="000E277F"/>
    <w:rsid w:val="000E287A"/>
    <w:rsid w:val="000E2AC6"/>
    <w:rsid w:val="000E2B3C"/>
    <w:rsid w:val="000E2B98"/>
    <w:rsid w:val="000E2C83"/>
    <w:rsid w:val="000E2E9A"/>
    <w:rsid w:val="000E30BD"/>
    <w:rsid w:val="000E30D0"/>
    <w:rsid w:val="000E33D1"/>
    <w:rsid w:val="000E341B"/>
    <w:rsid w:val="000E35B1"/>
    <w:rsid w:val="000E35D2"/>
    <w:rsid w:val="000E39FC"/>
    <w:rsid w:val="000E3D14"/>
    <w:rsid w:val="000E43BE"/>
    <w:rsid w:val="000E4477"/>
    <w:rsid w:val="000E451A"/>
    <w:rsid w:val="000E472B"/>
    <w:rsid w:val="000E48F4"/>
    <w:rsid w:val="000E4E24"/>
    <w:rsid w:val="000E4F58"/>
    <w:rsid w:val="000E4FE6"/>
    <w:rsid w:val="000E5000"/>
    <w:rsid w:val="000E50FF"/>
    <w:rsid w:val="000E51BD"/>
    <w:rsid w:val="000E5279"/>
    <w:rsid w:val="000E52EC"/>
    <w:rsid w:val="000E5431"/>
    <w:rsid w:val="000E553A"/>
    <w:rsid w:val="000E55AD"/>
    <w:rsid w:val="000E57C4"/>
    <w:rsid w:val="000E57C9"/>
    <w:rsid w:val="000E5820"/>
    <w:rsid w:val="000E59DD"/>
    <w:rsid w:val="000E5A3D"/>
    <w:rsid w:val="000E614F"/>
    <w:rsid w:val="000E6167"/>
    <w:rsid w:val="000E61AE"/>
    <w:rsid w:val="000E6298"/>
    <w:rsid w:val="000E63A5"/>
    <w:rsid w:val="000E6428"/>
    <w:rsid w:val="000E64E2"/>
    <w:rsid w:val="000E666A"/>
    <w:rsid w:val="000E6A41"/>
    <w:rsid w:val="000E6A9C"/>
    <w:rsid w:val="000E6B02"/>
    <w:rsid w:val="000E70B7"/>
    <w:rsid w:val="000E7253"/>
    <w:rsid w:val="000E72A2"/>
    <w:rsid w:val="000E7686"/>
    <w:rsid w:val="000E781E"/>
    <w:rsid w:val="000E7AC3"/>
    <w:rsid w:val="000E7B04"/>
    <w:rsid w:val="000E7C5B"/>
    <w:rsid w:val="000E7CEF"/>
    <w:rsid w:val="000E7DC8"/>
    <w:rsid w:val="000E7F80"/>
    <w:rsid w:val="000F0002"/>
    <w:rsid w:val="000F005B"/>
    <w:rsid w:val="000F036B"/>
    <w:rsid w:val="000F05F1"/>
    <w:rsid w:val="000F06BD"/>
    <w:rsid w:val="000F0A2C"/>
    <w:rsid w:val="000F0AE8"/>
    <w:rsid w:val="000F0BDB"/>
    <w:rsid w:val="000F0C81"/>
    <w:rsid w:val="000F0E49"/>
    <w:rsid w:val="000F0E56"/>
    <w:rsid w:val="000F0FD8"/>
    <w:rsid w:val="000F108B"/>
    <w:rsid w:val="000F13E4"/>
    <w:rsid w:val="000F16D9"/>
    <w:rsid w:val="000F1C0D"/>
    <w:rsid w:val="000F2030"/>
    <w:rsid w:val="000F2088"/>
    <w:rsid w:val="000F2371"/>
    <w:rsid w:val="000F23C1"/>
    <w:rsid w:val="000F2672"/>
    <w:rsid w:val="000F2718"/>
    <w:rsid w:val="000F2924"/>
    <w:rsid w:val="000F2A20"/>
    <w:rsid w:val="000F2B0A"/>
    <w:rsid w:val="000F2B14"/>
    <w:rsid w:val="000F2B50"/>
    <w:rsid w:val="000F2BDB"/>
    <w:rsid w:val="000F2D7D"/>
    <w:rsid w:val="000F2F34"/>
    <w:rsid w:val="000F2FC5"/>
    <w:rsid w:val="000F2FD4"/>
    <w:rsid w:val="000F2FFA"/>
    <w:rsid w:val="000F30FB"/>
    <w:rsid w:val="000F3581"/>
    <w:rsid w:val="000F365C"/>
    <w:rsid w:val="000F38D0"/>
    <w:rsid w:val="000F3DE8"/>
    <w:rsid w:val="000F4218"/>
    <w:rsid w:val="000F4294"/>
    <w:rsid w:val="000F42AF"/>
    <w:rsid w:val="000F44F7"/>
    <w:rsid w:val="000F47B9"/>
    <w:rsid w:val="000F47F6"/>
    <w:rsid w:val="000F4A0B"/>
    <w:rsid w:val="000F4A71"/>
    <w:rsid w:val="000F4BBC"/>
    <w:rsid w:val="000F4CC6"/>
    <w:rsid w:val="000F4D1C"/>
    <w:rsid w:val="000F4FA3"/>
    <w:rsid w:val="000F5330"/>
    <w:rsid w:val="000F536A"/>
    <w:rsid w:val="000F553B"/>
    <w:rsid w:val="000F554F"/>
    <w:rsid w:val="000F56FC"/>
    <w:rsid w:val="000F57B9"/>
    <w:rsid w:val="000F5924"/>
    <w:rsid w:val="000F59E1"/>
    <w:rsid w:val="000F5B01"/>
    <w:rsid w:val="000F5B05"/>
    <w:rsid w:val="000F5C76"/>
    <w:rsid w:val="000F5CCC"/>
    <w:rsid w:val="000F5EED"/>
    <w:rsid w:val="000F5F2A"/>
    <w:rsid w:val="000F5F2B"/>
    <w:rsid w:val="000F5FDF"/>
    <w:rsid w:val="000F61D6"/>
    <w:rsid w:val="000F6326"/>
    <w:rsid w:val="000F6332"/>
    <w:rsid w:val="000F6530"/>
    <w:rsid w:val="000F6578"/>
    <w:rsid w:val="000F65B5"/>
    <w:rsid w:val="000F66A2"/>
    <w:rsid w:val="000F682E"/>
    <w:rsid w:val="000F68C4"/>
    <w:rsid w:val="000F691D"/>
    <w:rsid w:val="000F6D37"/>
    <w:rsid w:val="000F6DA0"/>
    <w:rsid w:val="000F6FD8"/>
    <w:rsid w:val="000F70F7"/>
    <w:rsid w:val="000F7507"/>
    <w:rsid w:val="000F7577"/>
    <w:rsid w:val="000F757F"/>
    <w:rsid w:val="000F77C6"/>
    <w:rsid w:val="000F7850"/>
    <w:rsid w:val="000F7920"/>
    <w:rsid w:val="000F7956"/>
    <w:rsid w:val="000F79D9"/>
    <w:rsid w:val="000F7D75"/>
    <w:rsid w:val="00100211"/>
    <w:rsid w:val="001004CD"/>
    <w:rsid w:val="001005EE"/>
    <w:rsid w:val="00100700"/>
    <w:rsid w:val="00100DBB"/>
    <w:rsid w:val="00100F99"/>
    <w:rsid w:val="001010F0"/>
    <w:rsid w:val="001012E6"/>
    <w:rsid w:val="0010171C"/>
    <w:rsid w:val="001018F2"/>
    <w:rsid w:val="00101B20"/>
    <w:rsid w:val="00101B67"/>
    <w:rsid w:val="00101C31"/>
    <w:rsid w:val="00101C63"/>
    <w:rsid w:val="00101D12"/>
    <w:rsid w:val="00101EC3"/>
    <w:rsid w:val="00101FF4"/>
    <w:rsid w:val="0010229E"/>
    <w:rsid w:val="001024FE"/>
    <w:rsid w:val="0010260E"/>
    <w:rsid w:val="001026EE"/>
    <w:rsid w:val="00102AC2"/>
    <w:rsid w:val="00102B8B"/>
    <w:rsid w:val="00102CEB"/>
    <w:rsid w:val="0010336D"/>
    <w:rsid w:val="001034F3"/>
    <w:rsid w:val="001037FD"/>
    <w:rsid w:val="00103BFC"/>
    <w:rsid w:val="00103E64"/>
    <w:rsid w:val="0010430C"/>
    <w:rsid w:val="0010442F"/>
    <w:rsid w:val="0010448B"/>
    <w:rsid w:val="00104517"/>
    <w:rsid w:val="0010454E"/>
    <w:rsid w:val="00104A2F"/>
    <w:rsid w:val="00104B98"/>
    <w:rsid w:val="00104BB5"/>
    <w:rsid w:val="00104C7C"/>
    <w:rsid w:val="00104DFE"/>
    <w:rsid w:val="00104EDD"/>
    <w:rsid w:val="00104EE6"/>
    <w:rsid w:val="00105110"/>
    <w:rsid w:val="00105192"/>
    <w:rsid w:val="00105220"/>
    <w:rsid w:val="001052AF"/>
    <w:rsid w:val="001056FC"/>
    <w:rsid w:val="00105727"/>
    <w:rsid w:val="0010592D"/>
    <w:rsid w:val="0010596D"/>
    <w:rsid w:val="001059E9"/>
    <w:rsid w:val="00105D54"/>
    <w:rsid w:val="00105D59"/>
    <w:rsid w:val="00105FD1"/>
    <w:rsid w:val="0010612F"/>
    <w:rsid w:val="001065BD"/>
    <w:rsid w:val="00106759"/>
    <w:rsid w:val="00106A37"/>
    <w:rsid w:val="00106E0E"/>
    <w:rsid w:val="00107012"/>
    <w:rsid w:val="001074A5"/>
    <w:rsid w:val="001076C5"/>
    <w:rsid w:val="001077C2"/>
    <w:rsid w:val="00107974"/>
    <w:rsid w:val="00107C35"/>
    <w:rsid w:val="00107F75"/>
    <w:rsid w:val="00110524"/>
    <w:rsid w:val="00110682"/>
    <w:rsid w:val="00110720"/>
    <w:rsid w:val="00110BB4"/>
    <w:rsid w:val="00110CE3"/>
    <w:rsid w:val="00110D77"/>
    <w:rsid w:val="00110F19"/>
    <w:rsid w:val="001111C6"/>
    <w:rsid w:val="001111FD"/>
    <w:rsid w:val="00111425"/>
    <w:rsid w:val="00111453"/>
    <w:rsid w:val="0011145F"/>
    <w:rsid w:val="00111471"/>
    <w:rsid w:val="00111574"/>
    <w:rsid w:val="00111885"/>
    <w:rsid w:val="00111A87"/>
    <w:rsid w:val="00111B6C"/>
    <w:rsid w:val="00111D64"/>
    <w:rsid w:val="00111FA9"/>
    <w:rsid w:val="001120C7"/>
    <w:rsid w:val="00112372"/>
    <w:rsid w:val="00112380"/>
    <w:rsid w:val="0011240B"/>
    <w:rsid w:val="00112464"/>
    <w:rsid w:val="001124E3"/>
    <w:rsid w:val="001126F7"/>
    <w:rsid w:val="0011278F"/>
    <w:rsid w:val="0011279E"/>
    <w:rsid w:val="0011283F"/>
    <w:rsid w:val="00112B3E"/>
    <w:rsid w:val="00112E5B"/>
    <w:rsid w:val="001130FC"/>
    <w:rsid w:val="001131FE"/>
    <w:rsid w:val="001133B2"/>
    <w:rsid w:val="00113CBB"/>
    <w:rsid w:val="00114019"/>
    <w:rsid w:val="001140AA"/>
    <w:rsid w:val="00114220"/>
    <w:rsid w:val="001143DA"/>
    <w:rsid w:val="001143FD"/>
    <w:rsid w:val="00114544"/>
    <w:rsid w:val="00114A5E"/>
    <w:rsid w:val="00114B0A"/>
    <w:rsid w:val="00114B89"/>
    <w:rsid w:val="00114BF3"/>
    <w:rsid w:val="00114DE5"/>
    <w:rsid w:val="00115084"/>
    <w:rsid w:val="001150EC"/>
    <w:rsid w:val="00115234"/>
    <w:rsid w:val="0011532C"/>
    <w:rsid w:val="00115630"/>
    <w:rsid w:val="0011583D"/>
    <w:rsid w:val="0011593E"/>
    <w:rsid w:val="001159BF"/>
    <w:rsid w:val="00116007"/>
    <w:rsid w:val="0011630B"/>
    <w:rsid w:val="00116498"/>
    <w:rsid w:val="00116910"/>
    <w:rsid w:val="00116E0C"/>
    <w:rsid w:val="00116ED6"/>
    <w:rsid w:val="00117026"/>
    <w:rsid w:val="00117728"/>
    <w:rsid w:val="001177C0"/>
    <w:rsid w:val="00117959"/>
    <w:rsid w:val="00117A04"/>
    <w:rsid w:val="00117AA4"/>
    <w:rsid w:val="00117CB7"/>
    <w:rsid w:val="00117EC1"/>
    <w:rsid w:val="00120433"/>
    <w:rsid w:val="0012043A"/>
    <w:rsid w:val="0012056B"/>
    <w:rsid w:val="0012075F"/>
    <w:rsid w:val="0012091A"/>
    <w:rsid w:val="00120975"/>
    <w:rsid w:val="001209AD"/>
    <w:rsid w:val="00120A2B"/>
    <w:rsid w:val="00121184"/>
    <w:rsid w:val="0012121F"/>
    <w:rsid w:val="00121DD3"/>
    <w:rsid w:val="00121E76"/>
    <w:rsid w:val="001221C5"/>
    <w:rsid w:val="0012228D"/>
    <w:rsid w:val="00122511"/>
    <w:rsid w:val="001225F8"/>
    <w:rsid w:val="0012266C"/>
    <w:rsid w:val="0012272C"/>
    <w:rsid w:val="00122920"/>
    <w:rsid w:val="00122981"/>
    <w:rsid w:val="00122A0D"/>
    <w:rsid w:val="00122A9B"/>
    <w:rsid w:val="00122B18"/>
    <w:rsid w:val="00122EB2"/>
    <w:rsid w:val="00122EF6"/>
    <w:rsid w:val="00122F37"/>
    <w:rsid w:val="001231E9"/>
    <w:rsid w:val="00123326"/>
    <w:rsid w:val="00123439"/>
    <w:rsid w:val="0012346D"/>
    <w:rsid w:val="0012374E"/>
    <w:rsid w:val="00123785"/>
    <w:rsid w:val="00123DD4"/>
    <w:rsid w:val="00123E08"/>
    <w:rsid w:val="00123EC3"/>
    <w:rsid w:val="0012402D"/>
    <w:rsid w:val="0012420B"/>
    <w:rsid w:val="00124320"/>
    <w:rsid w:val="0012440C"/>
    <w:rsid w:val="001244D7"/>
    <w:rsid w:val="001246EF"/>
    <w:rsid w:val="001247AB"/>
    <w:rsid w:val="00124B07"/>
    <w:rsid w:val="00124B93"/>
    <w:rsid w:val="00124BC6"/>
    <w:rsid w:val="00124BD3"/>
    <w:rsid w:val="00124F29"/>
    <w:rsid w:val="0012505A"/>
    <w:rsid w:val="001253EA"/>
    <w:rsid w:val="00125431"/>
    <w:rsid w:val="001254A3"/>
    <w:rsid w:val="00125520"/>
    <w:rsid w:val="00125763"/>
    <w:rsid w:val="001257E8"/>
    <w:rsid w:val="001257F4"/>
    <w:rsid w:val="001258FC"/>
    <w:rsid w:val="001259AE"/>
    <w:rsid w:val="00125A92"/>
    <w:rsid w:val="00125B5A"/>
    <w:rsid w:val="00125C92"/>
    <w:rsid w:val="00126418"/>
    <w:rsid w:val="0012642A"/>
    <w:rsid w:val="0012645D"/>
    <w:rsid w:val="001266CF"/>
    <w:rsid w:val="001269F0"/>
    <w:rsid w:val="00126B66"/>
    <w:rsid w:val="00126F24"/>
    <w:rsid w:val="00127556"/>
    <w:rsid w:val="00127627"/>
    <w:rsid w:val="00127665"/>
    <w:rsid w:val="00127E4D"/>
    <w:rsid w:val="00130070"/>
    <w:rsid w:val="00130312"/>
    <w:rsid w:val="001305AD"/>
    <w:rsid w:val="00130831"/>
    <w:rsid w:val="00130EF1"/>
    <w:rsid w:val="00130F30"/>
    <w:rsid w:val="001310D1"/>
    <w:rsid w:val="001312C3"/>
    <w:rsid w:val="00131379"/>
    <w:rsid w:val="001313C9"/>
    <w:rsid w:val="001314AA"/>
    <w:rsid w:val="00131587"/>
    <w:rsid w:val="00131684"/>
    <w:rsid w:val="00131750"/>
    <w:rsid w:val="00131AFA"/>
    <w:rsid w:val="00131B11"/>
    <w:rsid w:val="00131B91"/>
    <w:rsid w:val="00131C4B"/>
    <w:rsid w:val="00131DC1"/>
    <w:rsid w:val="00131E54"/>
    <w:rsid w:val="001327BE"/>
    <w:rsid w:val="00132C20"/>
    <w:rsid w:val="00132E69"/>
    <w:rsid w:val="0013343A"/>
    <w:rsid w:val="00133998"/>
    <w:rsid w:val="00133B54"/>
    <w:rsid w:val="00133C9F"/>
    <w:rsid w:val="00133CEA"/>
    <w:rsid w:val="00133DE5"/>
    <w:rsid w:val="001342D8"/>
    <w:rsid w:val="00134337"/>
    <w:rsid w:val="001344C3"/>
    <w:rsid w:val="001346AD"/>
    <w:rsid w:val="001346E5"/>
    <w:rsid w:val="00134AE3"/>
    <w:rsid w:val="00134BD0"/>
    <w:rsid w:val="00134CF7"/>
    <w:rsid w:val="00134D10"/>
    <w:rsid w:val="00134D46"/>
    <w:rsid w:val="00134DDD"/>
    <w:rsid w:val="00135036"/>
    <w:rsid w:val="00135472"/>
    <w:rsid w:val="001358F1"/>
    <w:rsid w:val="00135918"/>
    <w:rsid w:val="0013595C"/>
    <w:rsid w:val="00135A82"/>
    <w:rsid w:val="00135C84"/>
    <w:rsid w:val="00135D46"/>
    <w:rsid w:val="00135DE6"/>
    <w:rsid w:val="00135F20"/>
    <w:rsid w:val="00135F8B"/>
    <w:rsid w:val="00136387"/>
    <w:rsid w:val="00136708"/>
    <w:rsid w:val="001367B4"/>
    <w:rsid w:val="00136E45"/>
    <w:rsid w:val="00137096"/>
    <w:rsid w:val="001378E8"/>
    <w:rsid w:val="00137991"/>
    <w:rsid w:val="001379DE"/>
    <w:rsid w:val="00137D63"/>
    <w:rsid w:val="00137E15"/>
    <w:rsid w:val="00137E9E"/>
    <w:rsid w:val="00137F08"/>
    <w:rsid w:val="00137FB9"/>
    <w:rsid w:val="00137FD1"/>
    <w:rsid w:val="00140129"/>
    <w:rsid w:val="001402DD"/>
    <w:rsid w:val="0014045B"/>
    <w:rsid w:val="001405E5"/>
    <w:rsid w:val="00140814"/>
    <w:rsid w:val="001408EE"/>
    <w:rsid w:val="00140C14"/>
    <w:rsid w:val="00140C43"/>
    <w:rsid w:val="00140C74"/>
    <w:rsid w:val="00140D91"/>
    <w:rsid w:val="00140E3B"/>
    <w:rsid w:val="00141037"/>
    <w:rsid w:val="0014121F"/>
    <w:rsid w:val="00141740"/>
    <w:rsid w:val="00141887"/>
    <w:rsid w:val="001418B8"/>
    <w:rsid w:val="001418C2"/>
    <w:rsid w:val="00141F05"/>
    <w:rsid w:val="00142441"/>
    <w:rsid w:val="0014247C"/>
    <w:rsid w:val="00142617"/>
    <w:rsid w:val="00142802"/>
    <w:rsid w:val="00142ADD"/>
    <w:rsid w:val="00142BA7"/>
    <w:rsid w:val="00142C41"/>
    <w:rsid w:val="00142CE0"/>
    <w:rsid w:val="0014313C"/>
    <w:rsid w:val="00143206"/>
    <w:rsid w:val="001432C0"/>
    <w:rsid w:val="00143331"/>
    <w:rsid w:val="001434D6"/>
    <w:rsid w:val="001436AC"/>
    <w:rsid w:val="001436C3"/>
    <w:rsid w:val="0014396D"/>
    <w:rsid w:val="00143EFB"/>
    <w:rsid w:val="00143FDB"/>
    <w:rsid w:val="00143FF1"/>
    <w:rsid w:val="00144037"/>
    <w:rsid w:val="00144100"/>
    <w:rsid w:val="0014413B"/>
    <w:rsid w:val="0014474F"/>
    <w:rsid w:val="0014475E"/>
    <w:rsid w:val="001447D1"/>
    <w:rsid w:val="001449C3"/>
    <w:rsid w:val="00144C90"/>
    <w:rsid w:val="00144E86"/>
    <w:rsid w:val="00145255"/>
    <w:rsid w:val="001452E8"/>
    <w:rsid w:val="00145371"/>
    <w:rsid w:val="00145427"/>
    <w:rsid w:val="001455BA"/>
    <w:rsid w:val="00145624"/>
    <w:rsid w:val="0014566F"/>
    <w:rsid w:val="0014581D"/>
    <w:rsid w:val="001458EF"/>
    <w:rsid w:val="00145919"/>
    <w:rsid w:val="00145A0B"/>
    <w:rsid w:val="00145E78"/>
    <w:rsid w:val="001460E7"/>
    <w:rsid w:val="00146253"/>
    <w:rsid w:val="001465A7"/>
    <w:rsid w:val="001466BB"/>
    <w:rsid w:val="001468C4"/>
    <w:rsid w:val="00146B84"/>
    <w:rsid w:val="00146C5B"/>
    <w:rsid w:val="00146F99"/>
    <w:rsid w:val="00147285"/>
    <w:rsid w:val="001472F4"/>
    <w:rsid w:val="00147785"/>
    <w:rsid w:val="00147B91"/>
    <w:rsid w:val="00147CAD"/>
    <w:rsid w:val="00147FE6"/>
    <w:rsid w:val="001501F5"/>
    <w:rsid w:val="0015046F"/>
    <w:rsid w:val="001505BB"/>
    <w:rsid w:val="001505E4"/>
    <w:rsid w:val="00150B51"/>
    <w:rsid w:val="00150BD9"/>
    <w:rsid w:val="00150C1E"/>
    <w:rsid w:val="00150CD8"/>
    <w:rsid w:val="0015123A"/>
    <w:rsid w:val="00151268"/>
    <w:rsid w:val="001513B2"/>
    <w:rsid w:val="00151420"/>
    <w:rsid w:val="00151687"/>
    <w:rsid w:val="00151798"/>
    <w:rsid w:val="00151C04"/>
    <w:rsid w:val="00151DB3"/>
    <w:rsid w:val="00152064"/>
    <w:rsid w:val="00152166"/>
    <w:rsid w:val="001521BD"/>
    <w:rsid w:val="0015233B"/>
    <w:rsid w:val="0015252F"/>
    <w:rsid w:val="0015268B"/>
    <w:rsid w:val="00152803"/>
    <w:rsid w:val="001528F4"/>
    <w:rsid w:val="00152949"/>
    <w:rsid w:val="00152ABE"/>
    <w:rsid w:val="00152EBF"/>
    <w:rsid w:val="001533F4"/>
    <w:rsid w:val="00153643"/>
    <w:rsid w:val="001536EF"/>
    <w:rsid w:val="00153766"/>
    <w:rsid w:val="0015376D"/>
    <w:rsid w:val="00153C12"/>
    <w:rsid w:val="00153D5E"/>
    <w:rsid w:val="00153E11"/>
    <w:rsid w:val="00153F65"/>
    <w:rsid w:val="00153FA9"/>
    <w:rsid w:val="001541A7"/>
    <w:rsid w:val="00154298"/>
    <w:rsid w:val="001545E9"/>
    <w:rsid w:val="00154700"/>
    <w:rsid w:val="0015488E"/>
    <w:rsid w:val="00154B3A"/>
    <w:rsid w:val="00154BD4"/>
    <w:rsid w:val="00154ED4"/>
    <w:rsid w:val="00154F36"/>
    <w:rsid w:val="00154FD8"/>
    <w:rsid w:val="001552A9"/>
    <w:rsid w:val="001554C7"/>
    <w:rsid w:val="0015567A"/>
    <w:rsid w:val="00155E74"/>
    <w:rsid w:val="00155FEB"/>
    <w:rsid w:val="0015619F"/>
    <w:rsid w:val="00156218"/>
    <w:rsid w:val="00156655"/>
    <w:rsid w:val="00156A88"/>
    <w:rsid w:val="00156CD7"/>
    <w:rsid w:val="001570B5"/>
    <w:rsid w:val="00157284"/>
    <w:rsid w:val="00157330"/>
    <w:rsid w:val="00157370"/>
    <w:rsid w:val="00157A1A"/>
    <w:rsid w:val="00157AFE"/>
    <w:rsid w:val="00157B4A"/>
    <w:rsid w:val="00160222"/>
    <w:rsid w:val="00160427"/>
    <w:rsid w:val="00160621"/>
    <w:rsid w:val="00160727"/>
    <w:rsid w:val="0016099E"/>
    <w:rsid w:val="00160A00"/>
    <w:rsid w:val="00160AEB"/>
    <w:rsid w:val="00160B03"/>
    <w:rsid w:val="00160B93"/>
    <w:rsid w:val="00160EDD"/>
    <w:rsid w:val="00160F64"/>
    <w:rsid w:val="00161066"/>
    <w:rsid w:val="001610B0"/>
    <w:rsid w:val="0016141D"/>
    <w:rsid w:val="00161462"/>
    <w:rsid w:val="001616DB"/>
    <w:rsid w:val="0016172F"/>
    <w:rsid w:val="001617FC"/>
    <w:rsid w:val="00161929"/>
    <w:rsid w:val="001619DF"/>
    <w:rsid w:val="00161AA0"/>
    <w:rsid w:val="00161AE8"/>
    <w:rsid w:val="00161D00"/>
    <w:rsid w:val="00161D2D"/>
    <w:rsid w:val="00161F8D"/>
    <w:rsid w:val="001626A8"/>
    <w:rsid w:val="0016279E"/>
    <w:rsid w:val="00162833"/>
    <w:rsid w:val="001629B5"/>
    <w:rsid w:val="00162EAF"/>
    <w:rsid w:val="00162EB9"/>
    <w:rsid w:val="00162FDC"/>
    <w:rsid w:val="00163051"/>
    <w:rsid w:val="00163076"/>
    <w:rsid w:val="001630E1"/>
    <w:rsid w:val="001631AF"/>
    <w:rsid w:val="001633DE"/>
    <w:rsid w:val="001634A4"/>
    <w:rsid w:val="0016390C"/>
    <w:rsid w:val="00163960"/>
    <w:rsid w:val="00163ACE"/>
    <w:rsid w:val="00163B75"/>
    <w:rsid w:val="00163FAF"/>
    <w:rsid w:val="0016401E"/>
    <w:rsid w:val="00164089"/>
    <w:rsid w:val="001641FD"/>
    <w:rsid w:val="00164297"/>
    <w:rsid w:val="001643E6"/>
    <w:rsid w:val="00164440"/>
    <w:rsid w:val="00164969"/>
    <w:rsid w:val="00164980"/>
    <w:rsid w:val="00164B22"/>
    <w:rsid w:val="00164C13"/>
    <w:rsid w:val="00164C70"/>
    <w:rsid w:val="00164D51"/>
    <w:rsid w:val="00164DEF"/>
    <w:rsid w:val="00165043"/>
    <w:rsid w:val="0016528E"/>
    <w:rsid w:val="0016541E"/>
    <w:rsid w:val="00165787"/>
    <w:rsid w:val="00165A7A"/>
    <w:rsid w:val="00165D52"/>
    <w:rsid w:val="00165E98"/>
    <w:rsid w:val="00165EC4"/>
    <w:rsid w:val="0016622C"/>
    <w:rsid w:val="001663DD"/>
    <w:rsid w:val="00166A1A"/>
    <w:rsid w:val="00166B96"/>
    <w:rsid w:val="00166C0C"/>
    <w:rsid w:val="00166EAA"/>
    <w:rsid w:val="00166F7C"/>
    <w:rsid w:val="00166FBB"/>
    <w:rsid w:val="00167044"/>
    <w:rsid w:val="00167270"/>
    <w:rsid w:val="001675B2"/>
    <w:rsid w:val="00167739"/>
    <w:rsid w:val="00167A7F"/>
    <w:rsid w:val="00167A92"/>
    <w:rsid w:val="00167B14"/>
    <w:rsid w:val="00167DFA"/>
    <w:rsid w:val="00167F65"/>
    <w:rsid w:val="00167FE1"/>
    <w:rsid w:val="001700FF"/>
    <w:rsid w:val="00170421"/>
    <w:rsid w:val="00170442"/>
    <w:rsid w:val="001706C9"/>
    <w:rsid w:val="00171149"/>
    <w:rsid w:val="001712B5"/>
    <w:rsid w:val="00171873"/>
    <w:rsid w:val="0017192F"/>
    <w:rsid w:val="00171A78"/>
    <w:rsid w:val="00171CE0"/>
    <w:rsid w:val="00171D11"/>
    <w:rsid w:val="00171D1E"/>
    <w:rsid w:val="00171EA8"/>
    <w:rsid w:val="00171F75"/>
    <w:rsid w:val="00171FB2"/>
    <w:rsid w:val="00171FB8"/>
    <w:rsid w:val="001723BF"/>
    <w:rsid w:val="00172682"/>
    <w:rsid w:val="0017273C"/>
    <w:rsid w:val="00172A6C"/>
    <w:rsid w:val="00172AD3"/>
    <w:rsid w:val="00172CBF"/>
    <w:rsid w:val="00172F7E"/>
    <w:rsid w:val="00173209"/>
    <w:rsid w:val="001732BE"/>
    <w:rsid w:val="00173452"/>
    <w:rsid w:val="00173618"/>
    <w:rsid w:val="001737D5"/>
    <w:rsid w:val="00173BF3"/>
    <w:rsid w:val="00173E90"/>
    <w:rsid w:val="00173EB8"/>
    <w:rsid w:val="00173F77"/>
    <w:rsid w:val="00174095"/>
    <w:rsid w:val="001740DE"/>
    <w:rsid w:val="00174245"/>
    <w:rsid w:val="0017434C"/>
    <w:rsid w:val="001743A1"/>
    <w:rsid w:val="00174536"/>
    <w:rsid w:val="001747D2"/>
    <w:rsid w:val="001748C9"/>
    <w:rsid w:val="00174B12"/>
    <w:rsid w:val="00174BA5"/>
    <w:rsid w:val="00174CC8"/>
    <w:rsid w:val="00174E7C"/>
    <w:rsid w:val="00175683"/>
    <w:rsid w:val="00175688"/>
    <w:rsid w:val="00175ADA"/>
    <w:rsid w:val="00176286"/>
    <w:rsid w:val="00176339"/>
    <w:rsid w:val="00176499"/>
    <w:rsid w:val="00176503"/>
    <w:rsid w:val="00176593"/>
    <w:rsid w:val="0017659B"/>
    <w:rsid w:val="001766E6"/>
    <w:rsid w:val="00176768"/>
    <w:rsid w:val="00176819"/>
    <w:rsid w:val="00176927"/>
    <w:rsid w:val="00176944"/>
    <w:rsid w:val="00176D89"/>
    <w:rsid w:val="00176EA9"/>
    <w:rsid w:val="0017701A"/>
    <w:rsid w:val="00177195"/>
    <w:rsid w:val="001771DC"/>
    <w:rsid w:val="0017766A"/>
    <w:rsid w:val="00177806"/>
    <w:rsid w:val="00177CE7"/>
    <w:rsid w:val="00177EEC"/>
    <w:rsid w:val="0018029B"/>
    <w:rsid w:val="001803EF"/>
    <w:rsid w:val="0018044F"/>
    <w:rsid w:val="00180699"/>
    <w:rsid w:val="0018078A"/>
    <w:rsid w:val="001807F1"/>
    <w:rsid w:val="00180950"/>
    <w:rsid w:val="00180969"/>
    <w:rsid w:val="00180A51"/>
    <w:rsid w:val="00180AEA"/>
    <w:rsid w:val="00180CE6"/>
    <w:rsid w:val="00180DD7"/>
    <w:rsid w:val="001810B5"/>
    <w:rsid w:val="00181133"/>
    <w:rsid w:val="001814AA"/>
    <w:rsid w:val="00181578"/>
    <w:rsid w:val="00181679"/>
    <w:rsid w:val="001816DF"/>
    <w:rsid w:val="001817B6"/>
    <w:rsid w:val="00181877"/>
    <w:rsid w:val="00182085"/>
    <w:rsid w:val="0018244D"/>
    <w:rsid w:val="00182751"/>
    <w:rsid w:val="00182829"/>
    <w:rsid w:val="00182841"/>
    <w:rsid w:val="001828B4"/>
    <w:rsid w:val="001828EE"/>
    <w:rsid w:val="00182BEE"/>
    <w:rsid w:val="00182C76"/>
    <w:rsid w:val="00182DE1"/>
    <w:rsid w:val="001830D6"/>
    <w:rsid w:val="00183542"/>
    <w:rsid w:val="00183706"/>
    <w:rsid w:val="00183C84"/>
    <w:rsid w:val="00183F47"/>
    <w:rsid w:val="00184249"/>
    <w:rsid w:val="001843E4"/>
    <w:rsid w:val="0018481D"/>
    <w:rsid w:val="001848C6"/>
    <w:rsid w:val="001849C0"/>
    <w:rsid w:val="00184AD2"/>
    <w:rsid w:val="00184B4C"/>
    <w:rsid w:val="00184E71"/>
    <w:rsid w:val="00184E9B"/>
    <w:rsid w:val="001850A3"/>
    <w:rsid w:val="00185139"/>
    <w:rsid w:val="001854A0"/>
    <w:rsid w:val="00185601"/>
    <w:rsid w:val="0018560C"/>
    <w:rsid w:val="00185624"/>
    <w:rsid w:val="00185842"/>
    <w:rsid w:val="00185A12"/>
    <w:rsid w:val="00185D4F"/>
    <w:rsid w:val="00185E02"/>
    <w:rsid w:val="00185E2E"/>
    <w:rsid w:val="00185F19"/>
    <w:rsid w:val="00185F6B"/>
    <w:rsid w:val="001860CB"/>
    <w:rsid w:val="001860CD"/>
    <w:rsid w:val="00186276"/>
    <w:rsid w:val="00186334"/>
    <w:rsid w:val="001867EF"/>
    <w:rsid w:val="0018688A"/>
    <w:rsid w:val="00186C1B"/>
    <w:rsid w:val="00186F69"/>
    <w:rsid w:val="00187858"/>
    <w:rsid w:val="001878BE"/>
    <w:rsid w:val="00187AF0"/>
    <w:rsid w:val="00187B28"/>
    <w:rsid w:val="00190418"/>
    <w:rsid w:val="00190911"/>
    <w:rsid w:val="00190D5A"/>
    <w:rsid w:val="00190DF7"/>
    <w:rsid w:val="00190FA4"/>
    <w:rsid w:val="00191045"/>
    <w:rsid w:val="00191173"/>
    <w:rsid w:val="00191472"/>
    <w:rsid w:val="0019181B"/>
    <w:rsid w:val="00191A1E"/>
    <w:rsid w:val="00191B53"/>
    <w:rsid w:val="00191B9C"/>
    <w:rsid w:val="00191C64"/>
    <w:rsid w:val="00191E51"/>
    <w:rsid w:val="00191F6A"/>
    <w:rsid w:val="00191FA3"/>
    <w:rsid w:val="00191FC3"/>
    <w:rsid w:val="0019236A"/>
    <w:rsid w:val="001923BF"/>
    <w:rsid w:val="00192627"/>
    <w:rsid w:val="00192A17"/>
    <w:rsid w:val="00192A24"/>
    <w:rsid w:val="00192CE2"/>
    <w:rsid w:val="00192E63"/>
    <w:rsid w:val="0019314F"/>
    <w:rsid w:val="0019319A"/>
    <w:rsid w:val="00194079"/>
    <w:rsid w:val="0019416E"/>
    <w:rsid w:val="0019432D"/>
    <w:rsid w:val="0019440E"/>
    <w:rsid w:val="00194449"/>
    <w:rsid w:val="001947E0"/>
    <w:rsid w:val="00194929"/>
    <w:rsid w:val="00194C13"/>
    <w:rsid w:val="00194C15"/>
    <w:rsid w:val="00194FC4"/>
    <w:rsid w:val="001954AE"/>
    <w:rsid w:val="0019554E"/>
    <w:rsid w:val="00195600"/>
    <w:rsid w:val="00195791"/>
    <w:rsid w:val="001958D6"/>
    <w:rsid w:val="00195909"/>
    <w:rsid w:val="00195D2D"/>
    <w:rsid w:val="00195EA0"/>
    <w:rsid w:val="001961EA"/>
    <w:rsid w:val="00196202"/>
    <w:rsid w:val="0019658C"/>
    <w:rsid w:val="00196904"/>
    <w:rsid w:val="00196CEA"/>
    <w:rsid w:val="0019729B"/>
    <w:rsid w:val="00197658"/>
    <w:rsid w:val="0019774C"/>
    <w:rsid w:val="0019C05E"/>
    <w:rsid w:val="001A0454"/>
    <w:rsid w:val="001A06B4"/>
    <w:rsid w:val="001A0737"/>
    <w:rsid w:val="001A084F"/>
    <w:rsid w:val="001A08DB"/>
    <w:rsid w:val="001A0992"/>
    <w:rsid w:val="001A0CA3"/>
    <w:rsid w:val="001A0E4D"/>
    <w:rsid w:val="001A1019"/>
    <w:rsid w:val="001A111B"/>
    <w:rsid w:val="001A1402"/>
    <w:rsid w:val="001A14D1"/>
    <w:rsid w:val="001A16D9"/>
    <w:rsid w:val="001A176A"/>
    <w:rsid w:val="001A1870"/>
    <w:rsid w:val="001A1882"/>
    <w:rsid w:val="001A19DA"/>
    <w:rsid w:val="001A1D52"/>
    <w:rsid w:val="001A1E97"/>
    <w:rsid w:val="001A1FE3"/>
    <w:rsid w:val="001A24A8"/>
    <w:rsid w:val="001A24E4"/>
    <w:rsid w:val="001A26AA"/>
    <w:rsid w:val="001A281E"/>
    <w:rsid w:val="001A2BC9"/>
    <w:rsid w:val="001A2EB3"/>
    <w:rsid w:val="001A3110"/>
    <w:rsid w:val="001A3645"/>
    <w:rsid w:val="001A377E"/>
    <w:rsid w:val="001A3783"/>
    <w:rsid w:val="001A38C4"/>
    <w:rsid w:val="001A390C"/>
    <w:rsid w:val="001A3A60"/>
    <w:rsid w:val="001A3A64"/>
    <w:rsid w:val="001A3B94"/>
    <w:rsid w:val="001A3D05"/>
    <w:rsid w:val="001A3D24"/>
    <w:rsid w:val="001A3E32"/>
    <w:rsid w:val="001A3E96"/>
    <w:rsid w:val="001A4162"/>
    <w:rsid w:val="001A4428"/>
    <w:rsid w:val="001A445F"/>
    <w:rsid w:val="001A4771"/>
    <w:rsid w:val="001A4902"/>
    <w:rsid w:val="001A498A"/>
    <w:rsid w:val="001A4B64"/>
    <w:rsid w:val="001A4B82"/>
    <w:rsid w:val="001A4EA5"/>
    <w:rsid w:val="001A5008"/>
    <w:rsid w:val="001A5082"/>
    <w:rsid w:val="001A50DA"/>
    <w:rsid w:val="001A5126"/>
    <w:rsid w:val="001A5291"/>
    <w:rsid w:val="001A55EB"/>
    <w:rsid w:val="001A564C"/>
    <w:rsid w:val="001A5B72"/>
    <w:rsid w:val="001A5BAA"/>
    <w:rsid w:val="001A5D72"/>
    <w:rsid w:val="001A5EA5"/>
    <w:rsid w:val="001A6038"/>
    <w:rsid w:val="001A6245"/>
    <w:rsid w:val="001A654C"/>
    <w:rsid w:val="001A65FD"/>
    <w:rsid w:val="001A66F9"/>
    <w:rsid w:val="001A6A3E"/>
    <w:rsid w:val="001A6B3D"/>
    <w:rsid w:val="001A6D5C"/>
    <w:rsid w:val="001A6D7E"/>
    <w:rsid w:val="001A6FF1"/>
    <w:rsid w:val="001A70DF"/>
    <w:rsid w:val="001A7454"/>
    <w:rsid w:val="001A7500"/>
    <w:rsid w:val="001A788A"/>
    <w:rsid w:val="001A7903"/>
    <w:rsid w:val="001A7A0B"/>
    <w:rsid w:val="001A7A47"/>
    <w:rsid w:val="001A7AC6"/>
    <w:rsid w:val="001A7B1A"/>
    <w:rsid w:val="001A7CE9"/>
    <w:rsid w:val="001A7EB4"/>
    <w:rsid w:val="001B00D8"/>
    <w:rsid w:val="001B00FC"/>
    <w:rsid w:val="001B01F6"/>
    <w:rsid w:val="001B03DB"/>
    <w:rsid w:val="001B06B6"/>
    <w:rsid w:val="001B0792"/>
    <w:rsid w:val="001B0860"/>
    <w:rsid w:val="001B09AD"/>
    <w:rsid w:val="001B09E6"/>
    <w:rsid w:val="001B0BBA"/>
    <w:rsid w:val="001B0C0F"/>
    <w:rsid w:val="001B0C6E"/>
    <w:rsid w:val="001B1101"/>
    <w:rsid w:val="001B1355"/>
    <w:rsid w:val="001B13AE"/>
    <w:rsid w:val="001B16C1"/>
    <w:rsid w:val="001B1C34"/>
    <w:rsid w:val="001B1D82"/>
    <w:rsid w:val="001B1F99"/>
    <w:rsid w:val="001B209A"/>
    <w:rsid w:val="001B223F"/>
    <w:rsid w:val="001B2362"/>
    <w:rsid w:val="001B23C9"/>
    <w:rsid w:val="001B23D5"/>
    <w:rsid w:val="001B2417"/>
    <w:rsid w:val="001B277D"/>
    <w:rsid w:val="001B27EF"/>
    <w:rsid w:val="001B28DF"/>
    <w:rsid w:val="001B2C41"/>
    <w:rsid w:val="001B2C7E"/>
    <w:rsid w:val="001B2D6B"/>
    <w:rsid w:val="001B2E01"/>
    <w:rsid w:val="001B2EE8"/>
    <w:rsid w:val="001B2F59"/>
    <w:rsid w:val="001B2F80"/>
    <w:rsid w:val="001B2F87"/>
    <w:rsid w:val="001B3534"/>
    <w:rsid w:val="001B3667"/>
    <w:rsid w:val="001B366C"/>
    <w:rsid w:val="001B36AF"/>
    <w:rsid w:val="001B374B"/>
    <w:rsid w:val="001B3998"/>
    <w:rsid w:val="001B39A1"/>
    <w:rsid w:val="001B3A5C"/>
    <w:rsid w:val="001B3E42"/>
    <w:rsid w:val="001B3EBE"/>
    <w:rsid w:val="001B3F5C"/>
    <w:rsid w:val="001B4076"/>
    <w:rsid w:val="001B418D"/>
    <w:rsid w:val="001B41BD"/>
    <w:rsid w:val="001B4466"/>
    <w:rsid w:val="001B44C1"/>
    <w:rsid w:val="001B45EB"/>
    <w:rsid w:val="001B47A0"/>
    <w:rsid w:val="001B4A72"/>
    <w:rsid w:val="001B4A9E"/>
    <w:rsid w:val="001B4D5B"/>
    <w:rsid w:val="001B4DED"/>
    <w:rsid w:val="001B50E3"/>
    <w:rsid w:val="001B5129"/>
    <w:rsid w:val="001B5173"/>
    <w:rsid w:val="001B5320"/>
    <w:rsid w:val="001B59FA"/>
    <w:rsid w:val="001B5A58"/>
    <w:rsid w:val="001B5BAA"/>
    <w:rsid w:val="001B5D2C"/>
    <w:rsid w:val="001B5DE2"/>
    <w:rsid w:val="001B6054"/>
    <w:rsid w:val="001B6122"/>
    <w:rsid w:val="001B620E"/>
    <w:rsid w:val="001B6272"/>
    <w:rsid w:val="001B63E5"/>
    <w:rsid w:val="001B64D1"/>
    <w:rsid w:val="001B64FB"/>
    <w:rsid w:val="001B656E"/>
    <w:rsid w:val="001B66D9"/>
    <w:rsid w:val="001B68F9"/>
    <w:rsid w:val="001B69C1"/>
    <w:rsid w:val="001B6AB0"/>
    <w:rsid w:val="001B6B0E"/>
    <w:rsid w:val="001B6BAA"/>
    <w:rsid w:val="001B6CF6"/>
    <w:rsid w:val="001B74FD"/>
    <w:rsid w:val="001B7525"/>
    <w:rsid w:val="001B7645"/>
    <w:rsid w:val="001B77C0"/>
    <w:rsid w:val="001B7C94"/>
    <w:rsid w:val="001B7D55"/>
    <w:rsid w:val="001B7E7D"/>
    <w:rsid w:val="001C0438"/>
    <w:rsid w:val="001C077A"/>
    <w:rsid w:val="001C07DC"/>
    <w:rsid w:val="001C0BF6"/>
    <w:rsid w:val="001C0CAA"/>
    <w:rsid w:val="001C0E45"/>
    <w:rsid w:val="001C0E49"/>
    <w:rsid w:val="001C0F81"/>
    <w:rsid w:val="001C11A9"/>
    <w:rsid w:val="001C149F"/>
    <w:rsid w:val="001C1814"/>
    <w:rsid w:val="001C1B4A"/>
    <w:rsid w:val="001C1BC2"/>
    <w:rsid w:val="001C1C9C"/>
    <w:rsid w:val="001C1CFD"/>
    <w:rsid w:val="001C1EDB"/>
    <w:rsid w:val="001C1FF5"/>
    <w:rsid w:val="001C21AD"/>
    <w:rsid w:val="001C21CA"/>
    <w:rsid w:val="001C2530"/>
    <w:rsid w:val="001C27A4"/>
    <w:rsid w:val="001C28BC"/>
    <w:rsid w:val="001C2BFF"/>
    <w:rsid w:val="001C2C13"/>
    <w:rsid w:val="001C2D69"/>
    <w:rsid w:val="001C2F65"/>
    <w:rsid w:val="001C2FAA"/>
    <w:rsid w:val="001C30B1"/>
    <w:rsid w:val="001C319F"/>
    <w:rsid w:val="001C35C7"/>
    <w:rsid w:val="001C364E"/>
    <w:rsid w:val="001C3C2D"/>
    <w:rsid w:val="001C3CD1"/>
    <w:rsid w:val="001C3FFE"/>
    <w:rsid w:val="001C405E"/>
    <w:rsid w:val="001C4169"/>
    <w:rsid w:val="001C4254"/>
    <w:rsid w:val="001C4441"/>
    <w:rsid w:val="001C49D3"/>
    <w:rsid w:val="001C4A56"/>
    <w:rsid w:val="001C4C6C"/>
    <w:rsid w:val="001C4CD2"/>
    <w:rsid w:val="001C4CE2"/>
    <w:rsid w:val="001C4D74"/>
    <w:rsid w:val="001C4E37"/>
    <w:rsid w:val="001C5031"/>
    <w:rsid w:val="001C5122"/>
    <w:rsid w:val="001C5326"/>
    <w:rsid w:val="001C5A54"/>
    <w:rsid w:val="001C5B28"/>
    <w:rsid w:val="001C5D25"/>
    <w:rsid w:val="001C5DA3"/>
    <w:rsid w:val="001C5E87"/>
    <w:rsid w:val="001C5FBA"/>
    <w:rsid w:val="001C60C1"/>
    <w:rsid w:val="001C62AF"/>
    <w:rsid w:val="001C68C4"/>
    <w:rsid w:val="001C6C59"/>
    <w:rsid w:val="001C6C98"/>
    <w:rsid w:val="001C6ED6"/>
    <w:rsid w:val="001C6FC3"/>
    <w:rsid w:val="001C711D"/>
    <w:rsid w:val="001C754F"/>
    <w:rsid w:val="001C7880"/>
    <w:rsid w:val="001C7986"/>
    <w:rsid w:val="001C7D4B"/>
    <w:rsid w:val="001C7D73"/>
    <w:rsid w:val="001C7D7B"/>
    <w:rsid w:val="001C7E9D"/>
    <w:rsid w:val="001C7EFA"/>
    <w:rsid w:val="001C7FE3"/>
    <w:rsid w:val="001D0008"/>
    <w:rsid w:val="001D05AD"/>
    <w:rsid w:val="001D06A7"/>
    <w:rsid w:val="001D0760"/>
    <w:rsid w:val="001D0AB7"/>
    <w:rsid w:val="001D0CEE"/>
    <w:rsid w:val="001D0D8C"/>
    <w:rsid w:val="001D0ED5"/>
    <w:rsid w:val="001D0FF2"/>
    <w:rsid w:val="001D1474"/>
    <w:rsid w:val="001D16B4"/>
    <w:rsid w:val="001D17DA"/>
    <w:rsid w:val="001D1897"/>
    <w:rsid w:val="001D18CD"/>
    <w:rsid w:val="001D1B9C"/>
    <w:rsid w:val="001D1E07"/>
    <w:rsid w:val="001D1F05"/>
    <w:rsid w:val="001D2031"/>
    <w:rsid w:val="001D20A3"/>
    <w:rsid w:val="001D2157"/>
    <w:rsid w:val="001D21F7"/>
    <w:rsid w:val="001D24EF"/>
    <w:rsid w:val="001D2766"/>
    <w:rsid w:val="001D2913"/>
    <w:rsid w:val="001D2997"/>
    <w:rsid w:val="001D2A37"/>
    <w:rsid w:val="001D2B7D"/>
    <w:rsid w:val="001D2CAD"/>
    <w:rsid w:val="001D2E03"/>
    <w:rsid w:val="001D2E2D"/>
    <w:rsid w:val="001D2E40"/>
    <w:rsid w:val="001D2FAD"/>
    <w:rsid w:val="001D30A2"/>
    <w:rsid w:val="001D30C3"/>
    <w:rsid w:val="001D313E"/>
    <w:rsid w:val="001D3213"/>
    <w:rsid w:val="001D34D3"/>
    <w:rsid w:val="001D378C"/>
    <w:rsid w:val="001D3A61"/>
    <w:rsid w:val="001D3C14"/>
    <w:rsid w:val="001D3C31"/>
    <w:rsid w:val="001D3E01"/>
    <w:rsid w:val="001D3EA1"/>
    <w:rsid w:val="001D41AF"/>
    <w:rsid w:val="001D41F4"/>
    <w:rsid w:val="001D4268"/>
    <w:rsid w:val="001D44D0"/>
    <w:rsid w:val="001D4894"/>
    <w:rsid w:val="001D48BF"/>
    <w:rsid w:val="001D4B14"/>
    <w:rsid w:val="001D4BE4"/>
    <w:rsid w:val="001D5223"/>
    <w:rsid w:val="001D5313"/>
    <w:rsid w:val="001D5335"/>
    <w:rsid w:val="001D542A"/>
    <w:rsid w:val="001D54AA"/>
    <w:rsid w:val="001D57E9"/>
    <w:rsid w:val="001D5929"/>
    <w:rsid w:val="001D5D80"/>
    <w:rsid w:val="001D6675"/>
    <w:rsid w:val="001D68DF"/>
    <w:rsid w:val="001D7117"/>
    <w:rsid w:val="001D727F"/>
    <w:rsid w:val="001D7419"/>
    <w:rsid w:val="001D742B"/>
    <w:rsid w:val="001D747F"/>
    <w:rsid w:val="001D74BA"/>
    <w:rsid w:val="001D7B19"/>
    <w:rsid w:val="001E0814"/>
    <w:rsid w:val="001E0A61"/>
    <w:rsid w:val="001E0B7C"/>
    <w:rsid w:val="001E0C28"/>
    <w:rsid w:val="001E0C79"/>
    <w:rsid w:val="001E105A"/>
    <w:rsid w:val="001E126A"/>
    <w:rsid w:val="001E1306"/>
    <w:rsid w:val="001E1591"/>
    <w:rsid w:val="001E166B"/>
    <w:rsid w:val="001E1707"/>
    <w:rsid w:val="001E17CA"/>
    <w:rsid w:val="001E18E8"/>
    <w:rsid w:val="001E18E9"/>
    <w:rsid w:val="001E1CEF"/>
    <w:rsid w:val="001E1E32"/>
    <w:rsid w:val="001E1FCA"/>
    <w:rsid w:val="001E2773"/>
    <w:rsid w:val="001E28AA"/>
    <w:rsid w:val="001E2945"/>
    <w:rsid w:val="001E29D1"/>
    <w:rsid w:val="001E2BAF"/>
    <w:rsid w:val="001E2BBB"/>
    <w:rsid w:val="001E2C85"/>
    <w:rsid w:val="001E2DE8"/>
    <w:rsid w:val="001E2F5F"/>
    <w:rsid w:val="001E34B6"/>
    <w:rsid w:val="001E362E"/>
    <w:rsid w:val="001E366D"/>
    <w:rsid w:val="001E39EF"/>
    <w:rsid w:val="001E412B"/>
    <w:rsid w:val="001E41FC"/>
    <w:rsid w:val="001E42A7"/>
    <w:rsid w:val="001E462D"/>
    <w:rsid w:val="001E46FD"/>
    <w:rsid w:val="001E4BF3"/>
    <w:rsid w:val="001E4C3C"/>
    <w:rsid w:val="001E521B"/>
    <w:rsid w:val="001E56A9"/>
    <w:rsid w:val="001E570A"/>
    <w:rsid w:val="001E57C3"/>
    <w:rsid w:val="001E581A"/>
    <w:rsid w:val="001E5F41"/>
    <w:rsid w:val="001E5FF5"/>
    <w:rsid w:val="001E6045"/>
    <w:rsid w:val="001E6145"/>
    <w:rsid w:val="001E6165"/>
    <w:rsid w:val="001E62B0"/>
    <w:rsid w:val="001E6451"/>
    <w:rsid w:val="001E666F"/>
    <w:rsid w:val="001E6768"/>
    <w:rsid w:val="001E6AFD"/>
    <w:rsid w:val="001E6F37"/>
    <w:rsid w:val="001E72FC"/>
    <w:rsid w:val="001E737D"/>
    <w:rsid w:val="001E73D8"/>
    <w:rsid w:val="001E75B9"/>
    <w:rsid w:val="001E7672"/>
    <w:rsid w:val="001E7EFF"/>
    <w:rsid w:val="001E7F00"/>
    <w:rsid w:val="001E7F7B"/>
    <w:rsid w:val="001F006A"/>
    <w:rsid w:val="001F026A"/>
    <w:rsid w:val="001F0297"/>
    <w:rsid w:val="001F04CA"/>
    <w:rsid w:val="001F05C0"/>
    <w:rsid w:val="001F0643"/>
    <w:rsid w:val="001F080B"/>
    <w:rsid w:val="001F0853"/>
    <w:rsid w:val="001F0906"/>
    <w:rsid w:val="001F09DC"/>
    <w:rsid w:val="001F0A80"/>
    <w:rsid w:val="001F0B7B"/>
    <w:rsid w:val="001F0B85"/>
    <w:rsid w:val="001F0CCD"/>
    <w:rsid w:val="001F1017"/>
    <w:rsid w:val="001F10BF"/>
    <w:rsid w:val="001F1203"/>
    <w:rsid w:val="001F142D"/>
    <w:rsid w:val="001F15AF"/>
    <w:rsid w:val="001F1693"/>
    <w:rsid w:val="001F16A0"/>
    <w:rsid w:val="001F170B"/>
    <w:rsid w:val="001F1785"/>
    <w:rsid w:val="001F18EC"/>
    <w:rsid w:val="001F193A"/>
    <w:rsid w:val="001F1A2D"/>
    <w:rsid w:val="001F1DDF"/>
    <w:rsid w:val="001F2189"/>
    <w:rsid w:val="001F225D"/>
    <w:rsid w:val="001F234D"/>
    <w:rsid w:val="001F24A8"/>
    <w:rsid w:val="001F26E2"/>
    <w:rsid w:val="001F2DD7"/>
    <w:rsid w:val="001F311E"/>
    <w:rsid w:val="001F31F5"/>
    <w:rsid w:val="001F3251"/>
    <w:rsid w:val="001F331E"/>
    <w:rsid w:val="001F3512"/>
    <w:rsid w:val="001F3672"/>
    <w:rsid w:val="001F3704"/>
    <w:rsid w:val="001F3782"/>
    <w:rsid w:val="001F3847"/>
    <w:rsid w:val="001F3BA6"/>
    <w:rsid w:val="001F4272"/>
    <w:rsid w:val="001F432B"/>
    <w:rsid w:val="001F4448"/>
    <w:rsid w:val="001F461E"/>
    <w:rsid w:val="001F471C"/>
    <w:rsid w:val="001F4874"/>
    <w:rsid w:val="001F4BD5"/>
    <w:rsid w:val="001F4CBE"/>
    <w:rsid w:val="001F4DAF"/>
    <w:rsid w:val="001F4E62"/>
    <w:rsid w:val="001F4FFB"/>
    <w:rsid w:val="001F504A"/>
    <w:rsid w:val="001F53EB"/>
    <w:rsid w:val="001F5703"/>
    <w:rsid w:val="001F5786"/>
    <w:rsid w:val="001F5BCD"/>
    <w:rsid w:val="001F5DFF"/>
    <w:rsid w:val="001F5F71"/>
    <w:rsid w:val="001F5FC9"/>
    <w:rsid w:val="001F60D7"/>
    <w:rsid w:val="001F60E3"/>
    <w:rsid w:val="001F633E"/>
    <w:rsid w:val="001F63E9"/>
    <w:rsid w:val="001F66A3"/>
    <w:rsid w:val="001F685B"/>
    <w:rsid w:val="001F6AFA"/>
    <w:rsid w:val="001F6D6F"/>
    <w:rsid w:val="001F730F"/>
    <w:rsid w:val="001F7806"/>
    <w:rsid w:val="001F79DC"/>
    <w:rsid w:val="001F7CAF"/>
    <w:rsid w:val="001F7E0C"/>
    <w:rsid w:val="001F7F5F"/>
    <w:rsid w:val="002001C8"/>
    <w:rsid w:val="00200224"/>
    <w:rsid w:val="0020039D"/>
    <w:rsid w:val="002003B7"/>
    <w:rsid w:val="0020064A"/>
    <w:rsid w:val="00200B7A"/>
    <w:rsid w:val="00200BD8"/>
    <w:rsid w:val="00200C91"/>
    <w:rsid w:val="00200F6A"/>
    <w:rsid w:val="0020100D"/>
    <w:rsid w:val="00201241"/>
    <w:rsid w:val="00201363"/>
    <w:rsid w:val="00201433"/>
    <w:rsid w:val="00201451"/>
    <w:rsid w:val="00201488"/>
    <w:rsid w:val="00201858"/>
    <w:rsid w:val="00201B89"/>
    <w:rsid w:val="00201BBE"/>
    <w:rsid w:val="00201CCD"/>
    <w:rsid w:val="00201F23"/>
    <w:rsid w:val="00202042"/>
    <w:rsid w:val="002024E6"/>
    <w:rsid w:val="002026CA"/>
    <w:rsid w:val="00202AF9"/>
    <w:rsid w:val="00202BBB"/>
    <w:rsid w:val="00202C54"/>
    <w:rsid w:val="00202C86"/>
    <w:rsid w:val="00202D03"/>
    <w:rsid w:val="00202FB2"/>
    <w:rsid w:val="002030DC"/>
    <w:rsid w:val="002030DD"/>
    <w:rsid w:val="002035DB"/>
    <w:rsid w:val="00203844"/>
    <w:rsid w:val="002038C1"/>
    <w:rsid w:val="00204221"/>
    <w:rsid w:val="002042B5"/>
    <w:rsid w:val="002043F6"/>
    <w:rsid w:val="0020448A"/>
    <w:rsid w:val="002044EC"/>
    <w:rsid w:val="00204555"/>
    <w:rsid w:val="002046A6"/>
    <w:rsid w:val="00204786"/>
    <w:rsid w:val="00204EBB"/>
    <w:rsid w:val="00204F1A"/>
    <w:rsid w:val="00205186"/>
    <w:rsid w:val="002051B1"/>
    <w:rsid w:val="002051E3"/>
    <w:rsid w:val="002054F0"/>
    <w:rsid w:val="00205A2D"/>
    <w:rsid w:val="00205C70"/>
    <w:rsid w:val="00206569"/>
    <w:rsid w:val="0020670E"/>
    <w:rsid w:val="00206944"/>
    <w:rsid w:val="0020694B"/>
    <w:rsid w:val="002069A5"/>
    <w:rsid w:val="00206D2C"/>
    <w:rsid w:val="00206EA3"/>
    <w:rsid w:val="00206FF5"/>
    <w:rsid w:val="002075A7"/>
    <w:rsid w:val="00207743"/>
    <w:rsid w:val="00207961"/>
    <w:rsid w:val="00207E0A"/>
    <w:rsid w:val="00207EFB"/>
    <w:rsid w:val="002102CD"/>
    <w:rsid w:val="00210350"/>
    <w:rsid w:val="0021058A"/>
    <w:rsid w:val="002105FE"/>
    <w:rsid w:val="0021085D"/>
    <w:rsid w:val="0021087A"/>
    <w:rsid w:val="002109CD"/>
    <w:rsid w:val="00210DCC"/>
    <w:rsid w:val="00210F3B"/>
    <w:rsid w:val="00210FE1"/>
    <w:rsid w:val="0021107E"/>
    <w:rsid w:val="002110B9"/>
    <w:rsid w:val="0021122F"/>
    <w:rsid w:val="00211270"/>
    <w:rsid w:val="002112C6"/>
    <w:rsid w:val="00211797"/>
    <w:rsid w:val="00211826"/>
    <w:rsid w:val="00211C0F"/>
    <w:rsid w:val="00211FB2"/>
    <w:rsid w:val="0021207A"/>
    <w:rsid w:val="00212623"/>
    <w:rsid w:val="00212675"/>
    <w:rsid w:val="002129D0"/>
    <w:rsid w:val="00212A4C"/>
    <w:rsid w:val="00212D87"/>
    <w:rsid w:val="00212DAD"/>
    <w:rsid w:val="00212F63"/>
    <w:rsid w:val="0021315E"/>
    <w:rsid w:val="00213453"/>
    <w:rsid w:val="00213505"/>
    <w:rsid w:val="0021363A"/>
    <w:rsid w:val="00213649"/>
    <w:rsid w:val="002136B2"/>
    <w:rsid w:val="00213725"/>
    <w:rsid w:val="002139DC"/>
    <w:rsid w:val="00213A96"/>
    <w:rsid w:val="00213D86"/>
    <w:rsid w:val="00214037"/>
    <w:rsid w:val="0021466C"/>
    <w:rsid w:val="00214694"/>
    <w:rsid w:val="0021476D"/>
    <w:rsid w:val="002147FC"/>
    <w:rsid w:val="00214906"/>
    <w:rsid w:val="00214F35"/>
    <w:rsid w:val="002154EF"/>
    <w:rsid w:val="002155E2"/>
    <w:rsid w:val="00215630"/>
    <w:rsid w:val="002157D7"/>
    <w:rsid w:val="00215AB5"/>
    <w:rsid w:val="00215B00"/>
    <w:rsid w:val="00215C3C"/>
    <w:rsid w:val="00215C88"/>
    <w:rsid w:val="00215DB5"/>
    <w:rsid w:val="00215ED6"/>
    <w:rsid w:val="00215F32"/>
    <w:rsid w:val="0021601C"/>
    <w:rsid w:val="002162CE"/>
    <w:rsid w:val="002164C9"/>
    <w:rsid w:val="002165B7"/>
    <w:rsid w:val="002167FD"/>
    <w:rsid w:val="00216C1F"/>
    <w:rsid w:val="00216E4C"/>
    <w:rsid w:val="00216F06"/>
    <w:rsid w:val="00217171"/>
    <w:rsid w:val="002171B2"/>
    <w:rsid w:val="0021753F"/>
    <w:rsid w:val="0021771F"/>
    <w:rsid w:val="00217931"/>
    <w:rsid w:val="00217F74"/>
    <w:rsid w:val="002200FB"/>
    <w:rsid w:val="00220100"/>
    <w:rsid w:val="002202D1"/>
    <w:rsid w:val="00220351"/>
    <w:rsid w:val="00220586"/>
    <w:rsid w:val="002206EF"/>
    <w:rsid w:val="00220811"/>
    <w:rsid w:val="00220D04"/>
    <w:rsid w:val="00220D07"/>
    <w:rsid w:val="00220DD2"/>
    <w:rsid w:val="00220F6A"/>
    <w:rsid w:val="00220F73"/>
    <w:rsid w:val="0022113F"/>
    <w:rsid w:val="00221182"/>
    <w:rsid w:val="00221223"/>
    <w:rsid w:val="00221376"/>
    <w:rsid w:val="002213EC"/>
    <w:rsid w:val="002216A6"/>
    <w:rsid w:val="00221A22"/>
    <w:rsid w:val="00222095"/>
    <w:rsid w:val="0022215E"/>
    <w:rsid w:val="002222F7"/>
    <w:rsid w:val="00222491"/>
    <w:rsid w:val="002227D9"/>
    <w:rsid w:val="00222842"/>
    <w:rsid w:val="00222CCF"/>
    <w:rsid w:val="00222D0D"/>
    <w:rsid w:val="0022315C"/>
    <w:rsid w:val="0022327B"/>
    <w:rsid w:val="0022329A"/>
    <w:rsid w:val="002233A3"/>
    <w:rsid w:val="00223631"/>
    <w:rsid w:val="0022392E"/>
    <w:rsid w:val="002239B3"/>
    <w:rsid w:val="00223B08"/>
    <w:rsid w:val="00223B24"/>
    <w:rsid w:val="00223C9A"/>
    <w:rsid w:val="00223F8E"/>
    <w:rsid w:val="0022400B"/>
    <w:rsid w:val="002241D9"/>
    <w:rsid w:val="002244E0"/>
    <w:rsid w:val="00224A07"/>
    <w:rsid w:val="00224A79"/>
    <w:rsid w:val="00225134"/>
    <w:rsid w:val="002252A4"/>
    <w:rsid w:val="002253A3"/>
    <w:rsid w:val="00225417"/>
    <w:rsid w:val="00225521"/>
    <w:rsid w:val="00225853"/>
    <w:rsid w:val="002258D0"/>
    <w:rsid w:val="00225970"/>
    <w:rsid w:val="0022597D"/>
    <w:rsid w:val="00225ACC"/>
    <w:rsid w:val="00225CFB"/>
    <w:rsid w:val="00225D88"/>
    <w:rsid w:val="00225DE2"/>
    <w:rsid w:val="00225E7C"/>
    <w:rsid w:val="00225EE0"/>
    <w:rsid w:val="00225F69"/>
    <w:rsid w:val="00225FE8"/>
    <w:rsid w:val="00226120"/>
    <w:rsid w:val="00226233"/>
    <w:rsid w:val="0022624A"/>
    <w:rsid w:val="002264F6"/>
    <w:rsid w:val="00226781"/>
    <w:rsid w:val="002267DC"/>
    <w:rsid w:val="0022680F"/>
    <w:rsid w:val="002268BE"/>
    <w:rsid w:val="00227299"/>
    <w:rsid w:val="002274D3"/>
    <w:rsid w:val="002277D1"/>
    <w:rsid w:val="002277E1"/>
    <w:rsid w:val="0022797D"/>
    <w:rsid w:val="0022798E"/>
    <w:rsid w:val="002279F7"/>
    <w:rsid w:val="00227A89"/>
    <w:rsid w:val="00227AFD"/>
    <w:rsid w:val="00227E45"/>
    <w:rsid w:val="00227F0B"/>
    <w:rsid w:val="00227F9B"/>
    <w:rsid w:val="00230025"/>
    <w:rsid w:val="002301C6"/>
    <w:rsid w:val="002302B0"/>
    <w:rsid w:val="00230540"/>
    <w:rsid w:val="002305B5"/>
    <w:rsid w:val="002306C4"/>
    <w:rsid w:val="002306DA"/>
    <w:rsid w:val="00230730"/>
    <w:rsid w:val="00230861"/>
    <w:rsid w:val="002308BE"/>
    <w:rsid w:val="00230957"/>
    <w:rsid w:val="002309CE"/>
    <w:rsid w:val="00230BBB"/>
    <w:rsid w:val="00230D84"/>
    <w:rsid w:val="00230E01"/>
    <w:rsid w:val="00230F3D"/>
    <w:rsid w:val="00231009"/>
    <w:rsid w:val="0023100A"/>
    <w:rsid w:val="002310F6"/>
    <w:rsid w:val="002311C8"/>
    <w:rsid w:val="0023122A"/>
    <w:rsid w:val="00231494"/>
    <w:rsid w:val="002314F0"/>
    <w:rsid w:val="00231659"/>
    <w:rsid w:val="00231852"/>
    <w:rsid w:val="00231C8F"/>
    <w:rsid w:val="00231D94"/>
    <w:rsid w:val="00231EC0"/>
    <w:rsid w:val="00231ED2"/>
    <w:rsid w:val="00232407"/>
    <w:rsid w:val="00232681"/>
    <w:rsid w:val="00232822"/>
    <w:rsid w:val="00232B08"/>
    <w:rsid w:val="00232C3D"/>
    <w:rsid w:val="00232FFC"/>
    <w:rsid w:val="002339AF"/>
    <w:rsid w:val="00233A88"/>
    <w:rsid w:val="00233B43"/>
    <w:rsid w:val="00233B4E"/>
    <w:rsid w:val="00233B93"/>
    <w:rsid w:val="00233ED3"/>
    <w:rsid w:val="0023423A"/>
    <w:rsid w:val="00234815"/>
    <w:rsid w:val="002348C1"/>
    <w:rsid w:val="00234B9B"/>
    <w:rsid w:val="00234D95"/>
    <w:rsid w:val="00234DA9"/>
    <w:rsid w:val="00234F09"/>
    <w:rsid w:val="0023513B"/>
    <w:rsid w:val="00235202"/>
    <w:rsid w:val="00235209"/>
    <w:rsid w:val="00235849"/>
    <w:rsid w:val="00235919"/>
    <w:rsid w:val="00235D1F"/>
    <w:rsid w:val="00235EAB"/>
    <w:rsid w:val="00235EE4"/>
    <w:rsid w:val="0023608D"/>
    <w:rsid w:val="002361C4"/>
    <w:rsid w:val="002361FD"/>
    <w:rsid w:val="00236269"/>
    <w:rsid w:val="002365C7"/>
    <w:rsid w:val="00236602"/>
    <w:rsid w:val="002366CC"/>
    <w:rsid w:val="00236761"/>
    <w:rsid w:val="00236BCC"/>
    <w:rsid w:val="00236C2A"/>
    <w:rsid w:val="00236CA5"/>
    <w:rsid w:val="00236CF5"/>
    <w:rsid w:val="00236ECB"/>
    <w:rsid w:val="00237042"/>
    <w:rsid w:val="002370AC"/>
    <w:rsid w:val="00237211"/>
    <w:rsid w:val="00237348"/>
    <w:rsid w:val="00237602"/>
    <w:rsid w:val="0023790B"/>
    <w:rsid w:val="00237B5E"/>
    <w:rsid w:val="00237B69"/>
    <w:rsid w:val="00237D35"/>
    <w:rsid w:val="0024033C"/>
    <w:rsid w:val="002406AB"/>
    <w:rsid w:val="002408C1"/>
    <w:rsid w:val="00240B8F"/>
    <w:rsid w:val="00240C6B"/>
    <w:rsid w:val="00240E62"/>
    <w:rsid w:val="00241088"/>
    <w:rsid w:val="002411AE"/>
    <w:rsid w:val="00241212"/>
    <w:rsid w:val="002413E9"/>
    <w:rsid w:val="00241620"/>
    <w:rsid w:val="0024197E"/>
    <w:rsid w:val="00241A02"/>
    <w:rsid w:val="00241CB5"/>
    <w:rsid w:val="0024218F"/>
    <w:rsid w:val="0024234B"/>
    <w:rsid w:val="002423E0"/>
    <w:rsid w:val="002424A9"/>
    <w:rsid w:val="00242865"/>
    <w:rsid w:val="00242939"/>
    <w:rsid w:val="00242CBF"/>
    <w:rsid w:val="00243106"/>
    <w:rsid w:val="002431AC"/>
    <w:rsid w:val="0024339F"/>
    <w:rsid w:val="002433E7"/>
    <w:rsid w:val="00243C74"/>
    <w:rsid w:val="00243CFD"/>
    <w:rsid w:val="00244414"/>
    <w:rsid w:val="00244572"/>
    <w:rsid w:val="002446AB"/>
    <w:rsid w:val="002448DF"/>
    <w:rsid w:val="00244931"/>
    <w:rsid w:val="00244B1F"/>
    <w:rsid w:val="00244BA6"/>
    <w:rsid w:val="00244F3F"/>
    <w:rsid w:val="002452F3"/>
    <w:rsid w:val="0024556D"/>
    <w:rsid w:val="00245941"/>
    <w:rsid w:val="00245B20"/>
    <w:rsid w:val="00246047"/>
    <w:rsid w:val="00246775"/>
    <w:rsid w:val="00246806"/>
    <w:rsid w:val="0024695B"/>
    <w:rsid w:val="0024698B"/>
    <w:rsid w:val="00246BCB"/>
    <w:rsid w:val="00246C64"/>
    <w:rsid w:val="00246CEB"/>
    <w:rsid w:val="00246E6B"/>
    <w:rsid w:val="00246E91"/>
    <w:rsid w:val="002470E4"/>
    <w:rsid w:val="00247216"/>
    <w:rsid w:val="0024724F"/>
    <w:rsid w:val="00247415"/>
    <w:rsid w:val="0024749D"/>
    <w:rsid w:val="002475C9"/>
    <w:rsid w:val="00247D27"/>
    <w:rsid w:val="00247DFA"/>
    <w:rsid w:val="00247E8D"/>
    <w:rsid w:val="00247FA7"/>
    <w:rsid w:val="00250023"/>
    <w:rsid w:val="002501B1"/>
    <w:rsid w:val="002502C1"/>
    <w:rsid w:val="00250336"/>
    <w:rsid w:val="002506D8"/>
    <w:rsid w:val="002508F9"/>
    <w:rsid w:val="0025093C"/>
    <w:rsid w:val="00250B36"/>
    <w:rsid w:val="00250B88"/>
    <w:rsid w:val="00250C2A"/>
    <w:rsid w:val="00251308"/>
    <w:rsid w:val="00251387"/>
    <w:rsid w:val="00251726"/>
    <w:rsid w:val="002519FB"/>
    <w:rsid w:val="00251ADB"/>
    <w:rsid w:val="00251E84"/>
    <w:rsid w:val="00252205"/>
    <w:rsid w:val="0025278E"/>
    <w:rsid w:val="00252AB9"/>
    <w:rsid w:val="00252D66"/>
    <w:rsid w:val="00252E7C"/>
    <w:rsid w:val="0025301A"/>
    <w:rsid w:val="0025326A"/>
    <w:rsid w:val="00253403"/>
    <w:rsid w:val="00253721"/>
    <w:rsid w:val="0025373A"/>
    <w:rsid w:val="002537D5"/>
    <w:rsid w:val="00253AAD"/>
    <w:rsid w:val="00254011"/>
    <w:rsid w:val="0025410B"/>
    <w:rsid w:val="0025414F"/>
    <w:rsid w:val="00254304"/>
    <w:rsid w:val="00254662"/>
    <w:rsid w:val="002548C6"/>
    <w:rsid w:val="00254BA3"/>
    <w:rsid w:val="00254C2D"/>
    <w:rsid w:val="00254CFE"/>
    <w:rsid w:val="00254E40"/>
    <w:rsid w:val="00255034"/>
    <w:rsid w:val="002551EB"/>
    <w:rsid w:val="00255216"/>
    <w:rsid w:val="00255421"/>
    <w:rsid w:val="0025545A"/>
    <w:rsid w:val="0025552F"/>
    <w:rsid w:val="0025554C"/>
    <w:rsid w:val="002556A7"/>
    <w:rsid w:val="00255BCD"/>
    <w:rsid w:val="00255CA1"/>
    <w:rsid w:val="0025600A"/>
    <w:rsid w:val="002561D4"/>
    <w:rsid w:val="002569F2"/>
    <w:rsid w:val="00256A82"/>
    <w:rsid w:val="00256C0D"/>
    <w:rsid w:val="00256C94"/>
    <w:rsid w:val="002570DE"/>
    <w:rsid w:val="002571CE"/>
    <w:rsid w:val="00257218"/>
    <w:rsid w:val="0025783C"/>
    <w:rsid w:val="00257972"/>
    <w:rsid w:val="00257C11"/>
    <w:rsid w:val="00257E44"/>
    <w:rsid w:val="00257FDF"/>
    <w:rsid w:val="00260180"/>
    <w:rsid w:val="002603C0"/>
    <w:rsid w:val="00260561"/>
    <w:rsid w:val="00260695"/>
    <w:rsid w:val="0026087B"/>
    <w:rsid w:val="00260967"/>
    <w:rsid w:val="00260A84"/>
    <w:rsid w:val="00260A91"/>
    <w:rsid w:val="00260E36"/>
    <w:rsid w:val="00260F72"/>
    <w:rsid w:val="0026104B"/>
    <w:rsid w:val="0026130D"/>
    <w:rsid w:val="00261468"/>
    <w:rsid w:val="00261777"/>
    <w:rsid w:val="00261BFE"/>
    <w:rsid w:val="00261DA8"/>
    <w:rsid w:val="00261EE3"/>
    <w:rsid w:val="002624B3"/>
    <w:rsid w:val="00262533"/>
    <w:rsid w:val="002626EA"/>
    <w:rsid w:val="00262C36"/>
    <w:rsid w:val="00262ECE"/>
    <w:rsid w:val="00263035"/>
    <w:rsid w:val="002632E6"/>
    <w:rsid w:val="0026349B"/>
    <w:rsid w:val="002634AA"/>
    <w:rsid w:val="002634E1"/>
    <w:rsid w:val="0026352A"/>
    <w:rsid w:val="002635F8"/>
    <w:rsid w:val="002637F2"/>
    <w:rsid w:val="00263926"/>
    <w:rsid w:val="00263A04"/>
    <w:rsid w:val="00263B23"/>
    <w:rsid w:val="00263C6C"/>
    <w:rsid w:val="00263EA7"/>
    <w:rsid w:val="00263EFD"/>
    <w:rsid w:val="002641C7"/>
    <w:rsid w:val="002641EB"/>
    <w:rsid w:val="00264280"/>
    <w:rsid w:val="00264284"/>
    <w:rsid w:val="0026439D"/>
    <w:rsid w:val="0026446A"/>
    <w:rsid w:val="0026449D"/>
    <w:rsid w:val="00264783"/>
    <w:rsid w:val="002647BB"/>
    <w:rsid w:val="00264AF6"/>
    <w:rsid w:val="00264CAD"/>
    <w:rsid w:val="00264E60"/>
    <w:rsid w:val="00264ECF"/>
    <w:rsid w:val="00264FD5"/>
    <w:rsid w:val="00265056"/>
    <w:rsid w:val="00265175"/>
    <w:rsid w:val="002653A4"/>
    <w:rsid w:val="0026570B"/>
    <w:rsid w:val="00265AF0"/>
    <w:rsid w:val="00265C1C"/>
    <w:rsid w:val="00265C67"/>
    <w:rsid w:val="00265E3A"/>
    <w:rsid w:val="00265FE1"/>
    <w:rsid w:val="00266B84"/>
    <w:rsid w:val="00266C62"/>
    <w:rsid w:val="00266DF8"/>
    <w:rsid w:val="00267119"/>
    <w:rsid w:val="002674CB"/>
    <w:rsid w:val="00267590"/>
    <w:rsid w:val="002675B4"/>
    <w:rsid w:val="00267816"/>
    <w:rsid w:val="00267882"/>
    <w:rsid w:val="00267A54"/>
    <w:rsid w:val="00267AFA"/>
    <w:rsid w:val="00267EAD"/>
    <w:rsid w:val="00270318"/>
    <w:rsid w:val="002703C4"/>
    <w:rsid w:val="00270416"/>
    <w:rsid w:val="0027091C"/>
    <w:rsid w:val="00270986"/>
    <w:rsid w:val="002709F0"/>
    <w:rsid w:val="00270AD4"/>
    <w:rsid w:val="00270AE9"/>
    <w:rsid w:val="00270B0B"/>
    <w:rsid w:val="00270CC0"/>
    <w:rsid w:val="00270CC8"/>
    <w:rsid w:val="00270D1D"/>
    <w:rsid w:val="00270DE8"/>
    <w:rsid w:val="00270E1B"/>
    <w:rsid w:val="0027108E"/>
    <w:rsid w:val="00271171"/>
    <w:rsid w:val="002712D3"/>
    <w:rsid w:val="002713B0"/>
    <w:rsid w:val="0027159A"/>
    <w:rsid w:val="002717B7"/>
    <w:rsid w:val="002717C8"/>
    <w:rsid w:val="002717FD"/>
    <w:rsid w:val="00271951"/>
    <w:rsid w:val="00271A41"/>
    <w:rsid w:val="00271CF9"/>
    <w:rsid w:val="0027204A"/>
    <w:rsid w:val="002720D1"/>
    <w:rsid w:val="00272221"/>
    <w:rsid w:val="0027226C"/>
    <w:rsid w:val="00272418"/>
    <w:rsid w:val="00272646"/>
    <w:rsid w:val="0027288A"/>
    <w:rsid w:val="00272963"/>
    <w:rsid w:val="00272A1C"/>
    <w:rsid w:val="00272CC0"/>
    <w:rsid w:val="00272FF5"/>
    <w:rsid w:val="00273152"/>
    <w:rsid w:val="00273192"/>
    <w:rsid w:val="0027323F"/>
    <w:rsid w:val="00273274"/>
    <w:rsid w:val="002734B6"/>
    <w:rsid w:val="00273822"/>
    <w:rsid w:val="002739CB"/>
    <w:rsid w:val="00273F43"/>
    <w:rsid w:val="00273FF9"/>
    <w:rsid w:val="0027400C"/>
    <w:rsid w:val="0027441F"/>
    <w:rsid w:val="002744BE"/>
    <w:rsid w:val="00274C5E"/>
    <w:rsid w:val="00274C98"/>
    <w:rsid w:val="00274D4B"/>
    <w:rsid w:val="00274E03"/>
    <w:rsid w:val="00274E3D"/>
    <w:rsid w:val="0027505B"/>
    <w:rsid w:val="002750A7"/>
    <w:rsid w:val="002754BB"/>
    <w:rsid w:val="00275743"/>
    <w:rsid w:val="00275753"/>
    <w:rsid w:val="00275A83"/>
    <w:rsid w:val="00276165"/>
    <w:rsid w:val="00276208"/>
    <w:rsid w:val="00276224"/>
    <w:rsid w:val="002762D9"/>
    <w:rsid w:val="0027636F"/>
    <w:rsid w:val="002765CE"/>
    <w:rsid w:val="00276C45"/>
    <w:rsid w:val="00276E49"/>
    <w:rsid w:val="00276F10"/>
    <w:rsid w:val="00277053"/>
    <w:rsid w:val="0027741D"/>
    <w:rsid w:val="002777B3"/>
    <w:rsid w:val="00277A05"/>
    <w:rsid w:val="00277A46"/>
    <w:rsid w:val="00277CD6"/>
    <w:rsid w:val="00277E2C"/>
    <w:rsid w:val="00280184"/>
    <w:rsid w:val="002801A0"/>
    <w:rsid w:val="00280269"/>
    <w:rsid w:val="00280280"/>
    <w:rsid w:val="002805EA"/>
    <w:rsid w:val="00280696"/>
    <w:rsid w:val="0028090C"/>
    <w:rsid w:val="00280C8D"/>
    <w:rsid w:val="00280CA3"/>
    <w:rsid w:val="00280CC6"/>
    <w:rsid w:val="00280CE5"/>
    <w:rsid w:val="00281175"/>
    <w:rsid w:val="002813C4"/>
    <w:rsid w:val="0028140A"/>
    <w:rsid w:val="00281463"/>
    <w:rsid w:val="0028177E"/>
    <w:rsid w:val="002818C9"/>
    <w:rsid w:val="00281A21"/>
    <w:rsid w:val="00281C12"/>
    <w:rsid w:val="00281CF1"/>
    <w:rsid w:val="00282278"/>
    <w:rsid w:val="002822FD"/>
    <w:rsid w:val="0028268B"/>
    <w:rsid w:val="0028291F"/>
    <w:rsid w:val="002829EC"/>
    <w:rsid w:val="00282AC3"/>
    <w:rsid w:val="00282B32"/>
    <w:rsid w:val="00282CA0"/>
    <w:rsid w:val="00282CD1"/>
    <w:rsid w:val="00282CED"/>
    <w:rsid w:val="00282DF3"/>
    <w:rsid w:val="00282E28"/>
    <w:rsid w:val="00282E36"/>
    <w:rsid w:val="00282E95"/>
    <w:rsid w:val="002830D9"/>
    <w:rsid w:val="00283362"/>
    <w:rsid w:val="0028368C"/>
    <w:rsid w:val="0028369A"/>
    <w:rsid w:val="00283895"/>
    <w:rsid w:val="00283A17"/>
    <w:rsid w:val="00283A2A"/>
    <w:rsid w:val="00283E18"/>
    <w:rsid w:val="00283E34"/>
    <w:rsid w:val="00283F16"/>
    <w:rsid w:val="00283F9C"/>
    <w:rsid w:val="002843ED"/>
    <w:rsid w:val="00284547"/>
    <w:rsid w:val="00284960"/>
    <w:rsid w:val="002849BB"/>
    <w:rsid w:val="00284C91"/>
    <w:rsid w:val="0028509D"/>
    <w:rsid w:val="002850A7"/>
    <w:rsid w:val="002852E3"/>
    <w:rsid w:val="002853FC"/>
    <w:rsid w:val="00285706"/>
    <w:rsid w:val="00285748"/>
    <w:rsid w:val="00285D39"/>
    <w:rsid w:val="00285E1F"/>
    <w:rsid w:val="00285E8E"/>
    <w:rsid w:val="00285FD7"/>
    <w:rsid w:val="0028625D"/>
    <w:rsid w:val="00286272"/>
    <w:rsid w:val="002862C8"/>
    <w:rsid w:val="002864F2"/>
    <w:rsid w:val="002866B6"/>
    <w:rsid w:val="002867FC"/>
    <w:rsid w:val="00286916"/>
    <w:rsid w:val="00286989"/>
    <w:rsid w:val="00286AFC"/>
    <w:rsid w:val="00286B43"/>
    <w:rsid w:val="00286B5C"/>
    <w:rsid w:val="00286E93"/>
    <w:rsid w:val="00286F06"/>
    <w:rsid w:val="002872B3"/>
    <w:rsid w:val="0028735C"/>
    <w:rsid w:val="002873AD"/>
    <w:rsid w:val="002877F7"/>
    <w:rsid w:val="00287830"/>
    <w:rsid w:val="00287C08"/>
    <w:rsid w:val="00287C21"/>
    <w:rsid w:val="00287CBD"/>
    <w:rsid w:val="00287F94"/>
    <w:rsid w:val="00287FAB"/>
    <w:rsid w:val="002900F1"/>
    <w:rsid w:val="0029012D"/>
    <w:rsid w:val="002906F1"/>
    <w:rsid w:val="00290AAC"/>
    <w:rsid w:val="00290B48"/>
    <w:rsid w:val="00290CFC"/>
    <w:rsid w:val="00290E04"/>
    <w:rsid w:val="00290E11"/>
    <w:rsid w:val="00290EB2"/>
    <w:rsid w:val="00290F5B"/>
    <w:rsid w:val="002913BF"/>
    <w:rsid w:val="00291469"/>
    <w:rsid w:val="002916AD"/>
    <w:rsid w:val="00291827"/>
    <w:rsid w:val="0029189E"/>
    <w:rsid w:val="0029190B"/>
    <w:rsid w:val="00291AF9"/>
    <w:rsid w:val="00291B0F"/>
    <w:rsid w:val="00291B6E"/>
    <w:rsid w:val="00291CC5"/>
    <w:rsid w:val="00291DAE"/>
    <w:rsid w:val="00291E19"/>
    <w:rsid w:val="00291F38"/>
    <w:rsid w:val="00291F7E"/>
    <w:rsid w:val="00291FFA"/>
    <w:rsid w:val="002920B5"/>
    <w:rsid w:val="00292421"/>
    <w:rsid w:val="00292733"/>
    <w:rsid w:val="002927B4"/>
    <w:rsid w:val="002928F5"/>
    <w:rsid w:val="00292CA2"/>
    <w:rsid w:val="00292F78"/>
    <w:rsid w:val="0029303F"/>
    <w:rsid w:val="0029306D"/>
    <w:rsid w:val="002930F6"/>
    <w:rsid w:val="002931CB"/>
    <w:rsid w:val="002931DC"/>
    <w:rsid w:val="002933FB"/>
    <w:rsid w:val="002935C2"/>
    <w:rsid w:val="0029375B"/>
    <w:rsid w:val="00293848"/>
    <w:rsid w:val="002939B9"/>
    <w:rsid w:val="002939CD"/>
    <w:rsid w:val="00293C0C"/>
    <w:rsid w:val="00293ED9"/>
    <w:rsid w:val="0029415E"/>
    <w:rsid w:val="00294601"/>
    <w:rsid w:val="0029479A"/>
    <w:rsid w:val="00294882"/>
    <w:rsid w:val="00294C66"/>
    <w:rsid w:val="00294E0E"/>
    <w:rsid w:val="0029501B"/>
    <w:rsid w:val="0029529A"/>
    <w:rsid w:val="0029567B"/>
    <w:rsid w:val="002956A2"/>
    <w:rsid w:val="002958DF"/>
    <w:rsid w:val="0029599E"/>
    <w:rsid w:val="002959E2"/>
    <w:rsid w:val="00295A2D"/>
    <w:rsid w:val="00295A78"/>
    <w:rsid w:val="00295B04"/>
    <w:rsid w:val="00295BB0"/>
    <w:rsid w:val="00295CA2"/>
    <w:rsid w:val="00295F94"/>
    <w:rsid w:val="002961E6"/>
    <w:rsid w:val="0029626E"/>
    <w:rsid w:val="00296594"/>
    <w:rsid w:val="002967B4"/>
    <w:rsid w:val="00296971"/>
    <w:rsid w:val="002969FD"/>
    <w:rsid w:val="00296A4E"/>
    <w:rsid w:val="00296C5C"/>
    <w:rsid w:val="00296C9A"/>
    <w:rsid w:val="00296FC9"/>
    <w:rsid w:val="00296FF2"/>
    <w:rsid w:val="002971EE"/>
    <w:rsid w:val="00297523"/>
    <w:rsid w:val="00297528"/>
    <w:rsid w:val="00297855"/>
    <w:rsid w:val="002979F6"/>
    <w:rsid w:val="00297BA1"/>
    <w:rsid w:val="00297E14"/>
    <w:rsid w:val="00297FBC"/>
    <w:rsid w:val="002A01CF"/>
    <w:rsid w:val="002A04AD"/>
    <w:rsid w:val="002A05B8"/>
    <w:rsid w:val="002A06B2"/>
    <w:rsid w:val="002A079E"/>
    <w:rsid w:val="002A087A"/>
    <w:rsid w:val="002A0C19"/>
    <w:rsid w:val="002A1255"/>
    <w:rsid w:val="002A14F4"/>
    <w:rsid w:val="002A171D"/>
    <w:rsid w:val="002A1946"/>
    <w:rsid w:val="002A1A0D"/>
    <w:rsid w:val="002A1DD0"/>
    <w:rsid w:val="002A204A"/>
    <w:rsid w:val="002A227B"/>
    <w:rsid w:val="002A2329"/>
    <w:rsid w:val="002A2543"/>
    <w:rsid w:val="002A275E"/>
    <w:rsid w:val="002A276F"/>
    <w:rsid w:val="002A2784"/>
    <w:rsid w:val="002A2819"/>
    <w:rsid w:val="002A28F7"/>
    <w:rsid w:val="002A30A4"/>
    <w:rsid w:val="002A3145"/>
    <w:rsid w:val="002A3211"/>
    <w:rsid w:val="002A3344"/>
    <w:rsid w:val="002A33D6"/>
    <w:rsid w:val="002A346A"/>
    <w:rsid w:val="002A38C6"/>
    <w:rsid w:val="002A38DF"/>
    <w:rsid w:val="002A39E7"/>
    <w:rsid w:val="002A3ABF"/>
    <w:rsid w:val="002A3AEC"/>
    <w:rsid w:val="002A3B5E"/>
    <w:rsid w:val="002A3C2F"/>
    <w:rsid w:val="002A436D"/>
    <w:rsid w:val="002A4AB0"/>
    <w:rsid w:val="002A4B55"/>
    <w:rsid w:val="002A4BBB"/>
    <w:rsid w:val="002A4F1A"/>
    <w:rsid w:val="002A534E"/>
    <w:rsid w:val="002A599D"/>
    <w:rsid w:val="002A59A9"/>
    <w:rsid w:val="002A5A9E"/>
    <w:rsid w:val="002A5C7F"/>
    <w:rsid w:val="002A5D32"/>
    <w:rsid w:val="002A5E22"/>
    <w:rsid w:val="002A5F0D"/>
    <w:rsid w:val="002A5F2E"/>
    <w:rsid w:val="002A616F"/>
    <w:rsid w:val="002A6188"/>
    <w:rsid w:val="002A621A"/>
    <w:rsid w:val="002A63A6"/>
    <w:rsid w:val="002A6DD4"/>
    <w:rsid w:val="002A6E2B"/>
    <w:rsid w:val="002A70A9"/>
    <w:rsid w:val="002A756F"/>
    <w:rsid w:val="002A79B6"/>
    <w:rsid w:val="002A7BE7"/>
    <w:rsid w:val="002A7C77"/>
    <w:rsid w:val="002A7C88"/>
    <w:rsid w:val="002A7FD3"/>
    <w:rsid w:val="002B00A3"/>
    <w:rsid w:val="002B038C"/>
    <w:rsid w:val="002B03D1"/>
    <w:rsid w:val="002B047E"/>
    <w:rsid w:val="002B05D3"/>
    <w:rsid w:val="002B0877"/>
    <w:rsid w:val="002B08E9"/>
    <w:rsid w:val="002B08FC"/>
    <w:rsid w:val="002B0932"/>
    <w:rsid w:val="002B0A92"/>
    <w:rsid w:val="002B0D6B"/>
    <w:rsid w:val="002B1252"/>
    <w:rsid w:val="002B13B4"/>
    <w:rsid w:val="002B141F"/>
    <w:rsid w:val="002B1605"/>
    <w:rsid w:val="002B1750"/>
    <w:rsid w:val="002B195C"/>
    <w:rsid w:val="002B19E2"/>
    <w:rsid w:val="002B1A10"/>
    <w:rsid w:val="002B1AA2"/>
    <w:rsid w:val="002B1B95"/>
    <w:rsid w:val="002B1C3D"/>
    <w:rsid w:val="002B1CC5"/>
    <w:rsid w:val="002B1E27"/>
    <w:rsid w:val="002B1E57"/>
    <w:rsid w:val="002B2026"/>
    <w:rsid w:val="002B25D8"/>
    <w:rsid w:val="002B26CC"/>
    <w:rsid w:val="002B27F2"/>
    <w:rsid w:val="002B2A71"/>
    <w:rsid w:val="002B2A7B"/>
    <w:rsid w:val="002B2B64"/>
    <w:rsid w:val="002B2D79"/>
    <w:rsid w:val="002B2D9B"/>
    <w:rsid w:val="002B2FAF"/>
    <w:rsid w:val="002B30BB"/>
    <w:rsid w:val="002B3211"/>
    <w:rsid w:val="002B325C"/>
    <w:rsid w:val="002B32A9"/>
    <w:rsid w:val="002B357D"/>
    <w:rsid w:val="002B361D"/>
    <w:rsid w:val="002B3BA5"/>
    <w:rsid w:val="002B3BFC"/>
    <w:rsid w:val="002B3C6A"/>
    <w:rsid w:val="002B3CAF"/>
    <w:rsid w:val="002B3FAE"/>
    <w:rsid w:val="002B41A0"/>
    <w:rsid w:val="002B42BB"/>
    <w:rsid w:val="002B43C0"/>
    <w:rsid w:val="002B44BC"/>
    <w:rsid w:val="002B4639"/>
    <w:rsid w:val="002B4B72"/>
    <w:rsid w:val="002B578D"/>
    <w:rsid w:val="002B5A7E"/>
    <w:rsid w:val="002B6185"/>
    <w:rsid w:val="002B62BC"/>
    <w:rsid w:val="002B643E"/>
    <w:rsid w:val="002B651C"/>
    <w:rsid w:val="002B661B"/>
    <w:rsid w:val="002B66B0"/>
    <w:rsid w:val="002B66E5"/>
    <w:rsid w:val="002B670A"/>
    <w:rsid w:val="002B68DD"/>
    <w:rsid w:val="002B6A89"/>
    <w:rsid w:val="002B6D32"/>
    <w:rsid w:val="002B6D5B"/>
    <w:rsid w:val="002B6D62"/>
    <w:rsid w:val="002B6D9F"/>
    <w:rsid w:val="002B6DE5"/>
    <w:rsid w:val="002B6FB4"/>
    <w:rsid w:val="002B728C"/>
    <w:rsid w:val="002B73C7"/>
    <w:rsid w:val="002B74C4"/>
    <w:rsid w:val="002B75F9"/>
    <w:rsid w:val="002B7667"/>
    <w:rsid w:val="002B7A87"/>
    <w:rsid w:val="002B7BF9"/>
    <w:rsid w:val="002B7E25"/>
    <w:rsid w:val="002B7E48"/>
    <w:rsid w:val="002B7EFF"/>
    <w:rsid w:val="002B7F9B"/>
    <w:rsid w:val="002B7FF8"/>
    <w:rsid w:val="002C0058"/>
    <w:rsid w:val="002C0193"/>
    <w:rsid w:val="002C0764"/>
    <w:rsid w:val="002C0833"/>
    <w:rsid w:val="002C089E"/>
    <w:rsid w:val="002C09D5"/>
    <w:rsid w:val="002C0ABA"/>
    <w:rsid w:val="002C0B13"/>
    <w:rsid w:val="002C0D8A"/>
    <w:rsid w:val="002C0E7B"/>
    <w:rsid w:val="002C0EAB"/>
    <w:rsid w:val="002C10F6"/>
    <w:rsid w:val="002C118D"/>
    <w:rsid w:val="002C126E"/>
    <w:rsid w:val="002C12B8"/>
    <w:rsid w:val="002C1896"/>
    <w:rsid w:val="002C18D1"/>
    <w:rsid w:val="002C199D"/>
    <w:rsid w:val="002C19BD"/>
    <w:rsid w:val="002C1B9E"/>
    <w:rsid w:val="002C22F9"/>
    <w:rsid w:val="002C2480"/>
    <w:rsid w:val="002C25D4"/>
    <w:rsid w:val="002C25FE"/>
    <w:rsid w:val="002C2738"/>
    <w:rsid w:val="002C28E7"/>
    <w:rsid w:val="002C2C57"/>
    <w:rsid w:val="002C2D09"/>
    <w:rsid w:val="002C326C"/>
    <w:rsid w:val="002C3273"/>
    <w:rsid w:val="002C3329"/>
    <w:rsid w:val="002C339F"/>
    <w:rsid w:val="002C3536"/>
    <w:rsid w:val="002C3557"/>
    <w:rsid w:val="002C3D3F"/>
    <w:rsid w:val="002C3E19"/>
    <w:rsid w:val="002C3E1C"/>
    <w:rsid w:val="002C3E3C"/>
    <w:rsid w:val="002C44C8"/>
    <w:rsid w:val="002C4682"/>
    <w:rsid w:val="002C46C9"/>
    <w:rsid w:val="002C4731"/>
    <w:rsid w:val="002C4805"/>
    <w:rsid w:val="002C49A6"/>
    <w:rsid w:val="002C4A17"/>
    <w:rsid w:val="002C4BFA"/>
    <w:rsid w:val="002C4E85"/>
    <w:rsid w:val="002C4F8A"/>
    <w:rsid w:val="002C5037"/>
    <w:rsid w:val="002C5211"/>
    <w:rsid w:val="002C5345"/>
    <w:rsid w:val="002C548D"/>
    <w:rsid w:val="002C5885"/>
    <w:rsid w:val="002C5A64"/>
    <w:rsid w:val="002C5A9B"/>
    <w:rsid w:val="002C5B17"/>
    <w:rsid w:val="002C5C96"/>
    <w:rsid w:val="002C5DA6"/>
    <w:rsid w:val="002C5DAC"/>
    <w:rsid w:val="002C5F95"/>
    <w:rsid w:val="002C6069"/>
    <w:rsid w:val="002C64D0"/>
    <w:rsid w:val="002C6C80"/>
    <w:rsid w:val="002C6CBD"/>
    <w:rsid w:val="002C6EAC"/>
    <w:rsid w:val="002C6EF0"/>
    <w:rsid w:val="002C6F8C"/>
    <w:rsid w:val="002C6FDD"/>
    <w:rsid w:val="002C700F"/>
    <w:rsid w:val="002C7119"/>
    <w:rsid w:val="002C71AF"/>
    <w:rsid w:val="002C76E1"/>
    <w:rsid w:val="002C79FA"/>
    <w:rsid w:val="002C7A00"/>
    <w:rsid w:val="002C7A5A"/>
    <w:rsid w:val="002C7C19"/>
    <w:rsid w:val="002C7CC3"/>
    <w:rsid w:val="002C7CE0"/>
    <w:rsid w:val="002C7DB3"/>
    <w:rsid w:val="002D0055"/>
    <w:rsid w:val="002D00D3"/>
    <w:rsid w:val="002D0209"/>
    <w:rsid w:val="002D0313"/>
    <w:rsid w:val="002D03FB"/>
    <w:rsid w:val="002D0456"/>
    <w:rsid w:val="002D0494"/>
    <w:rsid w:val="002D05C6"/>
    <w:rsid w:val="002D065C"/>
    <w:rsid w:val="002D0759"/>
    <w:rsid w:val="002D0C19"/>
    <w:rsid w:val="002D0C22"/>
    <w:rsid w:val="002D0EC2"/>
    <w:rsid w:val="002D0FE4"/>
    <w:rsid w:val="002D10BE"/>
    <w:rsid w:val="002D110A"/>
    <w:rsid w:val="002D144D"/>
    <w:rsid w:val="002D15D6"/>
    <w:rsid w:val="002D1732"/>
    <w:rsid w:val="002D1F19"/>
    <w:rsid w:val="002D2095"/>
    <w:rsid w:val="002D215A"/>
    <w:rsid w:val="002D2645"/>
    <w:rsid w:val="002D2732"/>
    <w:rsid w:val="002D2913"/>
    <w:rsid w:val="002D2992"/>
    <w:rsid w:val="002D29ED"/>
    <w:rsid w:val="002D2C6C"/>
    <w:rsid w:val="002D2DE1"/>
    <w:rsid w:val="002D33B6"/>
    <w:rsid w:val="002D3691"/>
    <w:rsid w:val="002D374E"/>
    <w:rsid w:val="002D3AE8"/>
    <w:rsid w:val="002D3B05"/>
    <w:rsid w:val="002D3D05"/>
    <w:rsid w:val="002D3E17"/>
    <w:rsid w:val="002D3E58"/>
    <w:rsid w:val="002D3FDF"/>
    <w:rsid w:val="002D4150"/>
    <w:rsid w:val="002D415F"/>
    <w:rsid w:val="002D4282"/>
    <w:rsid w:val="002D4497"/>
    <w:rsid w:val="002D4663"/>
    <w:rsid w:val="002D4701"/>
    <w:rsid w:val="002D471E"/>
    <w:rsid w:val="002D4733"/>
    <w:rsid w:val="002D4969"/>
    <w:rsid w:val="002D4A50"/>
    <w:rsid w:val="002D4BFB"/>
    <w:rsid w:val="002D4C40"/>
    <w:rsid w:val="002D4F70"/>
    <w:rsid w:val="002D5057"/>
    <w:rsid w:val="002D5222"/>
    <w:rsid w:val="002D52EB"/>
    <w:rsid w:val="002D53D5"/>
    <w:rsid w:val="002D562C"/>
    <w:rsid w:val="002D5888"/>
    <w:rsid w:val="002D5B93"/>
    <w:rsid w:val="002D5CD7"/>
    <w:rsid w:val="002D5D70"/>
    <w:rsid w:val="002D625F"/>
    <w:rsid w:val="002D651A"/>
    <w:rsid w:val="002D68D0"/>
    <w:rsid w:val="002D6933"/>
    <w:rsid w:val="002D6D27"/>
    <w:rsid w:val="002D6D4A"/>
    <w:rsid w:val="002D6E63"/>
    <w:rsid w:val="002D6ED6"/>
    <w:rsid w:val="002D6FBA"/>
    <w:rsid w:val="002D71AD"/>
    <w:rsid w:val="002D74C9"/>
    <w:rsid w:val="002D7704"/>
    <w:rsid w:val="002D7BCA"/>
    <w:rsid w:val="002E064B"/>
    <w:rsid w:val="002E0860"/>
    <w:rsid w:val="002E0887"/>
    <w:rsid w:val="002E08A3"/>
    <w:rsid w:val="002E0B56"/>
    <w:rsid w:val="002E0BFC"/>
    <w:rsid w:val="002E0C58"/>
    <w:rsid w:val="002E0C61"/>
    <w:rsid w:val="002E0D6D"/>
    <w:rsid w:val="002E1169"/>
    <w:rsid w:val="002E153C"/>
    <w:rsid w:val="002E1812"/>
    <w:rsid w:val="002E18C6"/>
    <w:rsid w:val="002E1A16"/>
    <w:rsid w:val="002E1CAE"/>
    <w:rsid w:val="002E1D22"/>
    <w:rsid w:val="002E1E95"/>
    <w:rsid w:val="002E1F48"/>
    <w:rsid w:val="002E20DF"/>
    <w:rsid w:val="002E20F4"/>
    <w:rsid w:val="002E2283"/>
    <w:rsid w:val="002E23C7"/>
    <w:rsid w:val="002E253C"/>
    <w:rsid w:val="002E2695"/>
    <w:rsid w:val="002E298C"/>
    <w:rsid w:val="002E2B53"/>
    <w:rsid w:val="002E2C66"/>
    <w:rsid w:val="002E2CF0"/>
    <w:rsid w:val="002E2D48"/>
    <w:rsid w:val="002E2EF1"/>
    <w:rsid w:val="002E2F16"/>
    <w:rsid w:val="002E324E"/>
    <w:rsid w:val="002E3913"/>
    <w:rsid w:val="002E3AFC"/>
    <w:rsid w:val="002E3B08"/>
    <w:rsid w:val="002E3B2D"/>
    <w:rsid w:val="002E3CD8"/>
    <w:rsid w:val="002E3D83"/>
    <w:rsid w:val="002E40E1"/>
    <w:rsid w:val="002E410C"/>
    <w:rsid w:val="002E4387"/>
    <w:rsid w:val="002E4480"/>
    <w:rsid w:val="002E44D4"/>
    <w:rsid w:val="002E4531"/>
    <w:rsid w:val="002E45EA"/>
    <w:rsid w:val="002E464E"/>
    <w:rsid w:val="002E46F2"/>
    <w:rsid w:val="002E4738"/>
    <w:rsid w:val="002E4812"/>
    <w:rsid w:val="002E4A59"/>
    <w:rsid w:val="002E4C76"/>
    <w:rsid w:val="002E4DCD"/>
    <w:rsid w:val="002E4ED8"/>
    <w:rsid w:val="002E4FEE"/>
    <w:rsid w:val="002E5208"/>
    <w:rsid w:val="002E530B"/>
    <w:rsid w:val="002E5323"/>
    <w:rsid w:val="002E53FC"/>
    <w:rsid w:val="002E58D1"/>
    <w:rsid w:val="002E5C14"/>
    <w:rsid w:val="002E5E50"/>
    <w:rsid w:val="002E5E7B"/>
    <w:rsid w:val="002E6036"/>
    <w:rsid w:val="002E60A3"/>
    <w:rsid w:val="002E6155"/>
    <w:rsid w:val="002E6B20"/>
    <w:rsid w:val="002E6D9F"/>
    <w:rsid w:val="002E6E5A"/>
    <w:rsid w:val="002E6EC0"/>
    <w:rsid w:val="002E6F14"/>
    <w:rsid w:val="002E6F3C"/>
    <w:rsid w:val="002E70A3"/>
    <w:rsid w:val="002E7270"/>
    <w:rsid w:val="002E744B"/>
    <w:rsid w:val="002E7975"/>
    <w:rsid w:val="002E7ABF"/>
    <w:rsid w:val="002E7CC3"/>
    <w:rsid w:val="002E7E47"/>
    <w:rsid w:val="002E7E9E"/>
    <w:rsid w:val="002E7F24"/>
    <w:rsid w:val="002E7F88"/>
    <w:rsid w:val="002F0113"/>
    <w:rsid w:val="002F02A8"/>
    <w:rsid w:val="002F09CF"/>
    <w:rsid w:val="002F0C5F"/>
    <w:rsid w:val="002F0E25"/>
    <w:rsid w:val="002F0E2F"/>
    <w:rsid w:val="002F106A"/>
    <w:rsid w:val="002F1149"/>
    <w:rsid w:val="002F1235"/>
    <w:rsid w:val="002F132E"/>
    <w:rsid w:val="002F1428"/>
    <w:rsid w:val="002F14A5"/>
    <w:rsid w:val="002F152E"/>
    <w:rsid w:val="002F15E5"/>
    <w:rsid w:val="002F1654"/>
    <w:rsid w:val="002F17A3"/>
    <w:rsid w:val="002F186A"/>
    <w:rsid w:val="002F1876"/>
    <w:rsid w:val="002F18B3"/>
    <w:rsid w:val="002F1993"/>
    <w:rsid w:val="002F1A14"/>
    <w:rsid w:val="002F1AA3"/>
    <w:rsid w:val="002F1D69"/>
    <w:rsid w:val="002F1DD3"/>
    <w:rsid w:val="002F1F41"/>
    <w:rsid w:val="002F20ED"/>
    <w:rsid w:val="002F22E7"/>
    <w:rsid w:val="002F2336"/>
    <w:rsid w:val="002F24F4"/>
    <w:rsid w:val="002F269F"/>
    <w:rsid w:val="002F28D4"/>
    <w:rsid w:val="002F2B0B"/>
    <w:rsid w:val="002F302A"/>
    <w:rsid w:val="002F35F5"/>
    <w:rsid w:val="002F36B4"/>
    <w:rsid w:val="002F3779"/>
    <w:rsid w:val="002F3795"/>
    <w:rsid w:val="002F37E1"/>
    <w:rsid w:val="002F391D"/>
    <w:rsid w:val="002F3F4D"/>
    <w:rsid w:val="002F4097"/>
    <w:rsid w:val="002F414C"/>
    <w:rsid w:val="002F4203"/>
    <w:rsid w:val="002F468A"/>
    <w:rsid w:val="002F4713"/>
    <w:rsid w:val="002F4793"/>
    <w:rsid w:val="002F49B3"/>
    <w:rsid w:val="002F4A2E"/>
    <w:rsid w:val="002F4A42"/>
    <w:rsid w:val="002F4E22"/>
    <w:rsid w:val="002F4F83"/>
    <w:rsid w:val="002F50A3"/>
    <w:rsid w:val="002F58BC"/>
    <w:rsid w:val="002F598A"/>
    <w:rsid w:val="002F5F16"/>
    <w:rsid w:val="002F6166"/>
    <w:rsid w:val="002F62A8"/>
    <w:rsid w:val="002F62CD"/>
    <w:rsid w:val="002F6561"/>
    <w:rsid w:val="002F65B3"/>
    <w:rsid w:val="002F67EA"/>
    <w:rsid w:val="002F6829"/>
    <w:rsid w:val="002F68AF"/>
    <w:rsid w:val="002F6C65"/>
    <w:rsid w:val="002F6E1B"/>
    <w:rsid w:val="002F6E83"/>
    <w:rsid w:val="002F6F9A"/>
    <w:rsid w:val="002F7267"/>
    <w:rsid w:val="002F72F4"/>
    <w:rsid w:val="002F733B"/>
    <w:rsid w:val="002F73A2"/>
    <w:rsid w:val="002F74C1"/>
    <w:rsid w:val="002F7AE0"/>
    <w:rsid w:val="002F7CB8"/>
    <w:rsid w:val="00300047"/>
    <w:rsid w:val="0030005F"/>
    <w:rsid w:val="00300131"/>
    <w:rsid w:val="0030019B"/>
    <w:rsid w:val="0030024F"/>
    <w:rsid w:val="003002FF"/>
    <w:rsid w:val="003005B9"/>
    <w:rsid w:val="00300635"/>
    <w:rsid w:val="003008D0"/>
    <w:rsid w:val="00300900"/>
    <w:rsid w:val="00300B5C"/>
    <w:rsid w:val="00300C74"/>
    <w:rsid w:val="00300D77"/>
    <w:rsid w:val="00300E4B"/>
    <w:rsid w:val="00301044"/>
    <w:rsid w:val="00301049"/>
    <w:rsid w:val="003012CC"/>
    <w:rsid w:val="00301639"/>
    <w:rsid w:val="00301724"/>
    <w:rsid w:val="00301731"/>
    <w:rsid w:val="00301A90"/>
    <w:rsid w:val="0030217B"/>
    <w:rsid w:val="003022A2"/>
    <w:rsid w:val="003022E4"/>
    <w:rsid w:val="003023FD"/>
    <w:rsid w:val="0030243F"/>
    <w:rsid w:val="003025ED"/>
    <w:rsid w:val="0030265D"/>
    <w:rsid w:val="003026D3"/>
    <w:rsid w:val="0030295F"/>
    <w:rsid w:val="00302A2E"/>
    <w:rsid w:val="00302A8E"/>
    <w:rsid w:val="00302AAD"/>
    <w:rsid w:val="00302AC1"/>
    <w:rsid w:val="00302F99"/>
    <w:rsid w:val="00303028"/>
    <w:rsid w:val="0030340B"/>
    <w:rsid w:val="00303420"/>
    <w:rsid w:val="0030368E"/>
    <w:rsid w:val="0030375D"/>
    <w:rsid w:val="00303949"/>
    <w:rsid w:val="003039F4"/>
    <w:rsid w:val="00303A9E"/>
    <w:rsid w:val="00303B59"/>
    <w:rsid w:val="00303C31"/>
    <w:rsid w:val="00303D87"/>
    <w:rsid w:val="00303DD7"/>
    <w:rsid w:val="00304418"/>
    <w:rsid w:val="0030441B"/>
    <w:rsid w:val="003044F6"/>
    <w:rsid w:val="00304563"/>
    <w:rsid w:val="00304869"/>
    <w:rsid w:val="003048A1"/>
    <w:rsid w:val="003048A9"/>
    <w:rsid w:val="003049A6"/>
    <w:rsid w:val="00304AD5"/>
    <w:rsid w:val="00304AE7"/>
    <w:rsid w:val="00304D44"/>
    <w:rsid w:val="0030512C"/>
    <w:rsid w:val="003052AD"/>
    <w:rsid w:val="00305556"/>
    <w:rsid w:val="003056E3"/>
    <w:rsid w:val="00305F6F"/>
    <w:rsid w:val="0030603A"/>
    <w:rsid w:val="003060A6"/>
    <w:rsid w:val="0030612D"/>
    <w:rsid w:val="00306207"/>
    <w:rsid w:val="0030631F"/>
    <w:rsid w:val="00306627"/>
    <w:rsid w:val="00306813"/>
    <w:rsid w:val="00306B60"/>
    <w:rsid w:val="00306BB6"/>
    <w:rsid w:val="00307116"/>
    <w:rsid w:val="0030762B"/>
    <w:rsid w:val="003079B5"/>
    <w:rsid w:val="00307A8B"/>
    <w:rsid w:val="00307DA8"/>
    <w:rsid w:val="00310224"/>
    <w:rsid w:val="003102F6"/>
    <w:rsid w:val="00310326"/>
    <w:rsid w:val="003103AD"/>
    <w:rsid w:val="003104D0"/>
    <w:rsid w:val="003105B6"/>
    <w:rsid w:val="00310631"/>
    <w:rsid w:val="003106E8"/>
    <w:rsid w:val="003109BC"/>
    <w:rsid w:val="00310C0D"/>
    <w:rsid w:val="00310CAD"/>
    <w:rsid w:val="00310DAF"/>
    <w:rsid w:val="003110B4"/>
    <w:rsid w:val="00311281"/>
    <w:rsid w:val="0031129C"/>
    <w:rsid w:val="003113FF"/>
    <w:rsid w:val="003115AE"/>
    <w:rsid w:val="003118F8"/>
    <w:rsid w:val="003119E1"/>
    <w:rsid w:val="00311AA9"/>
    <w:rsid w:val="00311BC4"/>
    <w:rsid w:val="00311E21"/>
    <w:rsid w:val="00312184"/>
    <w:rsid w:val="00312239"/>
    <w:rsid w:val="00312290"/>
    <w:rsid w:val="0031253A"/>
    <w:rsid w:val="0031265D"/>
    <w:rsid w:val="00312772"/>
    <w:rsid w:val="0031289B"/>
    <w:rsid w:val="00312A23"/>
    <w:rsid w:val="00312C23"/>
    <w:rsid w:val="00313152"/>
    <w:rsid w:val="003132F4"/>
    <w:rsid w:val="003133EF"/>
    <w:rsid w:val="0031379F"/>
    <w:rsid w:val="00313A14"/>
    <w:rsid w:val="00313CAD"/>
    <w:rsid w:val="00313CC2"/>
    <w:rsid w:val="00313EDE"/>
    <w:rsid w:val="003140B9"/>
    <w:rsid w:val="0031412F"/>
    <w:rsid w:val="0031416F"/>
    <w:rsid w:val="0031433F"/>
    <w:rsid w:val="003143CF"/>
    <w:rsid w:val="0031457A"/>
    <w:rsid w:val="00314632"/>
    <w:rsid w:val="00314812"/>
    <w:rsid w:val="00314884"/>
    <w:rsid w:val="00314970"/>
    <w:rsid w:val="00314ABC"/>
    <w:rsid w:val="00314BC4"/>
    <w:rsid w:val="00314C22"/>
    <w:rsid w:val="003151A0"/>
    <w:rsid w:val="0031525B"/>
    <w:rsid w:val="00315BFF"/>
    <w:rsid w:val="0031635D"/>
    <w:rsid w:val="003163EA"/>
    <w:rsid w:val="00316596"/>
    <w:rsid w:val="00316779"/>
    <w:rsid w:val="003168F8"/>
    <w:rsid w:val="00316D06"/>
    <w:rsid w:val="00316E01"/>
    <w:rsid w:val="00316E35"/>
    <w:rsid w:val="00316EF9"/>
    <w:rsid w:val="003172BB"/>
    <w:rsid w:val="00317557"/>
    <w:rsid w:val="00317569"/>
    <w:rsid w:val="003175A9"/>
    <w:rsid w:val="0031775F"/>
    <w:rsid w:val="0031787C"/>
    <w:rsid w:val="00317896"/>
    <w:rsid w:val="0031797A"/>
    <w:rsid w:val="00317C2F"/>
    <w:rsid w:val="00317FD7"/>
    <w:rsid w:val="00320086"/>
    <w:rsid w:val="003205DC"/>
    <w:rsid w:val="003208A5"/>
    <w:rsid w:val="00320905"/>
    <w:rsid w:val="00320984"/>
    <w:rsid w:val="00320B73"/>
    <w:rsid w:val="00320C64"/>
    <w:rsid w:val="00320FB9"/>
    <w:rsid w:val="0032113F"/>
    <w:rsid w:val="00321338"/>
    <w:rsid w:val="003214E0"/>
    <w:rsid w:val="00321500"/>
    <w:rsid w:val="00321610"/>
    <w:rsid w:val="0032165A"/>
    <w:rsid w:val="003218FA"/>
    <w:rsid w:val="0032193E"/>
    <w:rsid w:val="00321A8E"/>
    <w:rsid w:val="00321BEC"/>
    <w:rsid w:val="00321E0F"/>
    <w:rsid w:val="00321E25"/>
    <w:rsid w:val="00321E68"/>
    <w:rsid w:val="003222E8"/>
    <w:rsid w:val="0032260F"/>
    <w:rsid w:val="00322A6F"/>
    <w:rsid w:val="00322FE3"/>
    <w:rsid w:val="00323602"/>
    <w:rsid w:val="00323627"/>
    <w:rsid w:val="00323740"/>
    <w:rsid w:val="003238F8"/>
    <w:rsid w:val="00323957"/>
    <w:rsid w:val="00323BE3"/>
    <w:rsid w:val="00323C1E"/>
    <w:rsid w:val="00323C65"/>
    <w:rsid w:val="003240BD"/>
    <w:rsid w:val="003241A3"/>
    <w:rsid w:val="003241E8"/>
    <w:rsid w:val="003242D8"/>
    <w:rsid w:val="00324580"/>
    <w:rsid w:val="003245E7"/>
    <w:rsid w:val="00324601"/>
    <w:rsid w:val="003246EC"/>
    <w:rsid w:val="00324755"/>
    <w:rsid w:val="00324BD6"/>
    <w:rsid w:val="003250B3"/>
    <w:rsid w:val="00325301"/>
    <w:rsid w:val="0032540F"/>
    <w:rsid w:val="0032555A"/>
    <w:rsid w:val="003256C6"/>
    <w:rsid w:val="003256D1"/>
    <w:rsid w:val="00325B26"/>
    <w:rsid w:val="00325C36"/>
    <w:rsid w:val="00325CCA"/>
    <w:rsid w:val="00325E99"/>
    <w:rsid w:val="003260F7"/>
    <w:rsid w:val="003262D0"/>
    <w:rsid w:val="0032665A"/>
    <w:rsid w:val="00326B7A"/>
    <w:rsid w:val="00326BD1"/>
    <w:rsid w:val="00326C11"/>
    <w:rsid w:val="00326E86"/>
    <w:rsid w:val="00327089"/>
    <w:rsid w:val="003272C2"/>
    <w:rsid w:val="00327471"/>
    <w:rsid w:val="003276A0"/>
    <w:rsid w:val="003279CB"/>
    <w:rsid w:val="00327CCD"/>
    <w:rsid w:val="00327E67"/>
    <w:rsid w:val="00327F36"/>
    <w:rsid w:val="003302C6"/>
    <w:rsid w:val="003302E7"/>
    <w:rsid w:val="003302EC"/>
    <w:rsid w:val="003302FC"/>
    <w:rsid w:val="00330397"/>
    <w:rsid w:val="00330624"/>
    <w:rsid w:val="003306C3"/>
    <w:rsid w:val="00330711"/>
    <w:rsid w:val="003308BB"/>
    <w:rsid w:val="00330919"/>
    <w:rsid w:val="00330998"/>
    <w:rsid w:val="00330C47"/>
    <w:rsid w:val="003311AD"/>
    <w:rsid w:val="003311E5"/>
    <w:rsid w:val="0033134D"/>
    <w:rsid w:val="00331445"/>
    <w:rsid w:val="00331496"/>
    <w:rsid w:val="003314A2"/>
    <w:rsid w:val="00331A09"/>
    <w:rsid w:val="00331DB7"/>
    <w:rsid w:val="00331DC4"/>
    <w:rsid w:val="00332457"/>
    <w:rsid w:val="00332471"/>
    <w:rsid w:val="00332568"/>
    <w:rsid w:val="0033264B"/>
    <w:rsid w:val="00332722"/>
    <w:rsid w:val="003328C5"/>
    <w:rsid w:val="0033291D"/>
    <w:rsid w:val="0033295E"/>
    <w:rsid w:val="00332BBE"/>
    <w:rsid w:val="00332BEA"/>
    <w:rsid w:val="00332E2D"/>
    <w:rsid w:val="00333045"/>
    <w:rsid w:val="0033309A"/>
    <w:rsid w:val="0033338D"/>
    <w:rsid w:val="003334A6"/>
    <w:rsid w:val="00333501"/>
    <w:rsid w:val="0033355B"/>
    <w:rsid w:val="00333800"/>
    <w:rsid w:val="00333C42"/>
    <w:rsid w:val="00333CFE"/>
    <w:rsid w:val="00333D0A"/>
    <w:rsid w:val="00333DFB"/>
    <w:rsid w:val="00333E3B"/>
    <w:rsid w:val="003341F2"/>
    <w:rsid w:val="003342FA"/>
    <w:rsid w:val="003344B2"/>
    <w:rsid w:val="003345B3"/>
    <w:rsid w:val="00334903"/>
    <w:rsid w:val="003349B7"/>
    <w:rsid w:val="00334C61"/>
    <w:rsid w:val="00334DE2"/>
    <w:rsid w:val="003351FA"/>
    <w:rsid w:val="0033525A"/>
    <w:rsid w:val="0033531D"/>
    <w:rsid w:val="0033568D"/>
    <w:rsid w:val="003356B4"/>
    <w:rsid w:val="00335721"/>
    <w:rsid w:val="00335763"/>
    <w:rsid w:val="0033576C"/>
    <w:rsid w:val="0033577D"/>
    <w:rsid w:val="0033598A"/>
    <w:rsid w:val="00335C51"/>
    <w:rsid w:val="00335DDB"/>
    <w:rsid w:val="00335DFC"/>
    <w:rsid w:val="00335EFC"/>
    <w:rsid w:val="00335F17"/>
    <w:rsid w:val="00335FD6"/>
    <w:rsid w:val="00336024"/>
    <w:rsid w:val="00336255"/>
    <w:rsid w:val="003366BB"/>
    <w:rsid w:val="003369E6"/>
    <w:rsid w:val="00336C8B"/>
    <w:rsid w:val="00336DE7"/>
    <w:rsid w:val="00336F62"/>
    <w:rsid w:val="00337291"/>
    <w:rsid w:val="00337626"/>
    <w:rsid w:val="00337AA8"/>
    <w:rsid w:val="00337B1D"/>
    <w:rsid w:val="00337BD6"/>
    <w:rsid w:val="00337BF9"/>
    <w:rsid w:val="003400D0"/>
    <w:rsid w:val="003403AC"/>
    <w:rsid w:val="00340B75"/>
    <w:rsid w:val="00340BA0"/>
    <w:rsid w:val="00340F8E"/>
    <w:rsid w:val="00341045"/>
    <w:rsid w:val="003410C0"/>
    <w:rsid w:val="00341144"/>
    <w:rsid w:val="0034119F"/>
    <w:rsid w:val="003412F2"/>
    <w:rsid w:val="0034157B"/>
    <w:rsid w:val="0034164C"/>
    <w:rsid w:val="00341747"/>
    <w:rsid w:val="003419F0"/>
    <w:rsid w:val="003419F3"/>
    <w:rsid w:val="00341BE7"/>
    <w:rsid w:val="00341D4A"/>
    <w:rsid w:val="00342063"/>
    <w:rsid w:val="00342165"/>
    <w:rsid w:val="0034238E"/>
    <w:rsid w:val="00342458"/>
    <w:rsid w:val="00342593"/>
    <w:rsid w:val="003425C1"/>
    <w:rsid w:val="003425D9"/>
    <w:rsid w:val="0034265F"/>
    <w:rsid w:val="003428B4"/>
    <w:rsid w:val="0034290B"/>
    <w:rsid w:val="003429C0"/>
    <w:rsid w:val="00342B0A"/>
    <w:rsid w:val="00342B8B"/>
    <w:rsid w:val="00342C57"/>
    <w:rsid w:val="00342F3F"/>
    <w:rsid w:val="00343038"/>
    <w:rsid w:val="003430DB"/>
    <w:rsid w:val="00343172"/>
    <w:rsid w:val="0034319E"/>
    <w:rsid w:val="003431E8"/>
    <w:rsid w:val="00343536"/>
    <w:rsid w:val="0034355A"/>
    <w:rsid w:val="0034370F"/>
    <w:rsid w:val="00343906"/>
    <w:rsid w:val="0034399A"/>
    <w:rsid w:val="00343C33"/>
    <w:rsid w:val="00343C67"/>
    <w:rsid w:val="00343D9C"/>
    <w:rsid w:val="00343EB4"/>
    <w:rsid w:val="003440E8"/>
    <w:rsid w:val="00344217"/>
    <w:rsid w:val="0034446D"/>
    <w:rsid w:val="003446DF"/>
    <w:rsid w:val="003447BB"/>
    <w:rsid w:val="00344E1F"/>
    <w:rsid w:val="00344F23"/>
    <w:rsid w:val="00344FF1"/>
    <w:rsid w:val="00345219"/>
    <w:rsid w:val="003452C8"/>
    <w:rsid w:val="0034533D"/>
    <w:rsid w:val="00345477"/>
    <w:rsid w:val="00345583"/>
    <w:rsid w:val="00345603"/>
    <w:rsid w:val="00345BF1"/>
    <w:rsid w:val="00345C08"/>
    <w:rsid w:val="00345D5A"/>
    <w:rsid w:val="00346075"/>
    <w:rsid w:val="0034621E"/>
    <w:rsid w:val="00346236"/>
    <w:rsid w:val="00346839"/>
    <w:rsid w:val="00346930"/>
    <w:rsid w:val="0034699E"/>
    <w:rsid w:val="00346B80"/>
    <w:rsid w:val="00346D02"/>
    <w:rsid w:val="00346D3B"/>
    <w:rsid w:val="00346ED9"/>
    <w:rsid w:val="0034703A"/>
    <w:rsid w:val="003470D9"/>
    <w:rsid w:val="0034757F"/>
    <w:rsid w:val="003476F8"/>
    <w:rsid w:val="0034771F"/>
    <w:rsid w:val="003477DD"/>
    <w:rsid w:val="00347ACE"/>
    <w:rsid w:val="00347B2C"/>
    <w:rsid w:val="00347B5D"/>
    <w:rsid w:val="003500D1"/>
    <w:rsid w:val="00350122"/>
    <w:rsid w:val="00350130"/>
    <w:rsid w:val="0035018F"/>
    <w:rsid w:val="003501E9"/>
    <w:rsid w:val="00350454"/>
    <w:rsid w:val="00350759"/>
    <w:rsid w:val="003507D1"/>
    <w:rsid w:val="003507D3"/>
    <w:rsid w:val="00350A3F"/>
    <w:rsid w:val="00350D19"/>
    <w:rsid w:val="00350ED0"/>
    <w:rsid w:val="00351171"/>
    <w:rsid w:val="003511DE"/>
    <w:rsid w:val="003514FC"/>
    <w:rsid w:val="00351547"/>
    <w:rsid w:val="00351754"/>
    <w:rsid w:val="00351993"/>
    <w:rsid w:val="00351E27"/>
    <w:rsid w:val="00351FF1"/>
    <w:rsid w:val="00352073"/>
    <w:rsid w:val="0035227E"/>
    <w:rsid w:val="003522EA"/>
    <w:rsid w:val="00352656"/>
    <w:rsid w:val="003527C6"/>
    <w:rsid w:val="003528DB"/>
    <w:rsid w:val="00352A75"/>
    <w:rsid w:val="00352BF7"/>
    <w:rsid w:val="00352DB6"/>
    <w:rsid w:val="00352EA8"/>
    <w:rsid w:val="003531F4"/>
    <w:rsid w:val="00353317"/>
    <w:rsid w:val="003534AB"/>
    <w:rsid w:val="0035357B"/>
    <w:rsid w:val="0035363A"/>
    <w:rsid w:val="0035381B"/>
    <w:rsid w:val="00353A18"/>
    <w:rsid w:val="00353AA7"/>
    <w:rsid w:val="00353E07"/>
    <w:rsid w:val="0035404D"/>
    <w:rsid w:val="003542EE"/>
    <w:rsid w:val="00354408"/>
    <w:rsid w:val="00354469"/>
    <w:rsid w:val="00354589"/>
    <w:rsid w:val="003546E2"/>
    <w:rsid w:val="0035494A"/>
    <w:rsid w:val="00354AED"/>
    <w:rsid w:val="00354C56"/>
    <w:rsid w:val="003550C3"/>
    <w:rsid w:val="003555C8"/>
    <w:rsid w:val="00355608"/>
    <w:rsid w:val="00355B38"/>
    <w:rsid w:val="00355B9C"/>
    <w:rsid w:val="00355E06"/>
    <w:rsid w:val="00355F6E"/>
    <w:rsid w:val="0035604F"/>
    <w:rsid w:val="0035644D"/>
    <w:rsid w:val="0035687B"/>
    <w:rsid w:val="00356B68"/>
    <w:rsid w:val="00356C0F"/>
    <w:rsid w:val="00356C32"/>
    <w:rsid w:val="0035734E"/>
    <w:rsid w:val="003574E2"/>
    <w:rsid w:val="003577F2"/>
    <w:rsid w:val="00357B42"/>
    <w:rsid w:val="00357BD0"/>
    <w:rsid w:val="00357E2C"/>
    <w:rsid w:val="003604C8"/>
    <w:rsid w:val="00360831"/>
    <w:rsid w:val="00360DD3"/>
    <w:rsid w:val="00360F52"/>
    <w:rsid w:val="00361406"/>
    <w:rsid w:val="0036156A"/>
    <w:rsid w:val="003616D5"/>
    <w:rsid w:val="00361708"/>
    <w:rsid w:val="003619D1"/>
    <w:rsid w:val="003619E5"/>
    <w:rsid w:val="003624F6"/>
    <w:rsid w:val="003626B4"/>
    <w:rsid w:val="0036289D"/>
    <w:rsid w:val="003628E7"/>
    <w:rsid w:val="00362B4D"/>
    <w:rsid w:val="00362EF6"/>
    <w:rsid w:val="00363112"/>
    <w:rsid w:val="0036322E"/>
    <w:rsid w:val="00363505"/>
    <w:rsid w:val="003638AF"/>
    <w:rsid w:val="00363986"/>
    <w:rsid w:val="00363A4E"/>
    <w:rsid w:val="00363B8C"/>
    <w:rsid w:val="00363F1D"/>
    <w:rsid w:val="003641F0"/>
    <w:rsid w:val="00364291"/>
    <w:rsid w:val="003642FF"/>
    <w:rsid w:val="00364414"/>
    <w:rsid w:val="0036448B"/>
    <w:rsid w:val="0036477A"/>
    <w:rsid w:val="0036483B"/>
    <w:rsid w:val="003648EE"/>
    <w:rsid w:val="00364936"/>
    <w:rsid w:val="00364C6A"/>
    <w:rsid w:val="00364F48"/>
    <w:rsid w:val="00365332"/>
    <w:rsid w:val="003653D6"/>
    <w:rsid w:val="00365567"/>
    <w:rsid w:val="0036559A"/>
    <w:rsid w:val="00365709"/>
    <w:rsid w:val="00365B6B"/>
    <w:rsid w:val="00365BAA"/>
    <w:rsid w:val="00366098"/>
    <w:rsid w:val="00366520"/>
    <w:rsid w:val="00366756"/>
    <w:rsid w:val="0036687C"/>
    <w:rsid w:val="003668DF"/>
    <w:rsid w:val="00366915"/>
    <w:rsid w:val="00366AD8"/>
    <w:rsid w:val="00366D2B"/>
    <w:rsid w:val="00366F0C"/>
    <w:rsid w:val="00367130"/>
    <w:rsid w:val="00367278"/>
    <w:rsid w:val="00367373"/>
    <w:rsid w:val="00367529"/>
    <w:rsid w:val="0036755F"/>
    <w:rsid w:val="003677C7"/>
    <w:rsid w:val="00367853"/>
    <w:rsid w:val="00367C00"/>
    <w:rsid w:val="00367DCD"/>
    <w:rsid w:val="00367F03"/>
    <w:rsid w:val="00367FAA"/>
    <w:rsid w:val="00370046"/>
    <w:rsid w:val="003701EA"/>
    <w:rsid w:val="00370370"/>
    <w:rsid w:val="003703C1"/>
    <w:rsid w:val="003703E3"/>
    <w:rsid w:val="00370482"/>
    <w:rsid w:val="003704A0"/>
    <w:rsid w:val="003704A7"/>
    <w:rsid w:val="0037096F"/>
    <w:rsid w:val="00370A6A"/>
    <w:rsid w:val="00370C11"/>
    <w:rsid w:val="00370C5A"/>
    <w:rsid w:val="00370C93"/>
    <w:rsid w:val="00370DF2"/>
    <w:rsid w:val="00370DFE"/>
    <w:rsid w:val="00370E3A"/>
    <w:rsid w:val="00370E7F"/>
    <w:rsid w:val="00371090"/>
    <w:rsid w:val="0037110A"/>
    <w:rsid w:val="00371435"/>
    <w:rsid w:val="0037145A"/>
    <w:rsid w:val="0037159B"/>
    <w:rsid w:val="00371748"/>
    <w:rsid w:val="003717D9"/>
    <w:rsid w:val="00371903"/>
    <w:rsid w:val="0037199F"/>
    <w:rsid w:val="003719FD"/>
    <w:rsid w:val="00371E30"/>
    <w:rsid w:val="00372046"/>
    <w:rsid w:val="003720E7"/>
    <w:rsid w:val="00372213"/>
    <w:rsid w:val="00372359"/>
    <w:rsid w:val="003724C1"/>
    <w:rsid w:val="003729E2"/>
    <w:rsid w:val="00372A5E"/>
    <w:rsid w:val="00372B67"/>
    <w:rsid w:val="00372B97"/>
    <w:rsid w:val="00372D9E"/>
    <w:rsid w:val="00372DF4"/>
    <w:rsid w:val="00372E8F"/>
    <w:rsid w:val="00373030"/>
    <w:rsid w:val="0037303E"/>
    <w:rsid w:val="003730DC"/>
    <w:rsid w:val="003731CD"/>
    <w:rsid w:val="003731E6"/>
    <w:rsid w:val="003734D9"/>
    <w:rsid w:val="00373527"/>
    <w:rsid w:val="003735A7"/>
    <w:rsid w:val="003737DA"/>
    <w:rsid w:val="0037383A"/>
    <w:rsid w:val="00373912"/>
    <w:rsid w:val="00373DF4"/>
    <w:rsid w:val="00373F39"/>
    <w:rsid w:val="0037423B"/>
    <w:rsid w:val="0037431A"/>
    <w:rsid w:val="00374370"/>
    <w:rsid w:val="00374596"/>
    <w:rsid w:val="0037491F"/>
    <w:rsid w:val="00374DAE"/>
    <w:rsid w:val="00374F50"/>
    <w:rsid w:val="00374F7C"/>
    <w:rsid w:val="003754A4"/>
    <w:rsid w:val="00375675"/>
    <w:rsid w:val="0037572C"/>
    <w:rsid w:val="0037581D"/>
    <w:rsid w:val="003758D4"/>
    <w:rsid w:val="00375957"/>
    <w:rsid w:val="003759E7"/>
    <w:rsid w:val="00375BD3"/>
    <w:rsid w:val="00375BF0"/>
    <w:rsid w:val="00375C1C"/>
    <w:rsid w:val="00375E8D"/>
    <w:rsid w:val="00375F6B"/>
    <w:rsid w:val="00375FA5"/>
    <w:rsid w:val="0037620E"/>
    <w:rsid w:val="00376293"/>
    <w:rsid w:val="00376A86"/>
    <w:rsid w:val="00376D22"/>
    <w:rsid w:val="00376D4D"/>
    <w:rsid w:val="00376EDC"/>
    <w:rsid w:val="00376F51"/>
    <w:rsid w:val="0037723D"/>
    <w:rsid w:val="003772DA"/>
    <w:rsid w:val="003774DC"/>
    <w:rsid w:val="003776E1"/>
    <w:rsid w:val="00377941"/>
    <w:rsid w:val="0037796C"/>
    <w:rsid w:val="003779F1"/>
    <w:rsid w:val="00377E93"/>
    <w:rsid w:val="00377FA8"/>
    <w:rsid w:val="0038001D"/>
    <w:rsid w:val="0038004E"/>
    <w:rsid w:val="00380116"/>
    <w:rsid w:val="0038051C"/>
    <w:rsid w:val="00380BED"/>
    <w:rsid w:val="00380DF4"/>
    <w:rsid w:val="00380F1A"/>
    <w:rsid w:val="00381135"/>
    <w:rsid w:val="00381267"/>
    <w:rsid w:val="00381329"/>
    <w:rsid w:val="0038135A"/>
    <w:rsid w:val="003813C5"/>
    <w:rsid w:val="003814CD"/>
    <w:rsid w:val="003814E1"/>
    <w:rsid w:val="0038175C"/>
    <w:rsid w:val="003817F9"/>
    <w:rsid w:val="003818B0"/>
    <w:rsid w:val="00381968"/>
    <w:rsid w:val="00381B28"/>
    <w:rsid w:val="00381F25"/>
    <w:rsid w:val="003822C1"/>
    <w:rsid w:val="0038240F"/>
    <w:rsid w:val="0038279F"/>
    <w:rsid w:val="0038282C"/>
    <w:rsid w:val="003829BB"/>
    <w:rsid w:val="00382F02"/>
    <w:rsid w:val="003833B0"/>
    <w:rsid w:val="00383441"/>
    <w:rsid w:val="00383501"/>
    <w:rsid w:val="0038352D"/>
    <w:rsid w:val="00383532"/>
    <w:rsid w:val="003835A4"/>
    <w:rsid w:val="00383701"/>
    <w:rsid w:val="003837F5"/>
    <w:rsid w:val="00383807"/>
    <w:rsid w:val="003838A4"/>
    <w:rsid w:val="00383AD5"/>
    <w:rsid w:val="00383ECD"/>
    <w:rsid w:val="00383FE6"/>
    <w:rsid w:val="00384201"/>
    <w:rsid w:val="00384249"/>
    <w:rsid w:val="00384546"/>
    <w:rsid w:val="00384E56"/>
    <w:rsid w:val="00384F58"/>
    <w:rsid w:val="00385418"/>
    <w:rsid w:val="00385457"/>
    <w:rsid w:val="00385A67"/>
    <w:rsid w:val="00385BA4"/>
    <w:rsid w:val="00385E21"/>
    <w:rsid w:val="003860A9"/>
    <w:rsid w:val="003861EA"/>
    <w:rsid w:val="0038629C"/>
    <w:rsid w:val="003864E3"/>
    <w:rsid w:val="00386541"/>
    <w:rsid w:val="0038658D"/>
    <w:rsid w:val="00386619"/>
    <w:rsid w:val="003867C1"/>
    <w:rsid w:val="003868B3"/>
    <w:rsid w:val="00386906"/>
    <w:rsid w:val="0038718E"/>
    <w:rsid w:val="003872A7"/>
    <w:rsid w:val="003872BB"/>
    <w:rsid w:val="0038732F"/>
    <w:rsid w:val="00387357"/>
    <w:rsid w:val="0038765C"/>
    <w:rsid w:val="00387D67"/>
    <w:rsid w:val="00387D77"/>
    <w:rsid w:val="00387E05"/>
    <w:rsid w:val="00387F3D"/>
    <w:rsid w:val="00390411"/>
    <w:rsid w:val="00390A59"/>
    <w:rsid w:val="00390AA4"/>
    <w:rsid w:val="00390BF0"/>
    <w:rsid w:val="00390E07"/>
    <w:rsid w:val="00390F1D"/>
    <w:rsid w:val="00391128"/>
    <w:rsid w:val="00391366"/>
    <w:rsid w:val="0039137E"/>
    <w:rsid w:val="003913B5"/>
    <w:rsid w:val="00391656"/>
    <w:rsid w:val="0039172F"/>
    <w:rsid w:val="00391A85"/>
    <w:rsid w:val="00391BEA"/>
    <w:rsid w:val="00392124"/>
    <w:rsid w:val="00392615"/>
    <w:rsid w:val="00392806"/>
    <w:rsid w:val="0039286C"/>
    <w:rsid w:val="003929C1"/>
    <w:rsid w:val="00392B15"/>
    <w:rsid w:val="00392C05"/>
    <w:rsid w:val="003930A3"/>
    <w:rsid w:val="00393520"/>
    <w:rsid w:val="003936FC"/>
    <w:rsid w:val="00393897"/>
    <w:rsid w:val="003939C5"/>
    <w:rsid w:val="00393AC9"/>
    <w:rsid w:val="00393BB9"/>
    <w:rsid w:val="00393BC5"/>
    <w:rsid w:val="00393D49"/>
    <w:rsid w:val="00393D82"/>
    <w:rsid w:val="00393E68"/>
    <w:rsid w:val="00393F29"/>
    <w:rsid w:val="00393FA1"/>
    <w:rsid w:val="0039404D"/>
    <w:rsid w:val="003941A4"/>
    <w:rsid w:val="00394592"/>
    <w:rsid w:val="00394912"/>
    <w:rsid w:val="00394995"/>
    <w:rsid w:val="00394A7F"/>
    <w:rsid w:val="00394D96"/>
    <w:rsid w:val="00395114"/>
    <w:rsid w:val="003951C6"/>
    <w:rsid w:val="003958C2"/>
    <w:rsid w:val="00395A22"/>
    <w:rsid w:val="00395B1E"/>
    <w:rsid w:val="00395CEE"/>
    <w:rsid w:val="00396132"/>
    <w:rsid w:val="0039615E"/>
    <w:rsid w:val="003961FE"/>
    <w:rsid w:val="00396633"/>
    <w:rsid w:val="00396648"/>
    <w:rsid w:val="00396F1F"/>
    <w:rsid w:val="0039708D"/>
    <w:rsid w:val="0039712E"/>
    <w:rsid w:val="003971DF"/>
    <w:rsid w:val="0039799D"/>
    <w:rsid w:val="00397C70"/>
    <w:rsid w:val="003A0215"/>
    <w:rsid w:val="003A029B"/>
    <w:rsid w:val="003A0761"/>
    <w:rsid w:val="003A07D6"/>
    <w:rsid w:val="003A0B7D"/>
    <w:rsid w:val="003A0E7B"/>
    <w:rsid w:val="003A0F09"/>
    <w:rsid w:val="003A0FBD"/>
    <w:rsid w:val="003A0FF2"/>
    <w:rsid w:val="003A1253"/>
    <w:rsid w:val="003A1647"/>
    <w:rsid w:val="003A16A6"/>
    <w:rsid w:val="003A1B0E"/>
    <w:rsid w:val="003A1BDB"/>
    <w:rsid w:val="003A1D27"/>
    <w:rsid w:val="003A1D43"/>
    <w:rsid w:val="003A1D84"/>
    <w:rsid w:val="003A1EEC"/>
    <w:rsid w:val="003A1F82"/>
    <w:rsid w:val="003A235C"/>
    <w:rsid w:val="003A23D0"/>
    <w:rsid w:val="003A270B"/>
    <w:rsid w:val="003A2921"/>
    <w:rsid w:val="003A3025"/>
    <w:rsid w:val="003A36D6"/>
    <w:rsid w:val="003A3CA0"/>
    <w:rsid w:val="003A3D49"/>
    <w:rsid w:val="003A41B8"/>
    <w:rsid w:val="003A4626"/>
    <w:rsid w:val="003A4792"/>
    <w:rsid w:val="003A49BF"/>
    <w:rsid w:val="003A4C4C"/>
    <w:rsid w:val="003A50D1"/>
    <w:rsid w:val="003A532C"/>
    <w:rsid w:val="003A540A"/>
    <w:rsid w:val="003A5620"/>
    <w:rsid w:val="003A5626"/>
    <w:rsid w:val="003A56E0"/>
    <w:rsid w:val="003A5794"/>
    <w:rsid w:val="003A5801"/>
    <w:rsid w:val="003A5ABD"/>
    <w:rsid w:val="003A5B82"/>
    <w:rsid w:val="003A5C2A"/>
    <w:rsid w:val="003A5C80"/>
    <w:rsid w:val="003A5D87"/>
    <w:rsid w:val="003A5FB5"/>
    <w:rsid w:val="003A5FE2"/>
    <w:rsid w:val="003A6231"/>
    <w:rsid w:val="003A6624"/>
    <w:rsid w:val="003A6629"/>
    <w:rsid w:val="003A666E"/>
    <w:rsid w:val="003A6962"/>
    <w:rsid w:val="003A6973"/>
    <w:rsid w:val="003A6A0F"/>
    <w:rsid w:val="003A6A8A"/>
    <w:rsid w:val="003A6C5B"/>
    <w:rsid w:val="003A6CBC"/>
    <w:rsid w:val="003A6E8E"/>
    <w:rsid w:val="003A6EBA"/>
    <w:rsid w:val="003A6EC7"/>
    <w:rsid w:val="003A70C7"/>
    <w:rsid w:val="003A7893"/>
    <w:rsid w:val="003A7A14"/>
    <w:rsid w:val="003A7A76"/>
    <w:rsid w:val="003A7FC9"/>
    <w:rsid w:val="003B0428"/>
    <w:rsid w:val="003B0543"/>
    <w:rsid w:val="003B0725"/>
    <w:rsid w:val="003B0811"/>
    <w:rsid w:val="003B0D4F"/>
    <w:rsid w:val="003B1036"/>
    <w:rsid w:val="003B10D0"/>
    <w:rsid w:val="003B1207"/>
    <w:rsid w:val="003B1447"/>
    <w:rsid w:val="003B1459"/>
    <w:rsid w:val="003B1664"/>
    <w:rsid w:val="003B16C2"/>
    <w:rsid w:val="003B1B3C"/>
    <w:rsid w:val="003B1C96"/>
    <w:rsid w:val="003B1CA8"/>
    <w:rsid w:val="003B1E87"/>
    <w:rsid w:val="003B2183"/>
    <w:rsid w:val="003B2475"/>
    <w:rsid w:val="003B24AD"/>
    <w:rsid w:val="003B250C"/>
    <w:rsid w:val="003B2A72"/>
    <w:rsid w:val="003B2ACC"/>
    <w:rsid w:val="003B2EC4"/>
    <w:rsid w:val="003B2F1C"/>
    <w:rsid w:val="003B30DF"/>
    <w:rsid w:val="003B314D"/>
    <w:rsid w:val="003B38A9"/>
    <w:rsid w:val="003B3AC8"/>
    <w:rsid w:val="003B3B62"/>
    <w:rsid w:val="003B3C20"/>
    <w:rsid w:val="003B3D78"/>
    <w:rsid w:val="003B3D8C"/>
    <w:rsid w:val="003B3DE5"/>
    <w:rsid w:val="003B3FBD"/>
    <w:rsid w:val="003B4546"/>
    <w:rsid w:val="003B457E"/>
    <w:rsid w:val="003B45CD"/>
    <w:rsid w:val="003B474B"/>
    <w:rsid w:val="003B4912"/>
    <w:rsid w:val="003B4D80"/>
    <w:rsid w:val="003B4EBE"/>
    <w:rsid w:val="003B536C"/>
    <w:rsid w:val="003B59F6"/>
    <w:rsid w:val="003B5B5A"/>
    <w:rsid w:val="003B5ECB"/>
    <w:rsid w:val="003B5F73"/>
    <w:rsid w:val="003B609C"/>
    <w:rsid w:val="003B611D"/>
    <w:rsid w:val="003B6209"/>
    <w:rsid w:val="003B62CC"/>
    <w:rsid w:val="003B62F8"/>
    <w:rsid w:val="003B6359"/>
    <w:rsid w:val="003B6558"/>
    <w:rsid w:val="003B66FC"/>
    <w:rsid w:val="003B6850"/>
    <w:rsid w:val="003B6BAE"/>
    <w:rsid w:val="003B6BB4"/>
    <w:rsid w:val="003B7219"/>
    <w:rsid w:val="003B7232"/>
    <w:rsid w:val="003B73F0"/>
    <w:rsid w:val="003B76E4"/>
    <w:rsid w:val="003B7737"/>
    <w:rsid w:val="003B781A"/>
    <w:rsid w:val="003C00DB"/>
    <w:rsid w:val="003C020F"/>
    <w:rsid w:val="003C03DA"/>
    <w:rsid w:val="003C044A"/>
    <w:rsid w:val="003C0530"/>
    <w:rsid w:val="003C0708"/>
    <w:rsid w:val="003C0883"/>
    <w:rsid w:val="003C090B"/>
    <w:rsid w:val="003C097C"/>
    <w:rsid w:val="003C0AA8"/>
    <w:rsid w:val="003C0FBB"/>
    <w:rsid w:val="003C0FE7"/>
    <w:rsid w:val="003C1096"/>
    <w:rsid w:val="003C147F"/>
    <w:rsid w:val="003C14AB"/>
    <w:rsid w:val="003C18AD"/>
    <w:rsid w:val="003C1C73"/>
    <w:rsid w:val="003C1EDE"/>
    <w:rsid w:val="003C211D"/>
    <w:rsid w:val="003C2385"/>
    <w:rsid w:val="003C25D1"/>
    <w:rsid w:val="003C26C1"/>
    <w:rsid w:val="003C27BE"/>
    <w:rsid w:val="003C2AB5"/>
    <w:rsid w:val="003C2AD9"/>
    <w:rsid w:val="003C2B1F"/>
    <w:rsid w:val="003C2D3F"/>
    <w:rsid w:val="003C300F"/>
    <w:rsid w:val="003C3467"/>
    <w:rsid w:val="003C352A"/>
    <w:rsid w:val="003C3570"/>
    <w:rsid w:val="003C36D2"/>
    <w:rsid w:val="003C3717"/>
    <w:rsid w:val="003C3B4A"/>
    <w:rsid w:val="003C3BE9"/>
    <w:rsid w:val="003C3D76"/>
    <w:rsid w:val="003C3DAA"/>
    <w:rsid w:val="003C3EBD"/>
    <w:rsid w:val="003C417B"/>
    <w:rsid w:val="003C45D8"/>
    <w:rsid w:val="003C4847"/>
    <w:rsid w:val="003C48AA"/>
    <w:rsid w:val="003C4912"/>
    <w:rsid w:val="003C4B8F"/>
    <w:rsid w:val="003C4C9C"/>
    <w:rsid w:val="003C4CAF"/>
    <w:rsid w:val="003C5368"/>
    <w:rsid w:val="003C5419"/>
    <w:rsid w:val="003C5522"/>
    <w:rsid w:val="003C5865"/>
    <w:rsid w:val="003C5C48"/>
    <w:rsid w:val="003C5E13"/>
    <w:rsid w:val="003C617C"/>
    <w:rsid w:val="003C62DC"/>
    <w:rsid w:val="003C644D"/>
    <w:rsid w:val="003C6575"/>
    <w:rsid w:val="003C668C"/>
    <w:rsid w:val="003C67CD"/>
    <w:rsid w:val="003C68F5"/>
    <w:rsid w:val="003C69D1"/>
    <w:rsid w:val="003C6CBB"/>
    <w:rsid w:val="003C6E18"/>
    <w:rsid w:val="003C6E2A"/>
    <w:rsid w:val="003C6E6B"/>
    <w:rsid w:val="003C6EDC"/>
    <w:rsid w:val="003C717C"/>
    <w:rsid w:val="003C71DF"/>
    <w:rsid w:val="003C7206"/>
    <w:rsid w:val="003C728F"/>
    <w:rsid w:val="003C77B4"/>
    <w:rsid w:val="003C78FD"/>
    <w:rsid w:val="003C7A4F"/>
    <w:rsid w:val="003C7C1A"/>
    <w:rsid w:val="003C7F41"/>
    <w:rsid w:val="003C7F5C"/>
    <w:rsid w:val="003D02E9"/>
    <w:rsid w:val="003D03CB"/>
    <w:rsid w:val="003D047D"/>
    <w:rsid w:val="003D06D2"/>
    <w:rsid w:val="003D0C71"/>
    <w:rsid w:val="003D0F30"/>
    <w:rsid w:val="003D11CB"/>
    <w:rsid w:val="003D1331"/>
    <w:rsid w:val="003D14CA"/>
    <w:rsid w:val="003D18E5"/>
    <w:rsid w:val="003D18F1"/>
    <w:rsid w:val="003D19E2"/>
    <w:rsid w:val="003D208A"/>
    <w:rsid w:val="003D2102"/>
    <w:rsid w:val="003D237A"/>
    <w:rsid w:val="003D239F"/>
    <w:rsid w:val="003D2444"/>
    <w:rsid w:val="003D257A"/>
    <w:rsid w:val="003D25D9"/>
    <w:rsid w:val="003D2638"/>
    <w:rsid w:val="003D2A7E"/>
    <w:rsid w:val="003D2BD3"/>
    <w:rsid w:val="003D2BF5"/>
    <w:rsid w:val="003D2F2D"/>
    <w:rsid w:val="003D2F34"/>
    <w:rsid w:val="003D2F7E"/>
    <w:rsid w:val="003D345A"/>
    <w:rsid w:val="003D34C1"/>
    <w:rsid w:val="003D36E0"/>
    <w:rsid w:val="003D36EB"/>
    <w:rsid w:val="003D37AA"/>
    <w:rsid w:val="003D3939"/>
    <w:rsid w:val="003D3979"/>
    <w:rsid w:val="003D39EF"/>
    <w:rsid w:val="003D3A76"/>
    <w:rsid w:val="003D45E8"/>
    <w:rsid w:val="003D46D6"/>
    <w:rsid w:val="003D473D"/>
    <w:rsid w:val="003D47D5"/>
    <w:rsid w:val="003D4AEE"/>
    <w:rsid w:val="003D4C48"/>
    <w:rsid w:val="003D4F88"/>
    <w:rsid w:val="003D5011"/>
    <w:rsid w:val="003D5063"/>
    <w:rsid w:val="003D5427"/>
    <w:rsid w:val="003D5495"/>
    <w:rsid w:val="003D56EB"/>
    <w:rsid w:val="003D58B8"/>
    <w:rsid w:val="003D5B70"/>
    <w:rsid w:val="003D5FEA"/>
    <w:rsid w:val="003D6220"/>
    <w:rsid w:val="003D62F7"/>
    <w:rsid w:val="003D64D3"/>
    <w:rsid w:val="003D6628"/>
    <w:rsid w:val="003D664E"/>
    <w:rsid w:val="003D6ABF"/>
    <w:rsid w:val="003D6CA5"/>
    <w:rsid w:val="003D6EFB"/>
    <w:rsid w:val="003D741A"/>
    <w:rsid w:val="003D7497"/>
    <w:rsid w:val="003D74CD"/>
    <w:rsid w:val="003D7642"/>
    <w:rsid w:val="003D7846"/>
    <w:rsid w:val="003D7881"/>
    <w:rsid w:val="003D7B20"/>
    <w:rsid w:val="003D7DAE"/>
    <w:rsid w:val="003D7EB7"/>
    <w:rsid w:val="003D7F84"/>
    <w:rsid w:val="003D7FFB"/>
    <w:rsid w:val="003E0287"/>
    <w:rsid w:val="003E050B"/>
    <w:rsid w:val="003E05F7"/>
    <w:rsid w:val="003E0788"/>
    <w:rsid w:val="003E0792"/>
    <w:rsid w:val="003E0907"/>
    <w:rsid w:val="003E092A"/>
    <w:rsid w:val="003E0FB5"/>
    <w:rsid w:val="003E1140"/>
    <w:rsid w:val="003E1805"/>
    <w:rsid w:val="003E180A"/>
    <w:rsid w:val="003E190D"/>
    <w:rsid w:val="003E1A38"/>
    <w:rsid w:val="003E1AD4"/>
    <w:rsid w:val="003E1AD8"/>
    <w:rsid w:val="003E1B62"/>
    <w:rsid w:val="003E1D61"/>
    <w:rsid w:val="003E1DDE"/>
    <w:rsid w:val="003E1E0F"/>
    <w:rsid w:val="003E1F4D"/>
    <w:rsid w:val="003E1F9F"/>
    <w:rsid w:val="003E22A4"/>
    <w:rsid w:val="003E2330"/>
    <w:rsid w:val="003E2428"/>
    <w:rsid w:val="003E2455"/>
    <w:rsid w:val="003E25D3"/>
    <w:rsid w:val="003E2A5B"/>
    <w:rsid w:val="003E2E21"/>
    <w:rsid w:val="003E323B"/>
    <w:rsid w:val="003E333F"/>
    <w:rsid w:val="003E36A4"/>
    <w:rsid w:val="003E36EC"/>
    <w:rsid w:val="003E3956"/>
    <w:rsid w:val="003E3A5B"/>
    <w:rsid w:val="003E3C37"/>
    <w:rsid w:val="003E3C3A"/>
    <w:rsid w:val="003E3E30"/>
    <w:rsid w:val="003E3EE8"/>
    <w:rsid w:val="003E402C"/>
    <w:rsid w:val="003E410F"/>
    <w:rsid w:val="003E4267"/>
    <w:rsid w:val="003E4274"/>
    <w:rsid w:val="003E430A"/>
    <w:rsid w:val="003E442F"/>
    <w:rsid w:val="003E4557"/>
    <w:rsid w:val="003E47EE"/>
    <w:rsid w:val="003E4B48"/>
    <w:rsid w:val="003E4C08"/>
    <w:rsid w:val="003E51B4"/>
    <w:rsid w:val="003E51D4"/>
    <w:rsid w:val="003E52CF"/>
    <w:rsid w:val="003E5743"/>
    <w:rsid w:val="003E598F"/>
    <w:rsid w:val="003E59C3"/>
    <w:rsid w:val="003E5A47"/>
    <w:rsid w:val="003E5A98"/>
    <w:rsid w:val="003E5DE2"/>
    <w:rsid w:val="003E5DE5"/>
    <w:rsid w:val="003E5FF7"/>
    <w:rsid w:val="003E6437"/>
    <w:rsid w:val="003E660A"/>
    <w:rsid w:val="003E690C"/>
    <w:rsid w:val="003E6A33"/>
    <w:rsid w:val="003E6C33"/>
    <w:rsid w:val="003E6DB7"/>
    <w:rsid w:val="003E6EA7"/>
    <w:rsid w:val="003E6EE3"/>
    <w:rsid w:val="003E6FAE"/>
    <w:rsid w:val="003E6FC0"/>
    <w:rsid w:val="003E70D4"/>
    <w:rsid w:val="003E7195"/>
    <w:rsid w:val="003E72E1"/>
    <w:rsid w:val="003E74C3"/>
    <w:rsid w:val="003E79C1"/>
    <w:rsid w:val="003E7A43"/>
    <w:rsid w:val="003E7CA2"/>
    <w:rsid w:val="003E7EFC"/>
    <w:rsid w:val="003E7FD4"/>
    <w:rsid w:val="003F0047"/>
    <w:rsid w:val="003F00C0"/>
    <w:rsid w:val="003F0993"/>
    <w:rsid w:val="003F0C88"/>
    <w:rsid w:val="003F1025"/>
    <w:rsid w:val="003F155B"/>
    <w:rsid w:val="003F15E6"/>
    <w:rsid w:val="003F17AC"/>
    <w:rsid w:val="003F1B94"/>
    <w:rsid w:val="003F1DA9"/>
    <w:rsid w:val="003F1FAF"/>
    <w:rsid w:val="003F226E"/>
    <w:rsid w:val="003F2361"/>
    <w:rsid w:val="003F25BD"/>
    <w:rsid w:val="003F2A93"/>
    <w:rsid w:val="003F2B18"/>
    <w:rsid w:val="003F2DBF"/>
    <w:rsid w:val="003F2EB4"/>
    <w:rsid w:val="003F2EE3"/>
    <w:rsid w:val="003F3024"/>
    <w:rsid w:val="003F3078"/>
    <w:rsid w:val="003F32C5"/>
    <w:rsid w:val="003F3541"/>
    <w:rsid w:val="003F372E"/>
    <w:rsid w:val="003F3B4F"/>
    <w:rsid w:val="003F3C50"/>
    <w:rsid w:val="003F3C88"/>
    <w:rsid w:val="003F3CDC"/>
    <w:rsid w:val="003F3EA4"/>
    <w:rsid w:val="003F3EB1"/>
    <w:rsid w:val="003F3F23"/>
    <w:rsid w:val="003F3FD0"/>
    <w:rsid w:val="003F4070"/>
    <w:rsid w:val="003F40BD"/>
    <w:rsid w:val="003F450D"/>
    <w:rsid w:val="003F45F4"/>
    <w:rsid w:val="003F484B"/>
    <w:rsid w:val="003F49D1"/>
    <w:rsid w:val="003F4F0B"/>
    <w:rsid w:val="003F50F2"/>
    <w:rsid w:val="003F5224"/>
    <w:rsid w:val="003F5471"/>
    <w:rsid w:val="003F55A4"/>
    <w:rsid w:val="003F5652"/>
    <w:rsid w:val="003F56F0"/>
    <w:rsid w:val="003F56FC"/>
    <w:rsid w:val="003F575C"/>
    <w:rsid w:val="003F5944"/>
    <w:rsid w:val="003F5A9C"/>
    <w:rsid w:val="003F5B78"/>
    <w:rsid w:val="003F5D98"/>
    <w:rsid w:val="003F5E6C"/>
    <w:rsid w:val="003F5E88"/>
    <w:rsid w:val="003F5EDC"/>
    <w:rsid w:val="003F611B"/>
    <w:rsid w:val="003F6290"/>
    <w:rsid w:val="003F62D7"/>
    <w:rsid w:val="003F6421"/>
    <w:rsid w:val="003F65E9"/>
    <w:rsid w:val="003F6658"/>
    <w:rsid w:val="003F6BD5"/>
    <w:rsid w:val="003F6D48"/>
    <w:rsid w:val="003F6D6A"/>
    <w:rsid w:val="003F6EF8"/>
    <w:rsid w:val="003F6FCC"/>
    <w:rsid w:val="003F71A9"/>
    <w:rsid w:val="003F728B"/>
    <w:rsid w:val="003F7355"/>
    <w:rsid w:val="003F73E4"/>
    <w:rsid w:val="003F7589"/>
    <w:rsid w:val="003F7711"/>
    <w:rsid w:val="003F774E"/>
    <w:rsid w:val="003F7959"/>
    <w:rsid w:val="003F7B89"/>
    <w:rsid w:val="003F7BC6"/>
    <w:rsid w:val="003F7BD1"/>
    <w:rsid w:val="003F7BD8"/>
    <w:rsid w:val="003F7C4C"/>
    <w:rsid w:val="003F7DBE"/>
    <w:rsid w:val="004000B3"/>
    <w:rsid w:val="00400538"/>
    <w:rsid w:val="004006B0"/>
    <w:rsid w:val="004006B2"/>
    <w:rsid w:val="00400D1C"/>
    <w:rsid w:val="00400D6C"/>
    <w:rsid w:val="00400ED1"/>
    <w:rsid w:val="004011B9"/>
    <w:rsid w:val="00401206"/>
    <w:rsid w:val="004012F7"/>
    <w:rsid w:val="004016F8"/>
    <w:rsid w:val="004018D8"/>
    <w:rsid w:val="004019CA"/>
    <w:rsid w:val="00401A5C"/>
    <w:rsid w:val="00401BBF"/>
    <w:rsid w:val="00401CB5"/>
    <w:rsid w:val="00401D0D"/>
    <w:rsid w:val="00401FBD"/>
    <w:rsid w:val="0040215E"/>
    <w:rsid w:val="004022BF"/>
    <w:rsid w:val="0040251A"/>
    <w:rsid w:val="004025E7"/>
    <w:rsid w:val="004027EC"/>
    <w:rsid w:val="004028DD"/>
    <w:rsid w:val="00402A45"/>
    <w:rsid w:val="00402B85"/>
    <w:rsid w:val="00402D85"/>
    <w:rsid w:val="00402E0E"/>
    <w:rsid w:val="00402ECB"/>
    <w:rsid w:val="00402FBF"/>
    <w:rsid w:val="004030A8"/>
    <w:rsid w:val="0040333A"/>
    <w:rsid w:val="00403340"/>
    <w:rsid w:val="00403608"/>
    <w:rsid w:val="0040363B"/>
    <w:rsid w:val="00403A49"/>
    <w:rsid w:val="00403C80"/>
    <w:rsid w:val="00403D4B"/>
    <w:rsid w:val="00403DC8"/>
    <w:rsid w:val="00403F62"/>
    <w:rsid w:val="004041B1"/>
    <w:rsid w:val="00404228"/>
    <w:rsid w:val="00404370"/>
    <w:rsid w:val="0040459D"/>
    <w:rsid w:val="004047D8"/>
    <w:rsid w:val="004049B0"/>
    <w:rsid w:val="00404AD6"/>
    <w:rsid w:val="00404B3A"/>
    <w:rsid w:val="00404D05"/>
    <w:rsid w:val="00404DFA"/>
    <w:rsid w:val="00404F92"/>
    <w:rsid w:val="00404FA5"/>
    <w:rsid w:val="0040502D"/>
    <w:rsid w:val="004050A1"/>
    <w:rsid w:val="00405155"/>
    <w:rsid w:val="004051FA"/>
    <w:rsid w:val="00405737"/>
    <w:rsid w:val="00405761"/>
    <w:rsid w:val="004057DE"/>
    <w:rsid w:val="00405C27"/>
    <w:rsid w:val="00405D69"/>
    <w:rsid w:val="00405E91"/>
    <w:rsid w:val="00405ECC"/>
    <w:rsid w:val="0040610F"/>
    <w:rsid w:val="004061C4"/>
    <w:rsid w:val="004062EB"/>
    <w:rsid w:val="004062ED"/>
    <w:rsid w:val="0040642F"/>
    <w:rsid w:val="0040648A"/>
    <w:rsid w:val="004064FE"/>
    <w:rsid w:val="00406592"/>
    <w:rsid w:val="00406880"/>
    <w:rsid w:val="004071B9"/>
    <w:rsid w:val="00407483"/>
    <w:rsid w:val="00407510"/>
    <w:rsid w:val="00407724"/>
    <w:rsid w:val="0040772B"/>
    <w:rsid w:val="00407746"/>
    <w:rsid w:val="004078B8"/>
    <w:rsid w:val="0040797A"/>
    <w:rsid w:val="00407BAC"/>
    <w:rsid w:val="00407C4D"/>
    <w:rsid w:val="00407E0E"/>
    <w:rsid w:val="00407E3A"/>
    <w:rsid w:val="00407EE7"/>
    <w:rsid w:val="00410064"/>
    <w:rsid w:val="004103CF"/>
    <w:rsid w:val="00410434"/>
    <w:rsid w:val="0041056C"/>
    <w:rsid w:val="00410631"/>
    <w:rsid w:val="004108F0"/>
    <w:rsid w:val="00410A81"/>
    <w:rsid w:val="004112A4"/>
    <w:rsid w:val="004112FD"/>
    <w:rsid w:val="00411596"/>
    <w:rsid w:val="00411813"/>
    <w:rsid w:val="00411902"/>
    <w:rsid w:val="0041191E"/>
    <w:rsid w:val="00411A85"/>
    <w:rsid w:val="00411AEB"/>
    <w:rsid w:val="00411DC9"/>
    <w:rsid w:val="00411E8A"/>
    <w:rsid w:val="0041225A"/>
    <w:rsid w:val="0041287E"/>
    <w:rsid w:val="0041289C"/>
    <w:rsid w:val="00412991"/>
    <w:rsid w:val="00412A1E"/>
    <w:rsid w:val="00412A58"/>
    <w:rsid w:val="00412AC2"/>
    <w:rsid w:val="00413089"/>
    <w:rsid w:val="004130F6"/>
    <w:rsid w:val="00413581"/>
    <w:rsid w:val="00413685"/>
    <w:rsid w:val="004136B5"/>
    <w:rsid w:val="004136C0"/>
    <w:rsid w:val="00413BB9"/>
    <w:rsid w:val="00413C44"/>
    <w:rsid w:val="00413E8D"/>
    <w:rsid w:val="00413F25"/>
    <w:rsid w:val="00414254"/>
    <w:rsid w:val="00414307"/>
    <w:rsid w:val="00414407"/>
    <w:rsid w:val="004144EE"/>
    <w:rsid w:val="004146C5"/>
    <w:rsid w:val="00414853"/>
    <w:rsid w:val="00414A9C"/>
    <w:rsid w:val="00414AF9"/>
    <w:rsid w:val="00414D66"/>
    <w:rsid w:val="00414F3B"/>
    <w:rsid w:val="004151DD"/>
    <w:rsid w:val="004152EB"/>
    <w:rsid w:val="0041583A"/>
    <w:rsid w:val="00415A2A"/>
    <w:rsid w:val="00415A7E"/>
    <w:rsid w:val="00415B2B"/>
    <w:rsid w:val="00415B61"/>
    <w:rsid w:val="00415C41"/>
    <w:rsid w:val="00415E90"/>
    <w:rsid w:val="0041620D"/>
    <w:rsid w:val="004163E4"/>
    <w:rsid w:val="0041664D"/>
    <w:rsid w:val="004167B0"/>
    <w:rsid w:val="00416934"/>
    <w:rsid w:val="00416993"/>
    <w:rsid w:val="00416A93"/>
    <w:rsid w:val="00416CC5"/>
    <w:rsid w:val="00416EC1"/>
    <w:rsid w:val="00417432"/>
    <w:rsid w:val="004177F7"/>
    <w:rsid w:val="0041788B"/>
    <w:rsid w:val="00417965"/>
    <w:rsid w:val="004179B3"/>
    <w:rsid w:val="00417A9A"/>
    <w:rsid w:val="00417B8F"/>
    <w:rsid w:val="00417C28"/>
    <w:rsid w:val="00417E4B"/>
    <w:rsid w:val="00417EB8"/>
    <w:rsid w:val="00417F0D"/>
    <w:rsid w:val="0042023C"/>
    <w:rsid w:val="0042036F"/>
    <w:rsid w:val="00420A00"/>
    <w:rsid w:val="00420B7A"/>
    <w:rsid w:val="00420B96"/>
    <w:rsid w:val="00420BD1"/>
    <w:rsid w:val="00420DC9"/>
    <w:rsid w:val="00420E16"/>
    <w:rsid w:val="00421053"/>
    <w:rsid w:val="004213F0"/>
    <w:rsid w:val="00421854"/>
    <w:rsid w:val="00421B03"/>
    <w:rsid w:val="00421C62"/>
    <w:rsid w:val="00422041"/>
    <w:rsid w:val="004220D9"/>
    <w:rsid w:val="0042242E"/>
    <w:rsid w:val="004226A8"/>
    <w:rsid w:val="004226E6"/>
    <w:rsid w:val="004226EE"/>
    <w:rsid w:val="00422718"/>
    <w:rsid w:val="004227D1"/>
    <w:rsid w:val="004227FF"/>
    <w:rsid w:val="0042289F"/>
    <w:rsid w:val="0042291F"/>
    <w:rsid w:val="00422A0C"/>
    <w:rsid w:val="00422AA0"/>
    <w:rsid w:val="00422FE4"/>
    <w:rsid w:val="0042301F"/>
    <w:rsid w:val="00423205"/>
    <w:rsid w:val="0042323A"/>
    <w:rsid w:val="0042369B"/>
    <w:rsid w:val="00423969"/>
    <w:rsid w:val="00423B00"/>
    <w:rsid w:val="00423C9B"/>
    <w:rsid w:val="004240B3"/>
    <w:rsid w:val="00424431"/>
    <w:rsid w:val="004246A1"/>
    <w:rsid w:val="004246F8"/>
    <w:rsid w:val="00424830"/>
    <w:rsid w:val="00424BB4"/>
    <w:rsid w:val="00424D55"/>
    <w:rsid w:val="00424D63"/>
    <w:rsid w:val="00425402"/>
    <w:rsid w:val="00425675"/>
    <w:rsid w:val="004259BE"/>
    <w:rsid w:val="00425F22"/>
    <w:rsid w:val="00425F5A"/>
    <w:rsid w:val="0042635F"/>
    <w:rsid w:val="0042658C"/>
    <w:rsid w:val="0042667B"/>
    <w:rsid w:val="00426869"/>
    <w:rsid w:val="00426986"/>
    <w:rsid w:val="00426E69"/>
    <w:rsid w:val="00426FAB"/>
    <w:rsid w:val="00427316"/>
    <w:rsid w:val="004277C5"/>
    <w:rsid w:val="004277E1"/>
    <w:rsid w:val="00427D18"/>
    <w:rsid w:val="00427DF0"/>
    <w:rsid w:val="00427E1D"/>
    <w:rsid w:val="00430149"/>
    <w:rsid w:val="0043028D"/>
    <w:rsid w:val="00430857"/>
    <w:rsid w:val="004308DC"/>
    <w:rsid w:val="00430990"/>
    <w:rsid w:val="00430C14"/>
    <w:rsid w:val="00430EBF"/>
    <w:rsid w:val="00430F0B"/>
    <w:rsid w:val="00430F25"/>
    <w:rsid w:val="00430F96"/>
    <w:rsid w:val="004310D0"/>
    <w:rsid w:val="004312D1"/>
    <w:rsid w:val="00431422"/>
    <w:rsid w:val="00431713"/>
    <w:rsid w:val="004317E6"/>
    <w:rsid w:val="00431883"/>
    <w:rsid w:val="0043194F"/>
    <w:rsid w:val="00431ABB"/>
    <w:rsid w:val="00431B81"/>
    <w:rsid w:val="00431C7A"/>
    <w:rsid w:val="00431F8D"/>
    <w:rsid w:val="00432146"/>
    <w:rsid w:val="00432240"/>
    <w:rsid w:val="00432347"/>
    <w:rsid w:val="004324B6"/>
    <w:rsid w:val="004324CE"/>
    <w:rsid w:val="00432A3A"/>
    <w:rsid w:val="00432E87"/>
    <w:rsid w:val="00433042"/>
    <w:rsid w:val="00433159"/>
    <w:rsid w:val="00433164"/>
    <w:rsid w:val="00433185"/>
    <w:rsid w:val="00433197"/>
    <w:rsid w:val="004332E1"/>
    <w:rsid w:val="004333EF"/>
    <w:rsid w:val="004334BF"/>
    <w:rsid w:val="00433C91"/>
    <w:rsid w:val="00433F2C"/>
    <w:rsid w:val="00434019"/>
    <w:rsid w:val="004341EE"/>
    <w:rsid w:val="00434262"/>
    <w:rsid w:val="0043426C"/>
    <w:rsid w:val="00434340"/>
    <w:rsid w:val="0043434B"/>
    <w:rsid w:val="004343D8"/>
    <w:rsid w:val="0043447A"/>
    <w:rsid w:val="00434C04"/>
    <w:rsid w:val="00434E8E"/>
    <w:rsid w:val="00434EA1"/>
    <w:rsid w:val="004350DF"/>
    <w:rsid w:val="004354E1"/>
    <w:rsid w:val="004355B6"/>
    <w:rsid w:val="004356CA"/>
    <w:rsid w:val="00435816"/>
    <w:rsid w:val="004358A8"/>
    <w:rsid w:val="004359F6"/>
    <w:rsid w:val="00435A3E"/>
    <w:rsid w:val="00435A3F"/>
    <w:rsid w:val="00435BC9"/>
    <w:rsid w:val="00435CCC"/>
    <w:rsid w:val="0043635B"/>
    <w:rsid w:val="00436431"/>
    <w:rsid w:val="0043645A"/>
    <w:rsid w:val="0043673E"/>
    <w:rsid w:val="00436A7B"/>
    <w:rsid w:val="00436B5B"/>
    <w:rsid w:val="00436D8A"/>
    <w:rsid w:val="00436DA5"/>
    <w:rsid w:val="00436F79"/>
    <w:rsid w:val="00437072"/>
    <w:rsid w:val="004370B2"/>
    <w:rsid w:val="004372A3"/>
    <w:rsid w:val="00437380"/>
    <w:rsid w:val="00437594"/>
    <w:rsid w:val="00437649"/>
    <w:rsid w:val="00437801"/>
    <w:rsid w:val="00437880"/>
    <w:rsid w:val="00437A78"/>
    <w:rsid w:val="00437AB0"/>
    <w:rsid w:val="00437D10"/>
    <w:rsid w:val="00437DFA"/>
    <w:rsid w:val="00437E91"/>
    <w:rsid w:val="00437F8B"/>
    <w:rsid w:val="004401B0"/>
    <w:rsid w:val="00440649"/>
    <w:rsid w:val="00440689"/>
    <w:rsid w:val="004409C8"/>
    <w:rsid w:val="00440D60"/>
    <w:rsid w:val="00440E84"/>
    <w:rsid w:val="004410B6"/>
    <w:rsid w:val="004411C4"/>
    <w:rsid w:val="00441358"/>
    <w:rsid w:val="00441628"/>
    <w:rsid w:val="00441ACB"/>
    <w:rsid w:val="00441CAD"/>
    <w:rsid w:val="00442075"/>
    <w:rsid w:val="00442125"/>
    <w:rsid w:val="004425F3"/>
    <w:rsid w:val="0044285E"/>
    <w:rsid w:val="00442AE0"/>
    <w:rsid w:val="00442AEB"/>
    <w:rsid w:val="00442E5E"/>
    <w:rsid w:val="00442F49"/>
    <w:rsid w:val="00442F83"/>
    <w:rsid w:val="004433CC"/>
    <w:rsid w:val="0044343D"/>
    <w:rsid w:val="00443609"/>
    <w:rsid w:val="0044364C"/>
    <w:rsid w:val="00443768"/>
    <w:rsid w:val="004437C5"/>
    <w:rsid w:val="00443812"/>
    <w:rsid w:val="0044388B"/>
    <w:rsid w:val="00443B3B"/>
    <w:rsid w:val="00443CA1"/>
    <w:rsid w:val="00443D4C"/>
    <w:rsid w:val="00443D63"/>
    <w:rsid w:val="004441E2"/>
    <w:rsid w:val="004444D4"/>
    <w:rsid w:val="004445F1"/>
    <w:rsid w:val="004446F1"/>
    <w:rsid w:val="004448E0"/>
    <w:rsid w:val="00444916"/>
    <w:rsid w:val="00444ACD"/>
    <w:rsid w:val="00444BE8"/>
    <w:rsid w:val="00444C82"/>
    <w:rsid w:val="00445248"/>
    <w:rsid w:val="004452BB"/>
    <w:rsid w:val="00445352"/>
    <w:rsid w:val="00445572"/>
    <w:rsid w:val="00445680"/>
    <w:rsid w:val="004458CE"/>
    <w:rsid w:val="00445916"/>
    <w:rsid w:val="00445A09"/>
    <w:rsid w:val="00445A56"/>
    <w:rsid w:val="00445FB4"/>
    <w:rsid w:val="004461F4"/>
    <w:rsid w:val="0044623E"/>
    <w:rsid w:val="00446448"/>
    <w:rsid w:val="00446606"/>
    <w:rsid w:val="00446676"/>
    <w:rsid w:val="00446690"/>
    <w:rsid w:val="00446785"/>
    <w:rsid w:val="0044678A"/>
    <w:rsid w:val="00446A11"/>
    <w:rsid w:val="004470A6"/>
    <w:rsid w:val="0044732F"/>
    <w:rsid w:val="00447644"/>
    <w:rsid w:val="00447A34"/>
    <w:rsid w:val="00450020"/>
    <w:rsid w:val="004501BA"/>
    <w:rsid w:val="00450295"/>
    <w:rsid w:val="0045029D"/>
    <w:rsid w:val="00450503"/>
    <w:rsid w:val="00450610"/>
    <w:rsid w:val="00450726"/>
    <w:rsid w:val="00450E64"/>
    <w:rsid w:val="00450F7E"/>
    <w:rsid w:val="00450FA4"/>
    <w:rsid w:val="00450FA5"/>
    <w:rsid w:val="0045109F"/>
    <w:rsid w:val="00451176"/>
    <w:rsid w:val="004511C2"/>
    <w:rsid w:val="004511E2"/>
    <w:rsid w:val="00451525"/>
    <w:rsid w:val="00451708"/>
    <w:rsid w:val="0045179D"/>
    <w:rsid w:val="004517A3"/>
    <w:rsid w:val="00451CB8"/>
    <w:rsid w:val="00451EC5"/>
    <w:rsid w:val="0045214E"/>
    <w:rsid w:val="00452348"/>
    <w:rsid w:val="00452454"/>
    <w:rsid w:val="004524B0"/>
    <w:rsid w:val="0045294F"/>
    <w:rsid w:val="00452CC4"/>
    <w:rsid w:val="00452EDB"/>
    <w:rsid w:val="004531D1"/>
    <w:rsid w:val="004532A2"/>
    <w:rsid w:val="004534AA"/>
    <w:rsid w:val="004535B2"/>
    <w:rsid w:val="00453A0D"/>
    <w:rsid w:val="00453C69"/>
    <w:rsid w:val="00454096"/>
    <w:rsid w:val="004541D6"/>
    <w:rsid w:val="00454630"/>
    <w:rsid w:val="00454788"/>
    <w:rsid w:val="004548D2"/>
    <w:rsid w:val="00454919"/>
    <w:rsid w:val="004549CC"/>
    <w:rsid w:val="00455098"/>
    <w:rsid w:val="004551FC"/>
    <w:rsid w:val="00455235"/>
    <w:rsid w:val="004554B0"/>
    <w:rsid w:val="00455564"/>
    <w:rsid w:val="004557AD"/>
    <w:rsid w:val="004558A0"/>
    <w:rsid w:val="004558C8"/>
    <w:rsid w:val="004558CE"/>
    <w:rsid w:val="0045596B"/>
    <w:rsid w:val="00455A80"/>
    <w:rsid w:val="00455B35"/>
    <w:rsid w:val="00455CA7"/>
    <w:rsid w:val="00455EB8"/>
    <w:rsid w:val="00455F7D"/>
    <w:rsid w:val="004562CA"/>
    <w:rsid w:val="004563A6"/>
    <w:rsid w:val="00456425"/>
    <w:rsid w:val="00456509"/>
    <w:rsid w:val="00456969"/>
    <w:rsid w:val="0045701C"/>
    <w:rsid w:val="0045706F"/>
    <w:rsid w:val="00457326"/>
    <w:rsid w:val="0045762B"/>
    <w:rsid w:val="00457E6E"/>
    <w:rsid w:val="004605CF"/>
    <w:rsid w:val="0046091B"/>
    <w:rsid w:val="00460931"/>
    <w:rsid w:val="00460988"/>
    <w:rsid w:val="00460A05"/>
    <w:rsid w:val="00460C24"/>
    <w:rsid w:val="00461061"/>
    <w:rsid w:val="0046119A"/>
    <w:rsid w:val="004612A5"/>
    <w:rsid w:val="00461327"/>
    <w:rsid w:val="00461349"/>
    <w:rsid w:val="004613B4"/>
    <w:rsid w:val="0046143E"/>
    <w:rsid w:val="00461788"/>
    <w:rsid w:val="0046182E"/>
    <w:rsid w:val="00461AEF"/>
    <w:rsid w:val="00461BAF"/>
    <w:rsid w:val="00461D1F"/>
    <w:rsid w:val="00461E6D"/>
    <w:rsid w:val="0046220D"/>
    <w:rsid w:val="00462324"/>
    <w:rsid w:val="00462827"/>
    <w:rsid w:val="004628C6"/>
    <w:rsid w:val="00462A11"/>
    <w:rsid w:val="00462D0F"/>
    <w:rsid w:val="00462E90"/>
    <w:rsid w:val="00462EA2"/>
    <w:rsid w:val="004630FD"/>
    <w:rsid w:val="0046318A"/>
    <w:rsid w:val="004632DA"/>
    <w:rsid w:val="00463492"/>
    <w:rsid w:val="004635D5"/>
    <w:rsid w:val="004639A9"/>
    <w:rsid w:val="00463A74"/>
    <w:rsid w:val="00463BAD"/>
    <w:rsid w:val="00463BBF"/>
    <w:rsid w:val="00463F1E"/>
    <w:rsid w:val="00464087"/>
    <w:rsid w:val="0046416B"/>
    <w:rsid w:val="004646C6"/>
    <w:rsid w:val="004647DB"/>
    <w:rsid w:val="0046494E"/>
    <w:rsid w:val="00464ACE"/>
    <w:rsid w:val="00464B6B"/>
    <w:rsid w:val="00464B8C"/>
    <w:rsid w:val="00464CC4"/>
    <w:rsid w:val="00464D9B"/>
    <w:rsid w:val="00465129"/>
    <w:rsid w:val="00465193"/>
    <w:rsid w:val="0046561C"/>
    <w:rsid w:val="004656A3"/>
    <w:rsid w:val="00465881"/>
    <w:rsid w:val="00465B48"/>
    <w:rsid w:val="00465C59"/>
    <w:rsid w:val="00465F4B"/>
    <w:rsid w:val="0046614C"/>
    <w:rsid w:val="0046636C"/>
    <w:rsid w:val="0046664D"/>
    <w:rsid w:val="0046693D"/>
    <w:rsid w:val="00466AC6"/>
    <w:rsid w:val="00466B62"/>
    <w:rsid w:val="00466E11"/>
    <w:rsid w:val="0046711D"/>
    <w:rsid w:val="0046714A"/>
    <w:rsid w:val="004671C6"/>
    <w:rsid w:val="004674B3"/>
    <w:rsid w:val="00467625"/>
    <w:rsid w:val="00467712"/>
    <w:rsid w:val="00467BD1"/>
    <w:rsid w:val="00467C30"/>
    <w:rsid w:val="00470163"/>
    <w:rsid w:val="0047033F"/>
    <w:rsid w:val="004705CD"/>
    <w:rsid w:val="00470704"/>
    <w:rsid w:val="00470984"/>
    <w:rsid w:val="004709F1"/>
    <w:rsid w:val="00470D36"/>
    <w:rsid w:val="00470F85"/>
    <w:rsid w:val="00471005"/>
    <w:rsid w:val="00471266"/>
    <w:rsid w:val="00471347"/>
    <w:rsid w:val="004713BE"/>
    <w:rsid w:val="004714E8"/>
    <w:rsid w:val="0047165D"/>
    <w:rsid w:val="0047166D"/>
    <w:rsid w:val="00471B6D"/>
    <w:rsid w:val="00471E2A"/>
    <w:rsid w:val="0047235B"/>
    <w:rsid w:val="004723C0"/>
    <w:rsid w:val="00472450"/>
    <w:rsid w:val="0047260E"/>
    <w:rsid w:val="00472A09"/>
    <w:rsid w:val="00472AE8"/>
    <w:rsid w:val="00472C7B"/>
    <w:rsid w:val="00472E93"/>
    <w:rsid w:val="004730F2"/>
    <w:rsid w:val="004731AE"/>
    <w:rsid w:val="004731ED"/>
    <w:rsid w:val="00473305"/>
    <w:rsid w:val="0047351B"/>
    <w:rsid w:val="0047365E"/>
    <w:rsid w:val="00473745"/>
    <w:rsid w:val="00473830"/>
    <w:rsid w:val="004739B6"/>
    <w:rsid w:val="004739EB"/>
    <w:rsid w:val="00473C19"/>
    <w:rsid w:val="004740E5"/>
    <w:rsid w:val="00474303"/>
    <w:rsid w:val="00474608"/>
    <w:rsid w:val="004746E3"/>
    <w:rsid w:val="00474727"/>
    <w:rsid w:val="0047486A"/>
    <w:rsid w:val="00474912"/>
    <w:rsid w:val="00474921"/>
    <w:rsid w:val="00474B34"/>
    <w:rsid w:val="00474CB0"/>
    <w:rsid w:val="00474E7C"/>
    <w:rsid w:val="00474EAB"/>
    <w:rsid w:val="00474F09"/>
    <w:rsid w:val="0047544C"/>
    <w:rsid w:val="00475497"/>
    <w:rsid w:val="004755E6"/>
    <w:rsid w:val="00475805"/>
    <w:rsid w:val="004758DF"/>
    <w:rsid w:val="00475BEE"/>
    <w:rsid w:val="00475D54"/>
    <w:rsid w:val="00476105"/>
    <w:rsid w:val="0047655C"/>
    <w:rsid w:val="00476756"/>
    <w:rsid w:val="00476985"/>
    <w:rsid w:val="00476AAA"/>
    <w:rsid w:val="00476BBF"/>
    <w:rsid w:val="00476E3F"/>
    <w:rsid w:val="00477040"/>
    <w:rsid w:val="00477286"/>
    <w:rsid w:val="00477511"/>
    <w:rsid w:val="004775DA"/>
    <w:rsid w:val="004777BC"/>
    <w:rsid w:val="00477ADD"/>
    <w:rsid w:val="00477C24"/>
    <w:rsid w:val="00480157"/>
    <w:rsid w:val="004801E3"/>
    <w:rsid w:val="004801EF"/>
    <w:rsid w:val="0048020C"/>
    <w:rsid w:val="00480426"/>
    <w:rsid w:val="004804D0"/>
    <w:rsid w:val="004805C2"/>
    <w:rsid w:val="00480606"/>
    <w:rsid w:val="004806DA"/>
    <w:rsid w:val="00480BD3"/>
    <w:rsid w:val="00480CD7"/>
    <w:rsid w:val="00480E10"/>
    <w:rsid w:val="00480E22"/>
    <w:rsid w:val="00480FF3"/>
    <w:rsid w:val="00481039"/>
    <w:rsid w:val="004811B7"/>
    <w:rsid w:val="00481370"/>
    <w:rsid w:val="004813F0"/>
    <w:rsid w:val="0048153F"/>
    <w:rsid w:val="004815F5"/>
    <w:rsid w:val="00481715"/>
    <w:rsid w:val="004817F0"/>
    <w:rsid w:val="00481879"/>
    <w:rsid w:val="00481898"/>
    <w:rsid w:val="00481932"/>
    <w:rsid w:val="00481BF0"/>
    <w:rsid w:val="00481C0E"/>
    <w:rsid w:val="00481D9C"/>
    <w:rsid w:val="0048203D"/>
    <w:rsid w:val="00482431"/>
    <w:rsid w:val="00482579"/>
    <w:rsid w:val="00482774"/>
    <w:rsid w:val="004829E5"/>
    <w:rsid w:val="00482B2E"/>
    <w:rsid w:val="00482C87"/>
    <w:rsid w:val="00482CD7"/>
    <w:rsid w:val="00482DC0"/>
    <w:rsid w:val="00482EC4"/>
    <w:rsid w:val="004831BD"/>
    <w:rsid w:val="00483532"/>
    <w:rsid w:val="004838A5"/>
    <w:rsid w:val="00483C5B"/>
    <w:rsid w:val="00483D5B"/>
    <w:rsid w:val="00483DD9"/>
    <w:rsid w:val="00484013"/>
    <w:rsid w:val="0048401E"/>
    <w:rsid w:val="0048431F"/>
    <w:rsid w:val="0048444C"/>
    <w:rsid w:val="00484673"/>
    <w:rsid w:val="004849A6"/>
    <w:rsid w:val="00484BB9"/>
    <w:rsid w:val="00484BF9"/>
    <w:rsid w:val="00484C59"/>
    <w:rsid w:val="00484D16"/>
    <w:rsid w:val="00484D8C"/>
    <w:rsid w:val="0048500C"/>
    <w:rsid w:val="004850EF"/>
    <w:rsid w:val="00485329"/>
    <w:rsid w:val="00485349"/>
    <w:rsid w:val="0048535A"/>
    <w:rsid w:val="004854D6"/>
    <w:rsid w:val="00485595"/>
    <w:rsid w:val="004855A7"/>
    <w:rsid w:val="00485BCB"/>
    <w:rsid w:val="00485C99"/>
    <w:rsid w:val="00485F36"/>
    <w:rsid w:val="00485FCB"/>
    <w:rsid w:val="00486014"/>
    <w:rsid w:val="00486543"/>
    <w:rsid w:val="00486597"/>
    <w:rsid w:val="004866C1"/>
    <w:rsid w:val="00486729"/>
    <w:rsid w:val="00486808"/>
    <w:rsid w:val="00486F38"/>
    <w:rsid w:val="00486F46"/>
    <w:rsid w:val="00487066"/>
    <w:rsid w:val="004873E5"/>
    <w:rsid w:val="00487765"/>
    <w:rsid w:val="004879D0"/>
    <w:rsid w:val="00487A27"/>
    <w:rsid w:val="00487A81"/>
    <w:rsid w:val="00487AD7"/>
    <w:rsid w:val="00487BE7"/>
    <w:rsid w:val="00487DDA"/>
    <w:rsid w:val="00487FF7"/>
    <w:rsid w:val="004904E7"/>
    <w:rsid w:val="0049051A"/>
    <w:rsid w:val="00490532"/>
    <w:rsid w:val="00490673"/>
    <w:rsid w:val="004908DC"/>
    <w:rsid w:val="004910E9"/>
    <w:rsid w:val="0049121D"/>
    <w:rsid w:val="00491228"/>
    <w:rsid w:val="0049171F"/>
    <w:rsid w:val="004917C4"/>
    <w:rsid w:val="004919E6"/>
    <w:rsid w:val="00491B9A"/>
    <w:rsid w:val="00491B9C"/>
    <w:rsid w:val="00491EF0"/>
    <w:rsid w:val="00491FC4"/>
    <w:rsid w:val="0049205D"/>
    <w:rsid w:val="004924D1"/>
    <w:rsid w:val="0049252B"/>
    <w:rsid w:val="004927A8"/>
    <w:rsid w:val="00492913"/>
    <w:rsid w:val="00492BF9"/>
    <w:rsid w:val="00492C0E"/>
    <w:rsid w:val="00492D9E"/>
    <w:rsid w:val="004932D6"/>
    <w:rsid w:val="004936D5"/>
    <w:rsid w:val="0049372E"/>
    <w:rsid w:val="004938FB"/>
    <w:rsid w:val="00493B85"/>
    <w:rsid w:val="0049437C"/>
    <w:rsid w:val="0049438C"/>
    <w:rsid w:val="00494477"/>
    <w:rsid w:val="00494559"/>
    <w:rsid w:val="004945A2"/>
    <w:rsid w:val="004947A3"/>
    <w:rsid w:val="004947EC"/>
    <w:rsid w:val="00494A35"/>
    <w:rsid w:val="00494B64"/>
    <w:rsid w:val="00494BEC"/>
    <w:rsid w:val="00494BFF"/>
    <w:rsid w:val="00494C77"/>
    <w:rsid w:val="00494D98"/>
    <w:rsid w:val="00494E0B"/>
    <w:rsid w:val="0049520C"/>
    <w:rsid w:val="004952F3"/>
    <w:rsid w:val="00495349"/>
    <w:rsid w:val="00495666"/>
    <w:rsid w:val="004956D4"/>
    <w:rsid w:val="00495A00"/>
    <w:rsid w:val="00495A27"/>
    <w:rsid w:val="00495CD4"/>
    <w:rsid w:val="00495D8C"/>
    <w:rsid w:val="00496105"/>
    <w:rsid w:val="004962C5"/>
    <w:rsid w:val="0049650D"/>
    <w:rsid w:val="004965BD"/>
    <w:rsid w:val="00496753"/>
    <w:rsid w:val="00496800"/>
    <w:rsid w:val="00496808"/>
    <w:rsid w:val="0049680D"/>
    <w:rsid w:val="00496903"/>
    <w:rsid w:val="00496905"/>
    <w:rsid w:val="0049692C"/>
    <w:rsid w:val="00496952"/>
    <w:rsid w:val="004969CA"/>
    <w:rsid w:val="004969DD"/>
    <w:rsid w:val="00496B29"/>
    <w:rsid w:val="00496C2F"/>
    <w:rsid w:val="00496C50"/>
    <w:rsid w:val="00496EB9"/>
    <w:rsid w:val="004970BF"/>
    <w:rsid w:val="0049712F"/>
    <w:rsid w:val="00497219"/>
    <w:rsid w:val="004972B8"/>
    <w:rsid w:val="0049732C"/>
    <w:rsid w:val="00497348"/>
    <w:rsid w:val="00497524"/>
    <w:rsid w:val="00497660"/>
    <w:rsid w:val="00497716"/>
    <w:rsid w:val="0049773D"/>
    <w:rsid w:val="00497793"/>
    <w:rsid w:val="00497F0F"/>
    <w:rsid w:val="00497FD9"/>
    <w:rsid w:val="004A0471"/>
    <w:rsid w:val="004A0509"/>
    <w:rsid w:val="004A056D"/>
    <w:rsid w:val="004A09DD"/>
    <w:rsid w:val="004A0AA2"/>
    <w:rsid w:val="004A0D7C"/>
    <w:rsid w:val="004A0F65"/>
    <w:rsid w:val="004A10B1"/>
    <w:rsid w:val="004A127E"/>
    <w:rsid w:val="004A1694"/>
    <w:rsid w:val="004A1B33"/>
    <w:rsid w:val="004A1DEC"/>
    <w:rsid w:val="004A1E2E"/>
    <w:rsid w:val="004A2125"/>
    <w:rsid w:val="004A24B4"/>
    <w:rsid w:val="004A24F3"/>
    <w:rsid w:val="004A2677"/>
    <w:rsid w:val="004A286D"/>
    <w:rsid w:val="004A2A54"/>
    <w:rsid w:val="004A2BC7"/>
    <w:rsid w:val="004A2C09"/>
    <w:rsid w:val="004A2CF7"/>
    <w:rsid w:val="004A2DDA"/>
    <w:rsid w:val="004A2FD4"/>
    <w:rsid w:val="004A3017"/>
    <w:rsid w:val="004A31E4"/>
    <w:rsid w:val="004A3351"/>
    <w:rsid w:val="004A34BA"/>
    <w:rsid w:val="004A358E"/>
    <w:rsid w:val="004A3721"/>
    <w:rsid w:val="004A374B"/>
    <w:rsid w:val="004A3C9B"/>
    <w:rsid w:val="004A3D7B"/>
    <w:rsid w:val="004A3E25"/>
    <w:rsid w:val="004A4018"/>
    <w:rsid w:val="004A4656"/>
    <w:rsid w:val="004A4798"/>
    <w:rsid w:val="004A47D5"/>
    <w:rsid w:val="004A485D"/>
    <w:rsid w:val="004A493E"/>
    <w:rsid w:val="004A4A26"/>
    <w:rsid w:val="004A4A96"/>
    <w:rsid w:val="004A4C66"/>
    <w:rsid w:val="004A4E1E"/>
    <w:rsid w:val="004A50E0"/>
    <w:rsid w:val="004A51A8"/>
    <w:rsid w:val="004A522A"/>
    <w:rsid w:val="004A5367"/>
    <w:rsid w:val="004A5438"/>
    <w:rsid w:val="004A5484"/>
    <w:rsid w:val="004A5788"/>
    <w:rsid w:val="004A5975"/>
    <w:rsid w:val="004A5A31"/>
    <w:rsid w:val="004A65C1"/>
    <w:rsid w:val="004A686D"/>
    <w:rsid w:val="004A68DE"/>
    <w:rsid w:val="004A6A39"/>
    <w:rsid w:val="004A6B3D"/>
    <w:rsid w:val="004A6C3E"/>
    <w:rsid w:val="004A6FBB"/>
    <w:rsid w:val="004A7525"/>
    <w:rsid w:val="004A7677"/>
    <w:rsid w:val="004A795C"/>
    <w:rsid w:val="004A7ADA"/>
    <w:rsid w:val="004A7B75"/>
    <w:rsid w:val="004A7C4A"/>
    <w:rsid w:val="004A7ED8"/>
    <w:rsid w:val="004B0031"/>
    <w:rsid w:val="004B00D4"/>
    <w:rsid w:val="004B01F5"/>
    <w:rsid w:val="004B0459"/>
    <w:rsid w:val="004B04D9"/>
    <w:rsid w:val="004B053C"/>
    <w:rsid w:val="004B06D4"/>
    <w:rsid w:val="004B07AF"/>
    <w:rsid w:val="004B07D6"/>
    <w:rsid w:val="004B096D"/>
    <w:rsid w:val="004B0C1B"/>
    <w:rsid w:val="004B0D37"/>
    <w:rsid w:val="004B0E1C"/>
    <w:rsid w:val="004B0E1D"/>
    <w:rsid w:val="004B0EFA"/>
    <w:rsid w:val="004B1901"/>
    <w:rsid w:val="004B192B"/>
    <w:rsid w:val="004B1942"/>
    <w:rsid w:val="004B209F"/>
    <w:rsid w:val="004B24B9"/>
    <w:rsid w:val="004B2605"/>
    <w:rsid w:val="004B270F"/>
    <w:rsid w:val="004B2798"/>
    <w:rsid w:val="004B28EC"/>
    <w:rsid w:val="004B2A04"/>
    <w:rsid w:val="004B2A81"/>
    <w:rsid w:val="004B2B94"/>
    <w:rsid w:val="004B2E9D"/>
    <w:rsid w:val="004B2FC1"/>
    <w:rsid w:val="004B2FD7"/>
    <w:rsid w:val="004B32E6"/>
    <w:rsid w:val="004B4059"/>
    <w:rsid w:val="004B4064"/>
    <w:rsid w:val="004B41C6"/>
    <w:rsid w:val="004B452F"/>
    <w:rsid w:val="004B489A"/>
    <w:rsid w:val="004B4C12"/>
    <w:rsid w:val="004B4DD5"/>
    <w:rsid w:val="004B505C"/>
    <w:rsid w:val="004B5255"/>
    <w:rsid w:val="004B529A"/>
    <w:rsid w:val="004B5A13"/>
    <w:rsid w:val="004B5BB6"/>
    <w:rsid w:val="004B5BEB"/>
    <w:rsid w:val="004B5EF3"/>
    <w:rsid w:val="004B60F9"/>
    <w:rsid w:val="004B6477"/>
    <w:rsid w:val="004B6670"/>
    <w:rsid w:val="004B67D6"/>
    <w:rsid w:val="004B6AE6"/>
    <w:rsid w:val="004B6B87"/>
    <w:rsid w:val="004B6D85"/>
    <w:rsid w:val="004B6E94"/>
    <w:rsid w:val="004B6F6E"/>
    <w:rsid w:val="004B6FC3"/>
    <w:rsid w:val="004B72D5"/>
    <w:rsid w:val="004B74E9"/>
    <w:rsid w:val="004B79F7"/>
    <w:rsid w:val="004B7D35"/>
    <w:rsid w:val="004C0893"/>
    <w:rsid w:val="004C0A99"/>
    <w:rsid w:val="004C0B78"/>
    <w:rsid w:val="004C0C53"/>
    <w:rsid w:val="004C0CCE"/>
    <w:rsid w:val="004C0EF8"/>
    <w:rsid w:val="004C137A"/>
    <w:rsid w:val="004C1389"/>
    <w:rsid w:val="004C1814"/>
    <w:rsid w:val="004C1B69"/>
    <w:rsid w:val="004C1B9F"/>
    <w:rsid w:val="004C219E"/>
    <w:rsid w:val="004C23EF"/>
    <w:rsid w:val="004C25EB"/>
    <w:rsid w:val="004C271C"/>
    <w:rsid w:val="004C283C"/>
    <w:rsid w:val="004C2970"/>
    <w:rsid w:val="004C2A0D"/>
    <w:rsid w:val="004C2C35"/>
    <w:rsid w:val="004C2D76"/>
    <w:rsid w:val="004C30F4"/>
    <w:rsid w:val="004C32EB"/>
    <w:rsid w:val="004C32F7"/>
    <w:rsid w:val="004C32FB"/>
    <w:rsid w:val="004C3371"/>
    <w:rsid w:val="004C34D1"/>
    <w:rsid w:val="004C36E2"/>
    <w:rsid w:val="004C3AAB"/>
    <w:rsid w:val="004C3B3F"/>
    <w:rsid w:val="004C3C58"/>
    <w:rsid w:val="004C3E46"/>
    <w:rsid w:val="004C3EA9"/>
    <w:rsid w:val="004C4309"/>
    <w:rsid w:val="004C4362"/>
    <w:rsid w:val="004C448A"/>
    <w:rsid w:val="004C44EF"/>
    <w:rsid w:val="004C4883"/>
    <w:rsid w:val="004C4AF8"/>
    <w:rsid w:val="004C4B51"/>
    <w:rsid w:val="004C4E64"/>
    <w:rsid w:val="004C4E65"/>
    <w:rsid w:val="004C507C"/>
    <w:rsid w:val="004C515D"/>
    <w:rsid w:val="004C5391"/>
    <w:rsid w:val="004C53B0"/>
    <w:rsid w:val="004C5453"/>
    <w:rsid w:val="004C54F0"/>
    <w:rsid w:val="004C55AB"/>
    <w:rsid w:val="004C55D6"/>
    <w:rsid w:val="004C5853"/>
    <w:rsid w:val="004C59A4"/>
    <w:rsid w:val="004C5CF5"/>
    <w:rsid w:val="004C5F67"/>
    <w:rsid w:val="004C617D"/>
    <w:rsid w:val="004C6435"/>
    <w:rsid w:val="004C64C1"/>
    <w:rsid w:val="004C667A"/>
    <w:rsid w:val="004C66B9"/>
    <w:rsid w:val="004C6979"/>
    <w:rsid w:val="004C6A77"/>
    <w:rsid w:val="004C6BFA"/>
    <w:rsid w:val="004C6EEC"/>
    <w:rsid w:val="004C71DF"/>
    <w:rsid w:val="004C7291"/>
    <w:rsid w:val="004C74B7"/>
    <w:rsid w:val="004C7822"/>
    <w:rsid w:val="004C7872"/>
    <w:rsid w:val="004C7A7A"/>
    <w:rsid w:val="004C7B12"/>
    <w:rsid w:val="004C7D5E"/>
    <w:rsid w:val="004C7DA6"/>
    <w:rsid w:val="004C7DAE"/>
    <w:rsid w:val="004D0119"/>
    <w:rsid w:val="004D02C8"/>
    <w:rsid w:val="004D046E"/>
    <w:rsid w:val="004D047B"/>
    <w:rsid w:val="004D0693"/>
    <w:rsid w:val="004D06CC"/>
    <w:rsid w:val="004D0A49"/>
    <w:rsid w:val="004D0C96"/>
    <w:rsid w:val="004D0D86"/>
    <w:rsid w:val="004D0E85"/>
    <w:rsid w:val="004D1031"/>
    <w:rsid w:val="004D1058"/>
    <w:rsid w:val="004D1085"/>
    <w:rsid w:val="004D10E8"/>
    <w:rsid w:val="004D1146"/>
    <w:rsid w:val="004D1296"/>
    <w:rsid w:val="004D1359"/>
    <w:rsid w:val="004D14A7"/>
    <w:rsid w:val="004D14BE"/>
    <w:rsid w:val="004D15DC"/>
    <w:rsid w:val="004D1696"/>
    <w:rsid w:val="004D1B7D"/>
    <w:rsid w:val="004D1DA8"/>
    <w:rsid w:val="004D1EC1"/>
    <w:rsid w:val="004D1F4B"/>
    <w:rsid w:val="004D2063"/>
    <w:rsid w:val="004D228F"/>
    <w:rsid w:val="004D2321"/>
    <w:rsid w:val="004D2416"/>
    <w:rsid w:val="004D25EE"/>
    <w:rsid w:val="004D26A7"/>
    <w:rsid w:val="004D26ED"/>
    <w:rsid w:val="004D2789"/>
    <w:rsid w:val="004D282F"/>
    <w:rsid w:val="004D29F5"/>
    <w:rsid w:val="004D2A84"/>
    <w:rsid w:val="004D2D0D"/>
    <w:rsid w:val="004D2D63"/>
    <w:rsid w:val="004D2EB3"/>
    <w:rsid w:val="004D3199"/>
    <w:rsid w:val="004D31E4"/>
    <w:rsid w:val="004D3303"/>
    <w:rsid w:val="004D33DF"/>
    <w:rsid w:val="004D3525"/>
    <w:rsid w:val="004D35EE"/>
    <w:rsid w:val="004D37BD"/>
    <w:rsid w:val="004D3808"/>
    <w:rsid w:val="004D3A10"/>
    <w:rsid w:val="004D3AD8"/>
    <w:rsid w:val="004D3B94"/>
    <w:rsid w:val="004D3C3E"/>
    <w:rsid w:val="004D3C72"/>
    <w:rsid w:val="004D44B1"/>
    <w:rsid w:val="004D44DF"/>
    <w:rsid w:val="004D46DA"/>
    <w:rsid w:val="004D4782"/>
    <w:rsid w:val="004D48EE"/>
    <w:rsid w:val="004D4B52"/>
    <w:rsid w:val="004D4D00"/>
    <w:rsid w:val="004D4E21"/>
    <w:rsid w:val="004D4F5B"/>
    <w:rsid w:val="004D53D4"/>
    <w:rsid w:val="004D5614"/>
    <w:rsid w:val="004D5A1F"/>
    <w:rsid w:val="004D5BDD"/>
    <w:rsid w:val="004D5D24"/>
    <w:rsid w:val="004D608E"/>
    <w:rsid w:val="004D619B"/>
    <w:rsid w:val="004D64F8"/>
    <w:rsid w:val="004D65A1"/>
    <w:rsid w:val="004D6647"/>
    <w:rsid w:val="004D6648"/>
    <w:rsid w:val="004D67B2"/>
    <w:rsid w:val="004D6AE3"/>
    <w:rsid w:val="004D6BCF"/>
    <w:rsid w:val="004D6C7C"/>
    <w:rsid w:val="004D6D4E"/>
    <w:rsid w:val="004D6DA5"/>
    <w:rsid w:val="004D6EB8"/>
    <w:rsid w:val="004D6FAD"/>
    <w:rsid w:val="004D7013"/>
    <w:rsid w:val="004D7305"/>
    <w:rsid w:val="004D73DA"/>
    <w:rsid w:val="004D74F7"/>
    <w:rsid w:val="004D793A"/>
    <w:rsid w:val="004D7A39"/>
    <w:rsid w:val="004D7AD7"/>
    <w:rsid w:val="004D7C21"/>
    <w:rsid w:val="004E000A"/>
    <w:rsid w:val="004E00B3"/>
    <w:rsid w:val="004E012D"/>
    <w:rsid w:val="004E0206"/>
    <w:rsid w:val="004E02DC"/>
    <w:rsid w:val="004E042D"/>
    <w:rsid w:val="004E0456"/>
    <w:rsid w:val="004E067F"/>
    <w:rsid w:val="004E06CA"/>
    <w:rsid w:val="004E07F8"/>
    <w:rsid w:val="004E0D8B"/>
    <w:rsid w:val="004E0E34"/>
    <w:rsid w:val="004E0F8B"/>
    <w:rsid w:val="004E102B"/>
    <w:rsid w:val="004E1B71"/>
    <w:rsid w:val="004E1CD5"/>
    <w:rsid w:val="004E1E37"/>
    <w:rsid w:val="004E1E8C"/>
    <w:rsid w:val="004E1ED3"/>
    <w:rsid w:val="004E1FF9"/>
    <w:rsid w:val="004E2338"/>
    <w:rsid w:val="004E23B3"/>
    <w:rsid w:val="004E2405"/>
    <w:rsid w:val="004E243C"/>
    <w:rsid w:val="004E25A7"/>
    <w:rsid w:val="004E2CC2"/>
    <w:rsid w:val="004E3420"/>
    <w:rsid w:val="004E3608"/>
    <w:rsid w:val="004E36A3"/>
    <w:rsid w:val="004E376A"/>
    <w:rsid w:val="004E3953"/>
    <w:rsid w:val="004E3B02"/>
    <w:rsid w:val="004E3CD3"/>
    <w:rsid w:val="004E3D9E"/>
    <w:rsid w:val="004E4293"/>
    <w:rsid w:val="004E42DE"/>
    <w:rsid w:val="004E4418"/>
    <w:rsid w:val="004E445F"/>
    <w:rsid w:val="004E4523"/>
    <w:rsid w:val="004E458D"/>
    <w:rsid w:val="004E469E"/>
    <w:rsid w:val="004E472D"/>
    <w:rsid w:val="004E482B"/>
    <w:rsid w:val="004E494B"/>
    <w:rsid w:val="004E49AE"/>
    <w:rsid w:val="004E49D6"/>
    <w:rsid w:val="004E4A00"/>
    <w:rsid w:val="004E4CC2"/>
    <w:rsid w:val="004E4D1A"/>
    <w:rsid w:val="004E4D77"/>
    <w:rsid w:val="004E4E02"/>
    <w:rsid w:val="004E5000"/>
    <w:rsid w:val="004E501E"/>
    <w:rsid w:val="004E5178"/>
    <w:rsid w:val="004E5192"/>
    <w:rsid w:val="004E54CC"/>
    <w:rsid w:val="004E5D1E"/>
    <w:rsid w:val="004E5DB2"/>
    <w:rsid w:val="004E60DB"/>
    <w:rsid w:val="004E6140"/>
    <w:rsid w:val="004E62AC"/>
    <w:rsid w:val="004E656B"/>
    <w:rsid w:val="004E66A8"/>
    <w:rsid w:val="004E6B05"/>
    <w:rsid w:val="004E6B38"/>
    <w:rsid w:val="004E6C3F"/>
    <w:rsid w:val="004E6CA0"/>
    <w:rsid w:val="004E731D"/>
    <w:rsid w:val="004E770D"/>
    <w:rsid w:val="004E77C8"/>
    <w:rsid w:val="004E7A69"/>
    <w:rsid w:val="004E7C09"/>
    <w:rsid w:val="004E7D5C"/>
    <w:rsid w:val="004E7F32"/>
    <w:rsid w:val="004F005E"/>
    <w:rsid w:val="004F0546"/>
    <w:rsid w:val="004F05AA"/>
    <w:rsid w:val="004F061C"/>
    <w:rsid w:val="004F0660"/>
    <w:rsid w:val="004F080F"/>
    <w:rsid w:val="004F0901"/>
    <w:rsid w:val="004F09C4"/>
    <w:rsid w:val="004F0A61"/>
    <w:rsid w:val="004F0C03"/>
    <w:rsid w:val="004F0C6A"/>
    <w:rsid w:val="004F0D4A"/>
    <w:rsid w:val="004F0EC3"/>
    <w:rsid w:val="004F1193"/>
    <w:rsid w:val="004F1284"/>
    <w:rsid w:val="004F1289"/>
    <w:rsid w:val="004F149F"/>
    <w:rsid w:val="004F1734"/>
    <w:rsid w:val="004F1888"/>
    <w:rsid w:val="004F1931"/>
    <w:rsid w:val="004F19F6"/>
    <w:rsid w:val="004F1C96"/>
    <w:rsid w:val="004F1DBE"/>
    <w:rsid w:val="004F1F77"/>
    <w:rsid w:val="004F2100"/>
    <w:rsid w:val="004F2127"/>
    <w:rsid w:val="004F2349"/>
    <w:rsid w:val="004F241F"/>
    <w:rsid w:val="004F28F3"/>
    <w:rsid w:val="004F29FF"/>
    <w:rsid w:val="004F2A0C"/>
    <w:rsid w:val="004F2CF8"/>
    <w:rsid w:val="004F2D15"/>
    <w:rsid w:val="004F3079"/>
    <w:rsid w:val="004F3582"/>
    <w:rsid w:val="004F36C0"/>
    <w:rsid w:val="004F3A8F"/>
    <w:rsid w:val="004F3AC0"/>
    <w:rsid w:val="004F3B5F"/>
    <w:rsid w:val="004F3B7E"/>
    <w:rsid w:val="004F3C37"/>
    <w:rsid w:val="004F3D86"/>
    <w:rsid w:val="004F40D8"/>
    <w:rsid w:val="004F4246"/>
    <w:rsid w:val="004F4272"/>
    <w:rsid w:val="004F44BA"/>
    <w:rsid w:val="004F453C"/>
    <w:rsid w:val="004F468C"/>
    <w:rsid w:val="004F4882"/>
    <w:rsid w:val="004F4932"/>
    <w:rsid w:val="004F4977"/>
    <w:rsid w:val="004F4B42"/>
    <w:rsid w:val="004F4B9C"/>
    <w:rsid w:val="004F4C88"/>
    <w:rsid w:val="004F4D15"/>
    <w:rsid w:val="004F4F83"/>
    <w:rsid w:val="004F507C"/>
    <w:rsid w:val="004F511F"/>
    <w:rsid w:val="004F58B0"/>
    <w:rsid w:val="004F59D2"/>
    <w:rsid w:val="004F5B8D"/>
    <w:rsid w:val="004F5C81"/>
    <w:rsid w:val="004F5F0D"/>
    <w:rsid w:val="004F6095"/>
    <w:rsid w:val="004F64F8"/>
    <w:rsid w:val="004F654D"/>
    <w:rsid w:val="004F65EA"/>
    <w:rsid w:val="004F66E5"/>
    <w:rsid w:val="004F6752"/>
    <w:rsid w:val="004F6831"/>
    <w:rsid w:val="004F689C"/>
    <w:rsid w:val="004F695A"/>
    <w:rsid w:val="004F6F74"/>
    <w:rsid w:val="004F71C4"/>
    <w:rsid w:val="004F73B5"/>
    <w:rsid w:val="004F753B"/>
    <w:rsid w:val="004F7573"/>
    <w:rsid w:val="004F75B7"/>
    <w:rsid w:val="004F79DB"/>
    <w:rsid w:val="004F7A7A"/>
    <w:rsid w:val="004F7B15"/>
    <w:rsid w:val="004F7D44"/>
    <w:rsid w:val="004F7D99"/>
    <w:rsid w:val="004F7E0C"/>
    <w:rsid w:val="004F7E11"/>
    <w:rsid w:val="004F7E14"/>
    <w:rsid w:val="004F7E19"/>
    <w:rsid w:val="00500230"/>
    <w:rsid w:val="00500468"/>
    <w:rsid w:val="00500605"/>
    <w:rsid w:val="0050062D"/>
    <w:rsid w:val="00500831"/>
    <w:rsid w:val="00500A40"/>
    <w:rsid w:val="00500CC2"/>
    <w:rsid w:val="00500EC4"/>
    <w:rsid w:val="00500F7E"/>
    <w:rsid w:val="0050107B"/>
    <w:rsid w:val="0050129C"/>
    <w:rsid w:val="005013B0"/>
    <w:rsid w:val="005013E2"/>
    <w:rsid w:val="005014F7"/>
    <w:rsid w:val="005016EA"/>
    <w:rsid w:val="00501982"/>
    <w:rsid w:val="00501AE1"/>
    <w:rsid w:val="00501BF0"/>
    <w:rsid w:val="0050236B"/>
    <w:rsid w:val="00502543"/>
    <w:rsid w:val="00502A45"/>
    <w:rsid w:val="00502E7E"/>
    <w:rsid w:val="00502E8D"/>
    <w:rsid w:val="00502F10"/>
    <w:rsid w:val="0050333E"/>
    <w:rsid w:val="005033E9"/>
    <w:rsid w:val="005034AE"/>
    <w:rsid w:val="0050357E"/>
    <w:rsid w:val="005035F6"/>
    <w:rsid w:val="00503621"/>
    <w:rsid w:val="00503793"/>
    <w:rsid w:val="005038A2"/>
    <w:rsid w:val="005039C9"/>
    <w:rsid w:val="00503B39"/>
    <w:rsid w:val="00503B4D"/>
    <w:rsid w:val="00503C4A"/>
    <w:rsid w:val="00503F7D"/>
    <w:rsid w:val="005040A5"/>
    <w:rsid w:val="00504239"/>
    <w:rsid w:val="005045B8"/>
    <w:rsid w:val="0050485E"/>
    <w:rsid w:val="005049F0"/>
    <w:rsid w:val="00504A51"/>
    <w:rsid w:val="00505055"/>
    <w:rsid w:val="00505116"/>
    <w:rsid w:val="00505138"/>
    <w:rsid w:val="00505327"/>
    <w:rsid w:val="005053B8"/>
    <w:rsid w:val="0050584D"/>
    <w:rsid w:val="00505897"/>
    <w:rsid w:val="00505A41"/>
    <w:rsid w:val="00505B48"/>
    <w:rsid w:val="00505D26"/>
    <w:rsid w:val="00505ED3"/>
    <w:rsid w:val="00505EDF"/>
    <w:rsid w:val="005060C0"/>
    <w:rsid w:val="0050636E"/>
    <w:rsid w:val="00506371"/>
    <w:rsid w:val="00506732"/>
    <w:rsid w:val="00506CC8"/>
    <w:rsid w:val="00506D35"/>
    <w:rsid w:val="00506E3D"/>
    <w:rsid w:val="00506E58"/>
    <w:rsid w:val="00506E68"/>
    <w:rsid w:val="00507DB4"/>
    <w:rsid w:val="0051021A"/>
    <w:rsid w:val="00510408"/>
    <w:rsid w:val="00510473"/>
    <w:rsid w:val="005107AB"/>
    <w:rsid w:val="005107EE"/>
    <w:rsid w:val="0051082A"/>
    <w:rsid w:val="00510864"/>
    <w:rsid w:val="00510893"/>
    <w:rsid w:val="00510CDD"/>
    <w:rsid w:val="00510D3D"/>
    <w:rsid w:val="00510FFB"/>
    <w:rsid w:val="005110DE"/>
    <w:rsid w:val="00511188"/>
    <w:rsid w:val="0051125F"/>
    <w:rsid w:val="00511260"/>
    <w:rsid w:val="00511421"/>
    <w:rsid w:val="0051142F"/>
    <w:rsid w:val="00511473"/>
    <w:rsid w:val="0051193E"/>
    <w:rsid w:val="00511941"/>
    <w:rsid w:val="00511CA4"/>
    <w:rsid w:val="00511CBD"/>
    <w:rsid w:val="00511D24"/>
    <w:rsid w:val="00512063"/>
    <w:rsid w:val="005120B9"/>
    <w:rsid w:val="005122A0"/>
    <w:rsid w:val="005124B9"/>
    <w:rsid w:val="005127C4"/>
    <w:rsid w:val="00512B4A"/>
    <w:rsid w:val="00512CFB"/>
    <w:rsid w:val="00512E1C"/>
    <w:rsid w:val="00512EDE"/>
    <w:rsid w:val="005130C9"/>
    <w:rsid w:val="00513115"/>
    <w:rsid w:val="00513137"/>
    <w:rsid w:val="00513576"/>
    <w:rsid w:val="005137B5"/>
    <w:rsid w:val="00513A05"/>
    <w:rsid w:val="00513B82"/>
    <w:rsid w:val="00513BD7"/>
    <w:rsid w:val="00513D6D"/>
    <w:rsid w:val="00513E8D"/>
    <w:rsid w:val="00513ED7"/>
    <w:rsid w:val="00513F07"/>
    <w:rsid w:val="00514063"/>
    <w:rsid w:val="005140A3"/>
    <w:rsid w:val="005141EB"/>
    <w:rsid w:val="00514541"/>
    <w:rsid w:val="005148E0"/>
    <w:rsid w:val="00514E29"/>
    <w:rsid w:val="00514EA4"/>
    <w:rsid w:val="00515046"/>
    <w:rsid w:val="0051516B"/>
    <w:rsid w:val="005154EC"/>
    <w:rsid w:val="00515653"/>
    <w:rsid w:val="005157ED"/>
    <w:rsid w:val="00515945"/>
    <w:rsid w:val="00515BAB"/>
    <w:rsid w:val="00515C45"/>
    <w:rsid w:val="00515E2D"/>
    <w:rsid w:val="00515F32"/>
    <w:rsid w:val="0051607E"/>
    <w:rsid w:val="00516191"/>
    <w:rsid w:val="005161E0"/>
    <w:rsid w:val="00516277"/>
    <w:rsid w:val="005162F0"/>
    <w:rsid w:val="00516699"/>
    <w:rsid w:val="005166FC"/>
    <w:rsid w:val="005168A9"/>
    <w:rsid w:val="005169B1"/>
    <w:rsid w:val="00516B5D"/>
    <w:rsid w:val="00516C8B"/>
    <w:rsid w:val="00516CC6"/>
    <w:rsid w:val="00516DCE"/>
    <w:rsid w:val="00516FA4"/>
    <w:rsid w:val="00517568"/>
    <w:rsid w:val="0051768A"/>
    <w:rsid w:val="00517690"/>
    <w:rsid w:val="005177B8"/>
    <w:rsid w:val="005177F9"/>
    <w:rsid w:val="005178AB"/>
    <w:rsid w:val="00517A9B"/>
    <w:rsid w:val="00517D05"/>
    <w:rsid w:val="00517EBC"/>
    <w:rsid w:val="00520197"/>
    <w:rsid w:val="005207B1"/>
    <w:rsid w:val="00520A86"/>
    <w:rsid w:val="00520BCC"/>
    <w:rsid w:val="00520FBA"/>
    <w:rsid w:val="005210B8"/>
    <w:rsid w:val="005210DE"/>
    <w:rsid w:val="005216FC"/>
    <w:rsid w:val="005217C6"/>
    <w:rsid w:val="00521953"/>
    <w:rsid w:val="005219C2"/>
    <w:rsid w:val="00521AB8"/>
    <w:rsid w:val="00521B14"/>
    <w:rsid w:val="00521D18"/>
    <w:rsid w:val="00521F75"/>
    <w:rsid w:val="0052211A"/>
    <w:rsid w:val="00522231"/>
    <w:rsid w:val="0052233A"/>
    <w:rsid w:val="005223A3"/>
    <w:rsid w:val="0052252C"/>
    <w:rsid w:val="00522954"/>
    <w:rsid w:val="005229B1"/>
    <w:rsid w:val="00522F10"/>
    <w:rsid w:val="005231EE"/>
    <w:rsid w:val="0052345F"/>
    <w:rsid w:val="005234EE"/>
    <w:rsid w:val="0052369F"/>
    <w:rsid w:val="00523715"/>
    <w:rsid w:val="00523CCC"/>
    <w:rsid w:val="0052410E"/>
    <w:rsid w:val="00524516"/>
    <w:rsid w:val="00524AB3"/>
    <w:rsid w:val="00524ABF"/>
    <w:rsid w:val="00524C5A"/>
    <w:rsid w:val="005251A9"/>
    <w:rsid w:val="005253C9"/>
    <w:rsid w:val="005253DD"/>
    <w:rsid w:val="005254FA"/>
    <w:rsid w:val="0052564C"/>
    <w:rsid w:val="00525793"/>
    <w:rsid w:val="005258BE"/>
    <w:rsid w:val="005259C1"/>
    <w:rsid w:val="00525B2A"/>
    <w:rsid w:val="00525C80"/>
    <w:rsid w:val="00525CBA"/>
    <w:rsid w:val="00525CCD"/>
    <w:rsid w:val="00525D10"/>
    <w:rsid w:val="00525E92"/>
    <w:rsid w:val="00525EC5"/>
    <w:rsid w:val="0052615B"/>
    <w:rsid w:val="00526336"/>
    <w:rsid w:val="00526515"/>
    <w:rsid w:val="00526708"/>
    <w:rsid w:val="0052676B"/>
    <w:rsid w:val="00526887"/>
    <w:rsid w:val="005269C2"/>
    <w:rsid w:val="00526AE9"/>
    <w:rsid w:val="00526D7E"/>
    <w:rsid w:val="00526DEF"/>
    <w:rsid w:val="00526EA0"/>
    <w:rsid w:val="00526FD2"/>
    <w:rsid w:val="0052705F"/>
    <w:rsid w:val="005271CC"/>
    <w:rsid w:val="005272CD"/>
    <w:rsid w:val="005273DC"/>
    <w:rsid w:val="0052746C"/>
    <w:rsid w:val="00527AAF"/>
    <w:rsid w:val="00527B0A"/>
    <w:rsid w:val="00527B7C"/>
    <w:rsid w:val="00527C06"/>
    <w:rsid w:val="00527C4E"/>
    <w:rsid w:val="00527E93"/>
    <w:rsid w:val="00527FFE"/>
    <w:rsid w:val="00530036"/>
    <w:rsid w:val="00530163"/>
    <w:rsid w:val="0053034B"/>
    <w:rsid w:val="0053051D"/>
    <w:rsid w:val="00530640"/>
    <w:rsid w:val="005307DE"/>
    <w:rsid w:val="00530881"/>
    <w:rsid w:val="005308A0"/>
    <w:rsid w:val="005308D2"/>
    <w:rsid w:val="005308ED"/>
    <w:rsid w:val="0053095A"/>
    <w:rsid w:val="00530F09"/>
    <w:rsid w:val="00531157"/>
    <w:rsid w:val="00531236"/>
    <w:rsid w:val="005312CB"/>
    <w:rsid w:val="0053135E"/>
    <w:rsid w:val="0053166F"/>
    <w:rsid w:val="0053178B"/>
    <w:rsid w:val="00531B81"/>
    <w:rsid w:val="00532035"/>
    <w:rsid w:val="0053220B"/>
    <w:rsid w:val="0053265D"/>
    <w:rsid w:val="00532B29"/>
    <w:rsid w:val="00532B8F"/>
    <w:rsid w:val="005332B5"/>
    <w:rsid w:val="00533303"/>
    <w:rsid w:val="00533341"/>
    <w:rsid w:val="00533812"/>
    <w:rsid w:val="00533B04"/>
    <w:rsid w:val="00533CC2"/>
    <w:rsid w:val="00533E02"/>
    <w:rsid w:val="00534212"/>
    <w:rsid w:val="005342F2"/>
    <w:rsid w:val="00534323"/>
    <w:rsid w:val="005343CD"/>
    <w:rsid w:val="005344FD"/>
    <w:rsid w:val="005345BC"/>
    <w:rsid w:val="00534862"/>
    <w:rsid w:val="005348C3"/>
    <w:rsid w:val="00534C15"/>
    <w:rsid w:val="00534D56"/>
    <w:rsid w:val="0053503E"/>
    <w:rsid w:val="00535090"/>
    <w:rsid w:val="0053521E"/>
    <w:rsid w:val="0053551C"/>
    <w:rsid w:val="0053636F"/>
    <w:rsid w:val="00536657"/>
    <w:rsid w:val="00536885"/>
    <w:rsid w:val="00536AB8"/>
    <w:rsid w:val="00536B44"/>
    <w:rsid w:val="00536C73"/>
    <w:rsid w:val="00536D02"/>
    <w:rsid w:val="00536D05"/>
    <w:rsid w:val="00537029"/>
    <w:rsid w:val="0053712C"/>
    <w:rsid w:val="005373F5"/>
    <w:rsid w:val="005376E6"/>
    <w:rsid w:val="00537D22"/>
    <w:rsid w:val="00537DF2"/>
    <w:rsid w:val="0054019E"/>
    <w:rsid w:val="00540395"/>
    <w:rsid w:val="005403F0"/>
    <w:rsid w:val="00540428"/>
    <w:rsid w:val="0054046E"/>
    <w:rsid w:val="005406D0"/>
    <w:rsid w:val="00540B77"/>
    <w:rsid w:val="00540BAB"/>
    <w:rsid w:val="00540CC6"/>
    <w:rsid w:val="00540FAB"/>
    <w:rsid w:val="0054116D"/>
    <w:rsid w:val="005411A2"/>
    <w:rsid w:val="00541385"/>
    <w:rsid w:val="00541475"/>
    <w:rsid w:val="005416BE"/>
    <w:rsid w:val="0054172D"/>
    <w:rsid w:val="0054174B"/>
    <w:rsid w:val="00541BFD"/>
    <w:rsid w:val="00541F48"/>
    <w:rsid w:val="0054210B"/>
    <w:rsid w:val="005421C3"/>
    <w:rsid w:val="005421DF"/>
    <w:rsid w:val="005423AD"/>
    <w:rsid w:val="005424B7"/>
    <w:rsid w:val="005424D6"/>
    <w:rsid w:val="0054293F"/>
    <w:rsid w:val="00542A15"/>
    <w:rsid w:val="00542B8C"/>
    <w:rsid w:val="00542F9E"/>
    <w:rsid w:val="00542FB7"/>
    <w:rsid w:val="00543047"/>
    <w:rsid w:val="0054339E"/>
    <w:rsid w:val="005435EE"/>
    <w:rsid w:val="005438A2"/>
    <w:rsid w:val="005439A2"/>
    <w:rsid w:val="005439DD"/>
    <w:rsid w:val="00543B77"/>
    <w:rsid w:val="00543BC1"/>
    <w:rsid w:val="00543D45"/>
    <w:rsid w:val="00543EB2"/>
    <w:rsid w:val="00543FFD"/>
    <w:rsid w:val="005443E7"/>
    <w:rsid w:val="00544478"/>
    <w:rsid w:val="005444CD"/>
    <w:rsid w:val="00544574"/>
    <w:rsid w:val="00544AEA"/>
    <w:rsid w:val="00544D9C"/>
    <w:rsid w:val="00544F97"/>
    <w:rsid w:val="00545285"/>
    <w:rsid w:val="00545287"/>
    <w:rsid w:val="00545342"/>
    <w:rsid w:val="00545444"/>
    <w:rsid w:val="00545509"/>
    <w:rsid w:val="00545578"/>
    <w:rsid w:val="00545713"/>
    <w:rsid w:val="0054573F"/>
    <w:rsid w:val="00545782"/>
    <w:rsid w:val="0054587C"/>
    <w:rsid w:val="005458C5"/>
    <w:rsid w:val="005459B8"/>
    <w:rsid w:val="00545A01"/>
    <w:rsid w:val="00545BDF"/>
    <w:rsid w:val="00545C9C"/>
    <w:rsid w:val="005462C5"/>
    <w:rsid w:val="00546434"/>
    <w:rsid w:val="00546966"/>
    <w:rsid w:val="00546FA8"/>
    <w:rsid w:val="00547089"/>
    <w:rsid w:val="00547285"/>
    <w:rsid w:val="0054737D"/>
    <w:rsid w:val="00547455"/>
    <w:rsid w:val="00547571"/>
    <w:rsid w:val="00547716"/>
    <w:rsid w:val="00547846"/>
    <w:rsid w:val="0054795F"/>
    <w:rsid w:val="00547D2D"/>
    <w:rsid w:val="00547DF1"/>
    <w:rsid w:val="00550077"/>
    <w:rsid w:val="005502AF"/>
    <w:rsid w:val="0055054E"/>
    <w:rsid w:val="00550B1A"/>
    <w:rsid w:val="00550D2A"/>
    <w:rsid w:val="00550E0E"/>
    <w:rsid w:val="005512DF"/>
    <w:rsid w:val="005514AE"/>
    <w:rsid w:val="005518F1"/>
    <w:rsid w:val="00551B1B"/>
    <w:rsid w:val="00551CAC"/>
    <w:rsid w:val="00551CAD"/>
    <w:rsid w:val="00551CF8"/>
    <w:rsid w:val="00551D20"/>
    <w:rsid w:val="00551E13"/>
    <w:rsid w:val="00551EE0"/>
    <w:rsid w:val="00552222"/>
    <w:rsid w:val="0055240C"/>
    <w:rsid w:val="0055243E"/>
    <w:rsid w:val="00552A94"/>
    <w:rsid w:val="00552B8C"/>
    <w:rsid w:val="00552EC7"/>
    <w:rsid w:val="005531AA"/>
    <w:rsid w:val="00553334"/>
    <w:rsid w:val="005533B3"/>
    <w:rsid w:val="0055350B"/>
    <w:rsid w:val="005535D6"/>
    <w:rsid w:val="00553609"/>
    <w:rsid w:val="00553618"/>
    <w:rsid w:val="005536A8"/>
    <w:rsid w:val="005538B5"/>
    <w:rsid w:val="0055390C"/>
    <w:rsid w:val="00553924"/>
    <w:rsid w:val="00553943"/>
    <w:rsid w:val="00553DC5"/>
    <w:rsid w:val="00553E82"/>
    <w:rsid w:val="00554138"/>
    <w:rsid w:val="00554213"/>
    <w:rsid w:val="00554451"/>
    <w:rsid w:val="005545D3"/>
    <w:rsid w:val="0055465F"/>
    <w:rsid w:val="005546B0"/>
    <w:rsid w:val="0055475D"/>
    <w:rsid w:val="00554774"/>
    <w:rsid w:val="0055477A"/>
    <w:rsid w:val="005547B0"/>
    <w:rsid w:val="00554824"/>
    <w:rsid w:val="00554A25"/>
    <w:rsid w:val="00554B16"/>
    <w:rsid w:val="00554D9B"/>
    <w:rsid w:val="00554E10"/>
    <w:rsid w:val="00554E12"/>
    <w:rsid w:val="00554E14"/>
    <w:rsid w:val="00554E94"/>
    <w:rsid w:val="005552A5"/>
    <w:rsid w:val="0055534A"/>
    <w:rsid w:val="00555472"/>
    <w:rsid w:val="0055547B"/>
    <w:rsid w:val="005555B5"/>
    <w:rsid w:val="00555769"/>
    <w:rsid w:val="005557F4"/>
    <w:rsid w:val="00555AD6"/>
    <w:rsid w:val="00555BDF"/>
    <w:rsid w:val="00555C31"/>
    <w:rsid w:val="00555DC3"/>
    <w:rsid w:val="00555E2A"/>
    <w:rsid w:val="00556139"/>
    <w:rsid w:val="00556494"/>
    <w:rsid w:val="00556552"/>
    <w:rsid w:val="005566BA"/>
    <w:rsid w:val="00556716"/>
    <w:rsid w:val="0055677D"/>
    <w:rsid w:val="005567B0"/>
    <w:rsid w:val="0055682F"/>
    <w:rsid w:val="005568E7"/>
    <w:rsid w:val="00556914"/>
    <w:rsid w:val="0055692B"/>
    <w:rsid w:val="00556DEA"/>
    <w:rsid w:val="0055743B"/>
    <w:rsid w:val="005574D3"/>
    <w:rsid w:val="0055751D"/>
    <w:rsid w:val="00557783"/>
    <w:rsid w:val="005578CE"/>
    <w:rsid w:val="00557BDC"/>
    <w:rsid w:val="00557C81"/>
    <w:rsid w:val="00557E89"/>
    <w:rsid w:val="0056021F"/>
    <w:rsid w:val="00560358"/>
    <w:rsid w:val="005609C7"/>
    <w:rsid w:val="00560FAF"/>
    <w:rsid w:val="00561264"/>
    <w:rsid w:val="005612C3"/>
    <w:rsid w:val="00561456"/>
    <w:rsid w:val="00561767"/>
    <w:rsid w:val="005618AE"/>
    <w:rsid w:val="00561BC2"/>
    <w:rsid w:val="00561DF0"/>
    <w:rsid w:val="00561E1D"/>
    <w:rsid w:val="00561F42"/>
    <w:rsid w:val="0056208B"/>
    <w:rsid w:val="0056211F"/>
    <w:rsid w:val="00562537"/>
    <w:rsid w:val="005627EE"/>
    <w:rsid w:val="00562A29"/>
    <w:rsid w:val="00562A8C"/>
    <w:rsid w:val="00562C76"/>
    <w:rsid w:val="00562F91"/>
    <w:rsid w:val="005630CD"/>
    <w:rsid w:val="005630DF"/>
    <w:rsid w:val="00563256"/>
    <w:rsid w:val="0056349F"/>
    <w:rsid w:val="005636E8"/>
    <w:rsid w:val="0056371D"/>
    <w:rsid w:val="00563781"/>
    <w:rsid w:val="00563A00"/>
    <w:rsid w:val="00563A3E"/>
    <w:rsid w:val="00563BD8"/>
    <w:rsid w:val="00563CB5"/>
    <w:rsid w:val="00563D5B"/>
    <w:rsid w:val="00563D68"/>
    <w:rsid w:val="00563D7F"/>
    <w:rsid w:val="005644F4"/>
    <w:rsid w:val="0056495E"/>
    <w:rsid w:val="00564D4F"/>
    <w:rsid w:val="00564E85"/>
    <w:rsid w:val="00565152"/>
    <w:rsid w:val="005652D3"/>
    <w:rsid w:val="00565355"/>
    <w:rsid w:val="005653BB"/>
    <w:rsid w:val="00565466"/>
    <w:rsid w:val="00565708"/>
    <w:rsid w:val="00565749"/>
    <w:rsid w:val="00565A0C"/>
    <w:rsid w:val="00565C75"/>
    <w:rsid w:val="00565D42"/>
    <w:rsid w:val="00565E2C"/>
    <w:rsid w:val="005660D3"/>
    <w:rsid w:val="005663C2"/>
    <w:rsid w:val="005664CB"/>
    <w:rsid w:val="005664D0"/>
    <w:rsid w:val="00566534"/>
    <w:rsid w:val="00566856"/>
    <w:rsid w:val="0056687E"/>
    <w:rsid w:val="00566A09"/>
    <w:rsid w:val="00566ADC"/>
    <w:rsid w:val="00566B5E"/>
    <w:rsid w:val="00566D20"/>
    <w:rsid w:val="00566E91"/>
    <w:rsid w:val="005670A6"/>
    <w:rsid w:val="00567132"/>
    <w:rsid w:val="0056741D"/>
    <w:rsid w:val="00567423"/>
    <w:rsid w:val="005674A9"/>
    <w:rsid w:val="00567E19"/>
    <w:rsid w:val="00567E3E"/>
    <w:rsid w:val="00567E7D"/>
    <w:rsid w:val="00570200"/>
    <w:rsid w:val="0057042B"/>
    <w:rsid w:val="00570767"/>
    <w:rsid w:val="00570833"/>
    <w:rsid w:val="00570914"/>
    <w:rsid w:val="0057099B"/>
    <w:rsid w:val="00570AE0"/>
    <w:rsid w:val="00570CDF"/>
    <w:rsid w:val="00570CF3"/>
    <w:rsid w:val="00570D41"/>
    <w:rsid w:val="00570D99"/>
    <w:rsid w:val="00570F3C"/>
    <w:rsid w:val="00570FF7"/>
    <w:rsid w:val="0057126D"/>
    <w:rsid w:val="005712D2"/>
    <w:rsid w:val="00571360"/>
    <w:rsid w:val="005713D4"/>
    <w:rsid w:val="005714B2"/>
    <w:rsid w:val="0057178D"/>
    <w:rsid w:val="00571919"/>
    <w:rsid w:val="00571BA1"/>
    <w:rsid w:val="00571F90"/>
    <w:rsid w:val="0057210E"/>
    <w:rsid w:val="00572323"/>
    <w:rsid w:val="005727BB"/>
    <w:rsid w:val="005728A8"/>
    <w:rsid w:val="005729F2"/>
    <w:rsid w:val="00572B62"/>
    <w:rsid w:val="00572B8A"/>
    <w:rsid w:val="00572BAC"/>
    <w:rsid w:val="00572D09"/>
    <w:rsid w:val="00572D45"/>
    <w:rsid w:val="00573079"/>
    <w:rsid w:val="0057315D"/>
    <w:rsid w:val="005732B5"/>
    <w:rsid w:val="00573775"/>
    <w:rsid w:val="00573780"/>
    <w:rsid w:val="0057398A"/>
    <w:rsid w:val="00573AB0"/>
    <w:rsid w:val="00573C96"/>
    <w:rsid w:val="00574216"/>
    <w:rsid w:val="0057456B"/>
    <w:rsid w:val="005747DD"/>
    <w:rsid w:val="00574829"/>
    <w:rsid w:val="00574C11"/>
    <w:rsid w:val="00574E0C"/>
    <w:rsid w:val="00574E89"/>
    <w:rsid w:val="00574EBF"/>
    <w:rsid w:val="005757E9"/>
    <w:rsid w:val="00575868"/>
    <w:rsid w:val="00575B9F"/>
    <w:rsid w:val="00575BFC"/>
    <w:rsid w:val="00575C04"/>
    <w:rsid w:val="00575C3A"/>
    <w:rsid w:val="00575E5A"/>
    <w:rsid w:val="00575EF1"/>
    <w:rsid w:val="00576085"/>
    <w:rsid w:val="005762EE"/>
    <w:rsid w:val="005763B6"/>
    <w:rsid w:val="0057646C"/>
    <w:rsid w:val="00576518"/>
    <w:rsid w:val="00576683"/>
    <w:rsid w:val="005766C7"/>
    <w:rsid w:val="00576758"/>
    <w:rsid w:val="00576759"/>
    <w:rsid w:val="005767B1"/>
    <w:rsid w:val="00576AE5"/>
    <w:rsid w:val="00576F00"/>
    <w:rsid w:val="005771A3"/>
    <w:rsid w:val="0057755C"/>
    <w:rsid w:val="00577EC6"/>
    <w:rsid w:val="00580116"/>
    <w:rsid w:val="00580191"/>
    <w:rsid w:val="005801A3"/>
    <w:rsid w:val="005804F4"/>
    <w:rsid w:val="005805E2"/>
    <w:rsid w:val="00580A6B"/>
    <w:rsid w:val="00580AB8"/>
    <w:rsid w:val="00580D6E"/>
    <w:rsid w:val="00580E45"/>
    <w:rsid w:val="00580F3D"/>
    <w:rsid w:val="00580FC4"/>
    <w:rsid w:val="00581889"/>
    <w:rsid w:val="00581A7F"/>
    <w:rsid w:val="00581B51"/>
    <w:rsid w:val="00581BC7"/>
    <w:rsid w:val="00581D6C"/>
    <w:rsid w:val="00581E1E"/>
    <w:rsid w:val="00581F53"/>
    <w:rsid w:val="005820AC"/>
    <w:rsid w:val="00582424"/>
    <w:rsid w:val="00582658"/>
    <w:rsid w:val="00582670"/>
    <w:rsid w:val="0058289F"/>
    <w:rsid w:val="005830B8"/>
    <w:rsid w:val="005832B6"/>
    <w:rsid w:val="005833AA"/>
    <w:rsid w:val="005834FA"/>
    <w:rsid w:val="0058352E"/>
    <w:rsid w:val="005836E3"/>
    <w:rsid w:val="00583940"/>
    <w:rsid w:val="00583A87"/>
    <w:rsid w:val="00583B08"/>
    <w:rsid w:val="00583B93"/>
    <w:rsid w:val="00583C38"/>
    <w:rsid w:val="00583EA8"/>
    <w:rsid w:val="00583EC8"/>
    <w:rsid w:val="00584560"/>
    <w:rsid w:val="00584564"/>
    <w:rsid w:val="0058481E"/>
    <w:rsid w:val="00584A39"/>
    <w:rsid w:val="00584BA4"/>
    <w:rsid w:val="00584C53"/>
    <w:rsid w:val="00584D27"/>
    <w:rsid w:val="00584D6D"/>
    <w:rsid w:val="00585220"/>
    <w:rsid w:val="005853F3"/>
    <w:rsid w:val="005854F6"/>
    <w:rsid w:val="0058550A"/>
    <w:rsid w:val="00585799"/>
    <w:rsid w:val="005857D4"/>
    <w:rsid w:val="005858EB"/>
    <w:rsid w:val="00585A4B"/>
    <w:rsid w:val="00585AE3"/>
    <w:rsid w:val="00585F0E"/>
    <w:rsid w:val="00586000"/>
    <w:rsid w:val="0058619F"/>
    <w:rsid w:val="005862F4"/>
    <w:rsid w:val="005863C3"/>
    <w:rsid w:val="005863DE"/>
    <w:rsid w:val="00586749"/>
    <w:rsid w:val="00586891"/>
    <w:rsid w:val="005869A9"/>
    <w:rsid w:val="00586A1E"/>
    <w:rsid w:val="00586BD3"/>
    <w:rsid w:val="00586D37"/>
    <w:rsid w:val="00587073"/>
    <w:rsid w:val="00587253"/>
    <w:rsid w:val="0058734C"/>
    <w:rsid w:val="00587539"/>
    <w:rsid w:val="005875DD"/>
    <w:rsid w:val="005879D6"/>
    <w:rsid w:val="00587D21"/>
    <w:rsid w:val="00587EF2"/>
    <w:rsid w:val="00590079"/>
    <w:rsid w:val="005900AF"/>
    <w:rsid w:val="005900C4"/>
    <w:rsid w:val="005902C9"/>
    <w:rsid w:val="005905A2"/>
    <w:rsid w:val="00590603"/>
    <w:rsid w:val="005909A5"/>
    <w:rsid w:val="00590A58"/>
    <w:rsid w:val="00590B30"/>
    <w:rsid w:val="00590BA1"/>
    <w:rsid w:val="00590C07"/>
    <w:rsid w:val="00590C65"/>
    <w:rsid w:val="00590D0E"/>
    <w:rsid w:val="00590D6A"/>
    <w:rsid w:val="00590DD9"/>
    <w:rsid w:val="00590F35"/>
    <w:rsid w:val="0059104C"/>
    <w:rsid w:val="0059110F"/>
    <w:rsid w:val="005912B8"/>
    <w:rsid w:val="005915D6"/>
    <w:rsid w:val="0059184B"/>
    <w:rsid w:val="00591B32"/>
    <w:rsid w:val="00591BF8"/>
    <w:rsid w:val="00592174"/>
    <w:rsid w:val="00592180"/>
    <w:rsid w:val="0059231F"/>
    <w:rsid w:val="005924A2"/>
    <w:rsid w:val="005924FB"/>
    <w:rsid w:val="00592529"/>
    <w:rsid w:val="00592948"/>
    <w:rsid w:val="00592956"/>
    <w:rsid w:val="00592BBE"/>
    <w:rsid w:val="00592C1C"/>
    <w:rsid w:val="00592E05"/>
    <w:rsid w:val="00592F9E"/>
    <w:rsid w:val="00593210"/>
    <w:rsid w:val="00593456"/>
    <w:rsid w:val="00593661"/>
    <w:rsid w:val="0059368C"/>
    <w:rsid w:val="0059381D"/>
    <w:rsid w:val="00593CE7"/>
    <w:rsid w:val="00593DD5"/>
    <w:rsid w:val="00593F6A"/>
    <w:rsid w:val="00594139"/>
    <w:rsid w:val="005943D4"/>
    <w:rsid w:val="00594618"/>
    <w:rsid w:val="00594658"/>
    <w:rsid w:val="005949C8"/>
    <w:rsid w:val="005949FF"/>
    <w:rsid w:val="00594A39"/>
    <w:rsid w:val="00594E08"/>
    <w:rsid w:val="0059568F"/>
    <w:rsid w:val="005958C9"/>
    <w:rsid w:val="00595B7C"/>
    <w:rsid w:val="00595D91"/>
    <w:rsid w:val="00595F68"/>
    <w:rsid w:val="00596098"/>
    <w:rsid w:val="005960DB"/>
    <w:rsid w:val="005962D2"/>
    <w:rsid w:val="005962E1"/>
    <w:rsid w:val="0059641C"/>
    <w:rsid w:val="005966CB"/>
    <w:rsid w:val="005968A6"/>
    <w:rsid w:val="00596B63"/>
    <w:rsid w:val="00596BDF"/>
    <w:rsid w:val="00596C47"/>
    <w:rsid w:val="00596D05"/>
    <w:rsid w:val="00597057"/>
    <w:rsid w:val="00597111"/>
    <w:rsid w:val="0059711A"/>
    <w:rsid w:val="00597602"/>
    <w:rsid w:val="00597631"/>
    <w:rsid w:val="005976D2"/>
    <w:rsid w:val="00597774"/>
    <w:rsid w:val="005A003A"/>
    <w:rsid w:val="005A0161"/>
    <w:rsid w:val="005A0433"/>
    <w:rsid w:val="005A0C09"/>
    <w:rsid w:val="005A0C88"/>
    <w:rsid w:val="005A0E70"/>
    <w:rsid w:val="005A12B4"/>
    <w:rsid w:val="005A14C1"/>
    <w:rsid w:val="005A159B"/>
    <w:rsid w:val="005A15F8"/>
    <w:rsid w:val="005A1633"/>
    <w:rsid w:val="005A1789"/>
    <w:rsid w:val="005A1807"/>
    <w:rsid w:val="005A1857"/>
    <w:rsid w:val="005A1A20"/>
    <w:rsid w:val="005A1B32"/>
    <w:rsid w:val="005A1B35"/>
    <w:rsid w:val="005A1F5E"/>
    <w:rsid w:val="005A1F7F"/>
    <w:rsid w:val="005A2158"/>
    <w:rsid w:val="005A24D4"/>
    <w:rsid w:val="005A24FC"/>
    <w:rsid w:val="005A2B53"/>
    <w:rsid w:val="005A2D60"/>
    <w:rsid w:val="005A2DC2"/>
    <w:rsid w:val="005A2E14"/>
    <w:rsid w:val="005A2F6F"/>
    <w:rsid w:val="005A2F72"/>
    <w:rsid w:val="005A300B"/>
    <w:rsid w:val="005A3063"/>
    <w:rsid w:val="005A30C8"/>
    <w:rsid w:val="005A33F7"/>
    <w:rsid w:val="005A35B7"/>
    <w:rsid w:val="005A3606"/>
    <w:rsid w:val="005A3AA6"/>
    <w:rsid w:val="005A3ED9"/>
    <w:rsid w:val="005A4068"/>
    <w:rsid w:val="005A42BA"/>
    <w:rsid w:val="005A4323"/>
    <w:rsid w:val="005A43F5"/>
    <w:rsid w:val="005A444D"/>
    <w:rsid w:val="005A4B85"/>
    <w:rsid w:val="005A4C91"/>
    <w:rsid w:val="005A4D0F"/>
    <w:rsid w:val="005A4E2A"/>
    <w:rsid w:val="005A50F0"/>
    <w:rsid w:val="005A5118"/>
    <w:rsid w:val="005A515C"/>
    <w:rsid w:val="005A51EA"/>
    <w:rsid w:val="005A5264"/>
    <w:rsid w:val="005A54B3"/>
    <w:rsid w:val="005A5681"/>
    <w:rsid w:val="005A59F8"/>
    <w:rsid w:val="005A5A28"/>
    <w:rsid w:val="005A5AFA"/>
    <w:rsid w:val="005A5CE6"/>
    <w:rsid w:val="005A5D85"/>
    <w:rsid w:val="005A5FDA"/>
    <w:rsid w:val="005A62C8"/>
    <w:rsid w:val="005A6330"/>
    <w:rsid w:val="005A6376"/>
    <w:rsid w:val="005A64E5"/>
    <w:rsid w:val="005A6ACA"/>
    <w:rsid w:val="005A6CAF"/>
    <w:rsid w:val="005A71E7"/>
    <w:rsid w:val="005A72D0"/>
    <w:rsid w:val="005A7304"/>
    <w:rsid w:val="005A730F"/>
    <w:rsid w:val="005A739D"/>
    <w:rsid w:val="005A73E4"/>
    <w:rsid w:val="005A76B7"/>
    <w:rsid w:val="005A7822"/>
    <w:rsid w:val="005A7981"/>
    <w:rsid w:val="005A799D"/>
    <w:rsid w:val="005A7A67"/>
    <w:rsid w:val="005A7A6A"/>
    <w:rsid w:val="005A7B38"/>
    <w:rsid w:val="005A7E34"/>
    <w:rsid w:val="005A7E82"/>
    <w:rsid w:val="005A7EFB"/>
    <w:rsid w:val="005A7F8A"/>
    <w:rsid w:val="005A7FFA"/>
    <w:rsid w:val="005B0234"/>
    <w:rsid w:val="005B0250"/>
    <w:rsid w:val="005B0547"/>
    <w:rsid w:val="005B055B"/>
    <w:rsid w:val="005B090C"/>
    <w:rsid w:val="005B098D"/>
    <w:rsid w:val="005B09DA"/>
    <w:rsid w:val="005B0D0A"/>
    <w:rsid w:val="005B114B"/>
    <w:rsid w:val="005B1287"/>
    <w:rsid w:val="005B1346"/>
    <w:rsid w:val="005B141D"/>
    <w:rsid w:val="005B1BB5"/>
    <w:rsid w:val="005B1CA7"/>
    <w:rsid w:val="005B1D70"/>
    <w:rsid w:val="005B1DD2"/>
    <w:rsid w:val="005B1EF8"/>
    <w:rsid w:val="005B1F82"/>
    <w:rsid w:val="005B22B0"/>
    <w:rsid w:val="005B231B"/>
    <w:rsid w:val="005B23E8"/>
    <w:rsid w:val="005B2460"/>
    <w:rsid w:val="005B2743"/>
    <w:rsid w:val="005B2850"/>
    <w:rsid w:val="005B2922"/>
    <w:rsid w:val="005B2969"/>
    <w:rsid w:val="005B2AE7"/>
    <w:rsid w:val="005B2B74"/>
    <w:rsid w:val="005B2C96"/>
    <w:rsid w:val="005B2E23"/>
    <w:rsid w:val="005B2F7F"/>
    <w:rsid w:val="005B300A"/>
    <w:rsid w:val="005B3111"/>
    <w:rsid w:val="005B31B4"/>
    <w:rsid w:val="005B31DC"/>
    <w:rsid w:val="005B335D"/>
    <w:rsid w:val="005B3626"/>
    <w:rsid w:val="005B365E"/>
    <w:rsid w:val="005B3710"/>
    <w:rsid w:val="005B3776"/>
    <w:rsid w:val="005B381E"/>
    <w:rsid w:val="005B3C39"/>
    <w:rsid w:val="005B3D8D"/>
    <w:rsid w:val="005B427A"/>
    <w:rsid w:val="005B463F"/>
    <w:rsid w:val="005B48FA"/>
    <w:rsid w:val="005B4C45"/>
    <w:rsid w:val="005B4D06"/>
    <w:rsid w:val="005B4F80"/>
    <w:rsid w:val="005B51E1"/>
    <w:rsid w:val="005B51E7"/>
    <w:rsid w:val="005B5239"/>
    <w:rsid w:val="005B52FF"/>
    <w:rsid w:val="005B5BE0"/>
    <w:rsid w:val="005B5C2F"/>
    <w:rsid w:val="005B5D5E"/>
    <w:rsid w:val="005B5E73"/>
    <w:rsid w:val="005B60F8"/>
    <w:rsid w:val="005B6378"/>
    <w:rsid w:val="005B671F"/>
    <w:rsid w:val="005B68D1"/>
    <w:rsid w:val="005B6B8B"/>
    <w:rsid w:val="005B6CCD"/>
    <w:rsid w:val="005B6CFB"/>
    <w:rsid w:val="005B6D4E"/>
    <w:rsid w:val="005B6DF2"/>
    <w:rsid w:val="005B6EF6"/>
    <w:rsid w:val="005B74C9"/>
    <w:rsid w:val="005B75D9"/>
    <w:rsid w:val="005B7867"/>
    <w:rsid w:val="005B79D6"/>
    <w:rsid w:val="005B7B15"/>
    <w:rsid w:val="005B7C5A"/>
    <w:rsid w:val="005B7DEA"/>
    <w:rsid w:val="005B7E33"/>
    <w:rsid w:val="005B7E57"/>
    <w:rsid w:val="005C0203"/>
    <w:rsid w:val="005C0244"/>
    <w:rsid w:val="005C0747"/>
    <w:rsid w:val="005C08C3"/>
    <w:rsid w:val="005C0C26"/>
    <w:rsid w:val="005C109A"/>
    <w:rsid w:val="005C11A4"/>
    <w:rsid w:val="005C1233"/>
    <w:rsid w:val="005C1605"/>
    <w:rsid w:val="005C183C"/>
    <w:rsid w:val="005C186F"/>
    <w:rsid w:val="005C1AB5"/>
    <w:rsid w:val="005C1DB8"/>
    <w:rsid w:val="005C2102"/>
    <w:rsid w:val="005C217C"/>
    <w:rsid w:val="005C21D4"/>
    <w:rsid w:val="005C266B"/>
    <w:rsid w:val="005C26AC"/>
    <w:rsid w:val="005C284A"/>
    <w:rsid w:val="005C2ABC"/>
    <w:rsid w:val="005C2BA3"/>
    <w:rsid w:val="005C2C43"/>
    <w:rsid w:val="005C2E6F"/>
    <w:rsid w:val="005C307D"/>
    <w:rsid w:val="005C3C5E"/>
    <w:rsid w:val="005C3E83"/>
    <w:rsid w:val="005C401F"/>
    <w:rsid w:val="005C4346"/>
    <w:rsid w:val="005C463A"/>
    <w:rsid w:val="005C4845"/>
    <w:rsid w:val="005C4922"/>
    <w:rsid w:val="005C49F5"/>
    <w:rsid w:val="005C4A9D"/>
    <w:rsid w:val="005C4B26"/>
    <w:rsid w:val="005C4BC2"/>
    <w:rsid w:val="005C4F4E"/>
    <w:rsid w:val="005C4FE3"/>
    <w:rsid w:val="005C508E"/>
    <w:rsid w:val="005C516A"/>
    <w:rsid w:val="005C5172"/>
    <w:rsid w:val="005C5316"/>
    <w:rsid w:val="005C53D9"/>
    <w:rsid w:val="005C5456"/>
    <w:rsid w:val="005C573B"/>
    <w:rsid w:val="005C5B48"/>
    <w:rsid w:val="005C5D14"/>
    <w:rsid w:val="005C5F1E"/>
    <w:rsid w:val="005C6142"/>
    <w:rsid w:val="005C63DB"/>
    <w:rsid w:val="005C6580"/>
    <w:rsid w:val="005C6905"/>
    <w:rsid w:val="005C6BAD"/>
    <w:rsid w:val="005C6E1A"/>
    <w:rsid w:val="005C6E4D"/>
    <w:rsid w:val="005C7057"/>
    <w:rsid w:val="005C70EE"/>
    <w:rsid w:val="005C734F"/>
    <w:rsid w:val="005C73DF"/>
    <w:rsid w:val="005C76B4"/>
    <w:rsid w:val="005C77F5"/>
    <w:rsid w:val="005C7802"/>
    <w:rsid w:val="005C78CA"/>
    <w:rsid w:val="005C7ACC"/>
    <w:rsid w:val="005C7B14"/>
    <w:rsid w:val="005C7BB8"/>
    <w:rsid w:val="005D012F"/>
    <w:rsid w:val="005D03FB"/>
    <w:rsid w:val="005D0679"/>
    <w:rsid w:val="005D06FE"/>
    <w:rsid w:val="005D0780"/>
    <w:rsid w:val="005D07FA"/>
    <w:rsid w:val="005D0991"/>
    <w:rsid w:val="005D0A03"/>
    <w:rsid w:val="005D0D42"/>
    <w:rsid w:val="005D0FC2"/>
    <w:rsid w:val="005D1558"/>
    <w:rsid w:val="005D172D"/>
    <w:rsid w:val="005D198D"/>
    <w:rsid w:val="005D1AAA"/>
    <w:rsid w:val="005D1BA2"/>
    <w:rsid w:val="005D1BB6"/>
    <w:rsid w:val="005D1E83"/>
    <w:rsid w:val="005D2168"/>
    <w:rsid w:val="005D23DA"/>
    <w:rsid w:val="005D25C0"/>
    <w:rsid w:val="005D25E3"/>
    <w:rsid w:val="005D2824"/>
    <w:rsid w:val="005D30DE"/>
    <w:rsid w:val="005D31D4"/>
    <w:rsid w:val="005D31F2"/>
    <w:rsid w:val="005D3261"/>
    <w:rsid w:val="005D32A5"/>
    <w:rsid w:val="005D3394"/>
    <w:rsid w:val="005D3408"/>
    <w:rsid w:val="005D3C72"/>
    <w:rsid w:val="005D4057"/>
    <w:rsid w:val="005D4293"/>
    <w:rsid w:val="005D45A9"/>
    <w:rsid w:val="005D4612"/>
    <w:rsid w:val="005D4694"/>
    <w:rsid w:val="005D46FF"/>
    <w:rsid w:val="005D4748"/>
    <w:rsid w:val="005D4984"/>
    <w:rsid w:val="005D4A52"/>
    <w:rsid w:val="005D4B46"/>
    <w:rsid w:val="005D4B6E"/>
    <w:rsid w:val="005D4BB9"/>
    <w:rsid w:val="005D4C75"/>
    <w:rsid w:val="005D4CA4"/>
    <w:rsid w:val="005D4F93"/>
    <w:rsid w:val="005D52AD"/>
    <w:rsid w:val="005D55C7"/>
    <w:rsid w:val="005D5717"/>
    <w:rsid w:val="005D5795"/>
    <w:rsid w:val="005D5819"/>
    <w:rsid w:val="005D58C7"/>
    <w:rsid w:val="005D5BA9"/>
    <w:rsid w:val="005D5D2D"/>
    <w:rsid w:val="005D5D87"/>
    <w:rsid w:val="005D5FF1"/>
    <w:rsid w:val="005D6315"/>
    <w:rsid w:val="005D63A4"/>
    <w:rsid w:val="005D63EC"/>
    <w:rsid w:val="005D686E"/>
    <w:rsid w:val="005D68AC"/>
    <w:rsid w:val="005D69A2"/>
    <w:rsid w:val="005D6C69"/>
    <w:rsid w:val="005D6C7B"/>
    <w:rsid w:val="005D6E95"/>
    <w:rsid w:val="005D7031"/>
    <w:rsid w:val="005D7052"/>
    <w:rsid w:val="005D714D"/>
    <w:rsid w:val="005D71AB"/>
    <w:rsid w:val="005D73A7"/>
    <w:rsid w:val="005D7582"/>
    <w:rsid w:val="005D7795"/>
    <w:rsid w:val="005D782B"/>
    <w:rsid w:val="005D7A66"/>
    <w:rsid w:val="005D7F0C"/>
    <w:rsid w:val="005E0005"/>
    <w:rsid w:val="005E031D"/>
    <w:rsid w:val="005E0670"/>
    <w:rsid w:val="005E07B9"/>
    <w:rsid w:val="005E08D8"/>
    <w:rsid w:val="005E0A67"/>
    <w:rsid w:val="005E0B83"/>
    <w:rsid w:val="005E1271"/>
    <w:rsid w:val="005E141D"/>
    <w:rsid w:val="005E14AF"/>
    <w:rsid w:val="005E1912"/>
    <w:rsid w:val="005E1CCC"/>
    <w:rsid w:val="005E1F23"/>
    <w:rsid w:val="005E266B"/>
    <w:rsid w:val="005E2700"/>
    <w:rsid w:val="005E29A4"/>
    <w:rsid w:val="005E2D21"/>
    <w:rsid w:val="005E2DA2"/>
    <w:rsid w:val="005E2DB3"/>
    <w:rsid w:val="005E2ECF"/>
    <w:rsid w:val="005E2F33"/>
    <w:rsid w:val="005E2F5A"/>
    <w:rsid w:val="005E30DE"/>
    <w:rsid w:val="005E31E8"/>
    <w:rsid w:val="005E3344"/>
    <w:rsid w:val="005E33CA"/>
    <w:rsid w:val="005E3525"/>
    <w:rsid w:val="005E3529"/>
    <w:rsid w:val="005E36AF"/>
    <w:rsid w:val="005E3800"/>
    <w:rsid w:val="005E3C23"/>
    <w:rsid w:val="005E3D33"/>
    <w:rsid w:val="005E428F"/>
    <w:rsid w:val="005E42A9"/>
    <w:rsid w:val="005E4303"/>
    <w:rsid w:val="005E44DC"/>
    <w:rsid w:val="005E46BB"/>
    <w:rsid w:val="005E473D"/>
    <w:rsid w:val="005E4769"/>
    <w:rsid w:val="005E498E"/>
    <w:rsid w:val="005E49C6"/>
    <w:rsid w:val="005E4ABB"/>
    <w:rsid w:val="005E4B0B"/>
    <w:rsid w:val="005E4D1C"/>
    <w:rsid w:val="005E5086"/>
    <w:rsid w:val="005E50D9"/>
    <w:rsid w:val="005E542A"/>
    <w:rsid w:val="005E555C"/>
    <w:rsid w:val="005E5566"/>
    <w:rsid w:val="005E5744"/>
    <w:rsid w:val="005E597A"/>
    <w:rsid w:val="005E5ABB"/>
    <w:rsid w:val="005E5BC6"/>
    <w:rsid w:val="005E5BE6"/>
    <w:rsid w:val="005E5D28"/>
    <w:rsid w:val="005E6183"/>
    <w:rsid w:val="005E64D2"/>
    <w:rsid w:val="005E698B"/>
    <w:rsid w:val="005E6B9D"/>
    <w:rsid w:val="005E71A7"/>
    <w:rsid w:val="005E7240"/>
    <w:rsid w:val="005E73C8"/>
    <w:rsid w:val="005E7717"/>
    <w:rsid w:val="005E7825"/>
    <w:rsid w:val="005E796A"/>
    <w:rsid w:val="005E79D1"/>
    <w:rsid w:val="005E7A62"/>
    <w:rsid w:val="005E7A83"/>
    <w:rsid w:val="005E7FEA"/>
    <w:rsid w:val="005F002D"/>
    <w:rsid w:val="005F0087"/>
    <w:rsid w:val="005F0515"/>
    <w:rsid w:val="005F061A"/>
    <w:rsid w:val="005F084F"/>
    <w:rsid w:val="005F0A21"/>
    <w:rsid w:val="005F0AFC"/>
    <w:rsid w:val="005F0CDE"/>
    <w:rsid w:val="005F138C"/>
    <w:rsid w:val="005F149A"/>
    <w:rsid w:val="005F14A3"/>
    <w:rsid w:val="005F14DA"/>
    <w:rsid w:val="005F1507"/>
    <w:rsid w:val="005F162F"/>
    <w:rsid w:val="005F16A6"/>
    <w:rsid w:val="005F1859"/>
    <w:rsid w:val="005F189B"/>
    <w:rsid w:val="005F19CA"/>
    <w:rsid w:val="005F1C6A"/>
    <w:rsid w:val="005F1D13"/>
    <w:rsid w:val="005F1E1E"/>
    <w:rsid w:val="005F1E35"/>
    <w:rsid w:val="005F21E2"/>
    <w:rsid w:val="005F2253"/>
    <w:rsid w:val="005F24A6"/>
    <w:rsid w:val="005F24EE"/>
    <w:rsid w:val="005F275B"/>
    <w:rsid w:val="005F2774"/>
    <w:rsid w:val="005F29F0"/>
    <w:rsid w:val="005F2DE9"/>
    <w:rsid w:val="005F2E8F"/>
    <w:rsid w:val="005F3058"/>
    <w:rsid w:val="005F322B"/>
    <w:rsid w:val="005F331E"/>
    <w:rsid w:val="005F34C7"/>
    <w:rsid w:val="005F37F4"/>
    <w:rsid w:val="005F39C6"/>
    <w:rsid w:val="005F3A91"/>
    <w:rsid w:val="005F3C93"/>
    <w:rsid w:val="005F3D09"/>
    <w:rsid w:val="005F3FCB"/>
    <w:rsid w:val="005F40A9"/>
    <w:rsid w:val="005F40F3"/>
    <w:rsid w:val="005F472D"/>
    <w:rsid w:val="005F47B0"/>
    <w:rsid w:val="005F4896"/>
    <w:rsid w:val="005F4B80"/>
    <w:rsid w:val="005F4BC0"/>
    <w:rsid w:val="005F4F3F"/>
    <w:rsid w:val="005F5010"/>
    <w:rsid w:val="005F5039"/>
    <w:rsid w:val="005F5297"/>
    <w:rsid w:val="005F53AD"/>
    <w:rsid w:val="005F5552"/>
    <w:rsid w:val="005F5671"/>
    <w:rsid w:val="005F56F0"/>
    <w:rsid w:val="005F5795"/>
    <w:rsid w:val="005F58BC"/>
    <w:rsid w:val="005F58C3"/>
    <w:rsid w:val="005F58F3"/>
    <w:rsid w:val="005F5C07"/>
    <w:rsid w:val="005F5C8F"/>
    <w:rsid w:val="005F5C91"/>
    <w:rsid w:val="005F5FC2"/>
    <w:rsid w:val="005F60CC"/>
    <w:rsid w:val="005F6137"/>
    <w:rsid w:val="005F6270"/>
    <w:rsid w:val="005F6322"/>
    <w:rsid w:val="005F632C"/>
    <w:rsid w:val="005F6445"/>
    <w:rsid w:val="005F64F9"/>
    <w:rsid w:val="005F66B2"/>
    <w:rsid w:val="005F66E6"/>
    <w:rsid w:val="005F66FD"/>
    <w:rsid w:val="005F6A47"/>
    <w:rsid w:val="005F6AEA"/>
    <w:rsid w:val="005F6D06"/>
    <w:rsid w:val="005F6DA3"/>
    <w:rsid w:val="005F6E69"/>
    <w:rsid w:val="005F7137"/>
    <w:rsid w:val="005F735D"/>
    <w:rsid w:val="005F755E"/>
    <w:rsid w:val="005F781D"/>
    <w:rsid w:val="005F798C"/>
    <w:rsid w:val="005F7E18"/>
    <w:rsid w:val="005F7EC4"/>
    <w:rsid w:val="005F7F24"/>
    <w:rsid w:val="005F7FCB"/>
    <w:rsid w:val="006000E8"/>
    <w:rsid w:val="006001D2"/>
    <w:rsid w:val="006006D1"/>
    <w:rsid w:val="0060072C"/>
    <w:rsid w:val="0060087D"/>
    <w:rsid w:val="00600993"/>
    <w:rsid w:val="00600B8B"/>
    <w:rsid w:val="00600CED"/>
    <w:rsid w:val="00600F5F"/>
    <w:rsid w:val="00600F61"/>
    <w:rsid w:val="006011A6"/>
    <w:rsid w:val="0060124F"/>
    <w:rsid w:val="006016ED"/>
    <w:rsid w:val="00601836"/>
    <w:rsid w:val="00601837"/>
    <w:rsid w:val="00601A2D"/>
    <w:rsid w:val="00601C37"/>
    <w:rsid w:val="00601D17"/>
    <w:rsid w:val="00601EDB"/>
    <w:rsid w:val="0060211C"/>
    <w:rsid w:val="00602280"/>
    <w:rsid w:val="00602349"/>
    <w:rsid w:val="0060243F"/>
    <w:rsid w:val="00602515"/>
    <w:rsid w:val="0060256D"/>
    <w:rsid w:val="006028F7"/>
    <w:rsid w:val="00602A21"/>
    <w:rsid w:val="00602DF4"/>
    <w:rsid w:val="006031BE"/>
    <w:rsid w:val="006035AE"/>
    <w:rsid w:val="0060382B"/>
    <w:rsid w:val="00603990"/>
    <w:rsid w:val="00603A73"/>
    <w:rsid w:val="00603EC0"/>
    <w:rsid w:val="0060403E"/>
    <w:rsid w:val="00604099"/>
    <w:rsid w:val="00604239"/>
    <w:rsid w:val="0060435B"/>
    <w:rsid w:val="00604618"/>
    <w:rsid w:val="00604714"/>
    <w:rsid w:val="0060482B"/>
    <w:rsid w:val="006048FD"/>
    <w:rsid w:val="006049D8"/>
    <w:rsid w:val="00604BDB"/>
    <w:rsid w:val="00604BE5"/>
    <w:rsid w:val="00604D7C"/>
    <w:rsid w:val="00604E55"/>
    <w:rsid w:val="00604F48"/>
    <w:rsid w:val="00605584"/>
    <w:rsid w:val="0060575F"/>
    <w:rsid w:val="006057EF"/>
    <w:rsid w:val="0060597A"/>
    <w:rsid w:val="00605FBB"/>
    <w:rsid w:val="0060615D"/>
    <w:rsid w:val="00606325"/>
    <w:rsid w:val="00606402"/>
    <w:rsid w:val="00606772"/>
    <w:rsid w:val="00606C56"/>
    <w:rsid w:val="00606D38"/>
    <w:rsid w:val="00607078"/>
    <w:rsid w:val="00607181"/>
    <w:rsid w:val="006071C3"/>
    <w:rsid w:val="006073A7"/>
    <w:rsid w:val="0060742F"/>
    <w:rsid w:val="00607432"/>
    <w:rsid w:val="0060776A"/>
    <w:rsid w:val="00607967"/>
    <w:rsid w:val="00607C31"/>
    <w:rsid w:val="00607D5E"/>
    <w:rsid w:val="00607EBA"/>
    <w:rsid w:val="00607FF9"/>
    <w:rsid w:val="006101F6"/>
    <w:rsid w:val="00610464"/>
    <w:rsid w:val="00610503"/>
    <w:rsid w:val="00610D6D"/>
    <w:rsid w:val="00610D8F"/>
    <w:rsid w:val="00610ECB"/>
    <w:rsid w:val="00610FD8"/>
    <w:rsid w:val="006110D0"/>
    <w:rsid w:val="006113C4"/>
    <w:rsid w:val="00611457"/>
    <w:rsid w:val="00611514"/>
    <w:rsid w:val="00611595"/>
    <w:rsid w:val="00611611"/>
    <w:rsid w:val="0061176A"/>
    <w:rsid w:val="006117F5"/>
    <w:rsid w:val="006118F0"/>
    <w:rsid w:val="00611C82"/>
    <w:rsid w:val="00611FE0"/>
    <w:rsid w:val="00612045"/>
    <w:rsid w:val="00612122"/>
    <w:rsid w:val="0061255D"/>
    <w:rsid w:val="0061286F"/>
    <w:rsid w:val="00612A49"/>
    <w:rsid w:val="00612D6A"/>
    <w:rsid w:val="00612F68"/>
    <w:rsid w:val="0061303C"/>
    <w:rsid w:val="00613060"/>
    <w:rsid w:val="00613239"/>
    <w:rsid w:val="006132FB"/>
    <w:rsid w:val="00613608"/>
    <w:rsid w:val="0061373F"/>
    <w:rsid w:val="0061393C"/>
    <w:rsid w:val="00613B7C"/>
    <w:rsid w:val="00613B98"/>
    <w:rsid w:val="006140E0"/>
    <w:rsid w:val="006142D6"/>
    <w:rsid w:val="00614459"/>
    <w:rsid w:val="006144CD"/>
    <w:rsid w:val="00614661"/>
    <w:rsid w:val="00614C84"/>
    <w:rsid w:val="00614CCE"/>
    <w:rsid w:val="00614D8F"/>
    <w:rsid w:val="00614EED"/>
    <w:rsid w:val="0061559F"/>
    <w:rsid w:val="00615789"/>
    <w:rsid w:val="00615833"/>
    <w:rsid w:val="0061587B"/>
    <w:rsid w:val="006158FD"/>
    <w:rsid w:val="00615A73"/>
    <w:rsid w:val="00615B84"/>
    <w:rsid w:val="00615E70"/>
    <w:rsid w:val="00615F03"/>
    <w:rsid w:val="00615FDF"/>
    <w:rsid w:val="006160A2"/>
    <w:rsid w:val="0061614E"/>
    <w:rsid w:val="00616168"/>
    <w:rsid w:val="006161C1"/>
    <w:rsid w:val="00616329"/>
    <w:rsid w:val="00616675"/>
    <w:rsid w:val="006166F5"/>
    <w:rsid w:val="006167D3"/>
    <w:rsid w:val="00616879"/>
    <w:rsid w:val="006168CE"/>
    <w:rsid w:val="00616906"/>
    <w:rsid w:val="00616A1E"/>
    <w:rsid w:val="00616B16"/>
    <w:rsid w:val="00616BEB"/>
    <w:rsid w:val="00616DF9"/>
    <w:rsid w:val="00616F25"/>
    <w:rsid w:val="00617009"/>
    <w:rsid w:val="006171CF"/>
    <w:rsid w:val="00617271"/>
    <w:rsid w:val="0061727F"/>
    <w:rsid w:val="006176A5"/>
    <w:rsid w:val="00617AAD"/>
    <w:rsid w:val="00617BB8"/>
    <w:rsid w:val="00620045"/>
    <w:rsid w:val="00620244"/>
    <w:rsid w:val="006202A7"/>
    <w:rsid w:val="006202B3"/>
    <w:rsid w:val="006204F4"/>
    <w:rsid w:val="00620C68"/>
    <w:rsid w:val="0062125C"/>
    <w:rsid w:val="006216FC"/>
    <w:rsid w:val="00621770"/>
    <w:rsid w:val="006218B0"/>
    <w:rsid w:val="006219AE"/>
    <w:rsid w:val="00621EAB"/>
    <w:rsid w:val="00621F1C"/>
    <w:rsid w:val="00622416"/>
    <w:rsid w:val="00622556"/>
    <w:rsid w:val="00622BB6"/>
    <w:rsid w:val="00622DB1"/>
    <w:rsid w:val="00622E07"/>
    <w:rsid w:val="00622F2A"/>
    <w:rsid w:val="00622FDF"/>
    <w:rsid w:val="00623185"/>
    <w:rsid w:val="00623811"/>
    <w:rsid w:val="00623B46"/>
    <w:rsid w:val="00624191"/>
    <w:rsid w:val="0062419C"/>
    <w:rsid w:val="006245DC"/>
    <w:rsid w:val="0062474F"/>
    <w:rsid w:val="00624894"/>
    <w:rsid w:val="0062494E"/>
    <w:rsid w:val="00624A61"/>
    <w:rsid w:val="00624B96"/>
    <w:rsid w:val="00624BD9"/>
    <w:rsid w:val="00624CE2"/>
    <w:rsid w:val="00624D38"/>
    <w:rsid w:val="00624EE6"/>
    <w:rsid w:val="00624F1D"/>
    <w:rsid w:val="00624FCA"/>
    <w:rsid w:val="00625492"/>
    <w:rsid w:val="006256B2"/>
    <w:rsid w:val="006256B9"/>
    <w:rsid w:val="006257D4"/>
    <w:rsid w:val="0062581C"/>
    <w:rsid w:val="00625F18"/>
    <w:rsid w:val="0062653F"/>
    <w:rsid w:val="006266E1"/>
    <w:rsid w:val="00626AAD"/>
    <w:rsid w:val="00626C29"/>
    <w:rsid w:val="00626C4E"/>
    <w:rsid w:val="00626CCC"/>
    <w:rsid w:val="00626CD4"/>
    <w:rsid w:val="00626E50"/>
    <w:rsid w:val="00626EA2"/>
    <w:rsid w:val="00626F5D"/>
    <w:rsid w:val="006270CE"/>
    <w:rsid w:val="00627427"/>
    <w:rsid w:val="0062760E"/>
    <w:rsid w:val="0062762A"/>
    <w:rsid w:val="0062770B"/>
    <w:rsid w:val="00627860"/>
    <w:rsid w:val="006278FE"/>
    <w:rsid w:val="00627A11"/>
    <w:rsid w:val="00627C45"/>
    <w:rsid w:val="00627CD8"/>
    <w:rsid w:val="00627D5F"/>
    <w:rsid w:val="00627DD0"/>
    <w:rsid w:val="00627F1E"/>
    <w:rsid w:val="00630361"/>
    <w:rsid w:val="0063047C"/>
    <w:rsid w:val="00630498"/>
    <w:rsid w:val="00630A14"/>
    <w:rsid w:val="00630A57"/>
    <w:rsid w:val="00630C09"/>
    <w:rsid w:val="00630C0B"/>
    <w:rsid w:val="00630E66"/>
    <w:rsid w:val="00630E8F"/>
    <w:rsid w:val="00630F33"/>
    <w:rsid w:val="006314EC"/>
    <w:rsid w:val="00631596"/>
    <w:rsid w:val="00631602"/>
    <w:rsid w:val="00631754"/>
    <w:rsid w:val="0063189D"/>
    <w:rsid w:val="006318AE"/>
    <w:rsid w:val="00631998"/>
    <w:rsid w:val="00631C3B"/>
    <w:rsid w:val="00631CDB"/>
    <w:rsid w:val="00631CF0"/>
    <w:rsid w:val="00631E04"/>
    <w:rsid w:val="006320FA"/>
    <w:rsid w:val="0063234E"/>
    <w:rsid w:val="0063235E"/>
    <w:rsid w:val="006324D6"/>
    <w:rsid w:val="0063252F"/>
    <w:rsid w:val="00632812"/>
    <w:rsid w:val="00632A64"/>
    <w:rsid w:val="00632B29"/>
    <w:rsid w:val="00632C3F"/>
    <w:rsid w:val="00632D0A"/>
    <w:rsid w:val="00632DF5"/>
    <w:rsid w:val="0063306F"/>
    <w:rsid w:val="00633096"/>
    <w:rsid w:val="0063314B"/>
    <w:rsid w:val="0063314C"/>
    <w:rsid w:val="006331E5"/>
    <w:rsid w:val="0063330F"/>
    <w:rsid w:val="00633316"/>
    <w:rsid w:val="00633373"/>
    <w:rsid w:val="006334A1"/>
    <w:rsid w:val="006334B5"/>
    <w:rsid w:val="00633600"/>
    <w:rsid w:val="006336D2"/>
    <w:rsid w:val="006337E7"/>
    <w:rsid w:val="006338C8"/>
    <w:rsid w:val="00633AC1"/>
    <w:rsid w:val="00633E73"/>
    <w:rsid w:val="00634010"/>
    <w:rsid w:val="0063427C"/>
    <w:rsid w:val="006342D0"/>
    <w:rsid w:val="006346EA"/>
    <w:rsid w:val="0063483C"/>
    <w:rsid w:val="0063484E"/>
    <w:rsid w:val="0063496F"/>
    <w:rsid w:val="0063498E"/>
    <w:rsid w:val="00634CE4"/>
    <w:rsid w:val="0063513E"/>
    <w:rsid w:val="00635152"/>
    <w:rsid w:val="006351D6"/>
    <w:rsid w:val="006352BC"/>
    <w:rsid w:val="006352C7"/>
    <w:rsid w:val="0063567D"/>
    <w:rsid w:val="006356A0"/>
    <w:rsid w:val="00635D6D"/>
    <w:rsid w:val="0063605D"/>
    <w:rsid w:val="006361DA"/>
    <w:rsid w:val="00636584"/>
    <w:rsid w:val="00636AE1"/>
    <w:rsid w:val="00636CAD"/>
    <w:rsid w:val="00636D1F"/>
    <w:rsid w:val="00636DC3"/>
    <w:rsid w:val="00636DFA"/>
    <w:rsid w:val="00636EF0"/>
    <w:rsid w:val="00636F74"/>
    <w:rsid w:val="00637038"/>
    <w:rsid w:val="0063728F"/>
    <w:rsid w:val="006373FB"/>
    <w:rsid w:val="006377EA"/>
    <w:rsid w:val="00637921"/>
    <w:rsid w:val="00637AEA"/>
    <w:rsid w:val="0064022A"/>
    <w:rsid w:val="00640323"/>
    <w:rsid w:val="00640381"/>
    <w:rsid w:val="006407A6"/>
    <w:rsid w:val="006408C7"/>
    <w:rsid w:val="006408E0"/>
    <w:rsid w:val="00640B65"/>
    <w:rsid w:val="00640CCF"/>
    <w:rsid w:val="00640E84"/>
    <w:rsid w:val="00640EA2"/>
    <w:rsid w:val="00640F00"/>
    <w:rsid w:val="0064104F"/>
    <w:rsid w:val="006410AD"/>
    <w:rsid w:val="006410E1"/>
    <w:rsid w:val="00641254"/>
    <w:rsid w:val="006414F4"/>
    <w:rsid w:val="00641529"/>
    <w:rsid w:val="0064158B"/>
    <w:rsid w:val="0064168E"/>
    <w:rsid w:val="00641691"/>
    <w:rsid w:val="00641776"/>
    <w:rsid w:val="006420D5"/>
    <w:rsid w:val="00642364"/>
    <w:rsid w:val="00642797"/>
    <w:rsid w:val="006428C9"/>
    <w:rsid w:val="006428D5"/>
    <w:rsid w:val="00642A10"/>
    <w:rsid w:val="00642B1B"/>
    <w:rsid w:val="00642B4A"/>
    <w:rsid w:val="00642B53"/>
    <w:rsid w:val="00642BD9"/>
    <w:rsid w:val="00642BE6"/>
    <w:rsid w:val="00642CF9"/>
    <w:rsid w:val="00642DE6"/>
    <w:rsid w:val="00642DFA"/>
    <w:rsid w:val="00642EB9"/>
    <w:rsid w:val="00642F0A"/>
    <w:rsid w:val="0064332C"/>
    <w:rsid w:val="006437BA"/>
    <w:rsid w:val="00643923"/>
    <w:rsid w:val="00644079"/>
    <w:rsid w:val="00644098"/>
    <w:rsid w:val="006444D0"/>
    <w:rsid w:val="006444E2"/>
    <w:rsid w:val="00644621"/>
    <w:rsid w:val="00644649"/>
    <w:rsid w:val="00644888"/>
    <w:rsid w:val="00644A0A"/>
    <w:rsid w:val="00644AAB"/>
    <w:rsid w:val="00644FF9"/>
    <w:rsid w:val="006456BD"/>
    <w:rsid w:val="006456F4"/>
    <w:rsid w:val="0064594D"/>
    <w:rsid w:val="00645C40"/>
    <w:rsid w:val="00645F62"/>
    <w:rsid w:val="0064607B"/>
    <w:rsid w:val="00646153"/>
    <w:rsid w:val="00646541"/>
    <w:rsid w:val="00646685"/>
    <w:rsid w:val="00646D57"/>
    <w:rsid w:val="00646E1C"/>
    <w:rsid w:val="006470C8"/>
    <w:rsid w:val="0064713D"/>
    <w:rsid w:val="006472AA"/>
    <w:rsid w:val="006472D0"/>
    <w:rsid w:val="0064736B"/>
    <w:rsid w:val="006479CB"/>
    <w:rsid w:val="00650069"/>
    <w:rsid w:val="00650218"/>
    <w:rsid w:val="00650233"/>
    <w:rsid w:val="006502E4"/>
    <w:rsid w:val="0065037E"/>
    <w:rsid w:val="0065039F"/>
    <w:rsid w:val="00650840"/>
    <w:rsid w:val="00650BC8"/>
    <w:rsid w:val="00650CFD"/>
    <w:rsid w:val="00650DE6"/>
    <w:rsid w:val="00650FB2"/>
    <w:rsid w:val="00650FFF"/>
    <w:rsid w:val="006513B8"/>
    <w:rsid w:val="006513CF"/>
    <w:rsid w:val="006515C0"/>
    <w:rsid w:val="0065185E"/>
    <w:rsid w:val="00651888"/>
    <w:rsid w:val="0065199D"/>
    <w:rsid w:val="00651B93"/>
    <w:rsid w:val="006520F6"/>
    <w:rsid w:val="00652439"/>
    <w:rsid w:val="006526C4"/>
    <w:rsid w:val="006529FB"/>
    <w:rsid w:val="00652A56"/>
    <w:rsid w:val="00652A6A"/>
    <w:rsid w:val="00652C74"/>
    <w:rsid w:val="00652D8A"/>
    <w:rsid w:val="00652FED"/>
    <w:rsid w:val="00653015"/>
    <w:rsid w:val="00653156"/>
    <w:rsid w:val="0065337E"/>
    <w:rsid w:val="006533A9"/>
    <w:rsid w:val="006536AC"/>
    <w:rsid w:val="006537C2"/>
    <w:rsid w:val="00653A6A"/>
    <w:rsid w:val="00653B3D"/>
    <w:rsid w:val="00653F92"/>
    <w:rsid w:val="00654036"/>
    <w:rsid w:val="0065408E"/>
    <w:rsid w:val="006542B8"/>
    <w:rsid w:val="006543B2"/>
    <w:rsid w:val="006543EB"/>
    <w:rsid w:val="0065465C"/>
    <w:rsid w:val="00654744"/>
    <w:rsid w:val="006548D6"/>
    <w:rsid w:val="0065498C"/>
    <w:rsid w:val="00654B2B"/>
    <w:rsid w:val="00654B81"/>
    <w:rsid w:val="00654C08"/>
    <w:rsid w:val="00654C14"/>
    <w:rsid w:val="00654CE3"/>
    <w:rsid w:val="0065526D"/>
    <w:rsid w:val="0065539E"/>
    <w:rsid w:val="00655949"/>
    <w:rsid w:val="00655A2A"/>
    <w:rsid w:val="00655A63"/>
    <w:rsid w:val="00655BB5"/>
    <w:rsid w:val="00655C4F"/>
    <w:rsid w:val="00655CB8"/>
    <w:rsid w:val="006560A6"/>
    <w:rsid w:val="00656A54"/>
    <w:rsid w:val="00656BFB"/>
    <w:rsid w:val="00656C7E"/>
    <w:rsid w:val="00656C9E"/>
    <w:rsid w:val="00656E13"/>
    <w:rsid w:val="006570CB"/>
    <w:rsid w:val="006571B3"/>
    <w:rsid w:val="006572AD"/>
    <w:rsid w:val="00657328"/>
    <w:rsid w:val="006575DF"/>
    <w:rsid w:val="00657782"/>
    <w:rsid w:val="0065782C"/>
    <w:rsid w:val="00657AAF"/>
    <w:rsid w:val="00657AE6"/>
    <w:rsid w:val="00657C22"/>
    <w:rsid w:val="00657C68"/>
    <w:rsid w:val="006600DB"/>
    <w:rsid w:val="006601D6"/>
    <w:rsid w:val="00660648"/>
    <w:rsid w:val="006608EF"/>
    <w:rsid w:val="006609C4"/>
    <w:rsid w:val="00660B0C"/>
    <w:rsid w:val="00660D22"/>
    <w:rsid w:val="00660DD7"/>
    <w:rsid w:val="00660FBD"/>
    <w:rsid w:val="00661323"/>
    <w:rsid w:val="006614CC"/>
    <w:rsid w:val="0066188C"/>
    <w:rsid w:val="00661CA5"/>
    <w:rsid w:val="00661DB2"/>
    <w:rsid w:val="006620ED"/>
    <w:rsid w:val="006622A9"/>
    <w:rsid w:val="00662531"/>
    <w:rsid w:val="0066254D"/>
    <w:rsid w:val="006626BC"/>
    <w:rsid w:val="006626D4"/>
    <w:rsid w:val="0066278C"/>
    <w:rsid w:val="00662861"/>
    <w:rsid w:val="006628A8"/>
    <w:rsid w:val="0066298A"/>
    <w:rsid w:val="00662FAC"/>
    <w:rsid w:val="006634B6"/>
    <w:rsid w:val="0066354D"/>
    <w:rsid w:val="00663552"/>
    <w:rsid w:val="00663A3A"/>
    <w:rsid w:val="00663BEE"/>
    <w:rsid w:val="006642A3"/>
    <w:rsid w:val="006642F0"/>
    <w:rsid w:val="00664945"/>
    <w:rsid w:val="00664CEE"/>
    <w:rsid w:val="00664FFF"/>
    <w:rsid w:val="00665109"/>
    <w:rsid w:val="0066521B"/>
    <w:rsid w:val="006652B4"/>
    <w:rsid w:val="00665451"/>
    <w:rsid w:val="006658D6"/>
    <w:rsid w:val="006659E7"/>
    <w:rsid w:val="00665C4F"/>
    <w:rsid w:val="00665CCE"/>
    <w:rsid w:val="00665EB3"/>
    <w:rsid w:val="00666073"/>
    <w:rsid w:val="0066608D"/>
    <w:rsid w:val="00666090"/>
    <w:rsid w:val="00666222"/>
    <w:rsid w:val="006662D9"/>
    <w:rsid w:val="006665BE"/>
    <w:rsid w:val="0066662F"/>
    <w:rsid w:val="00666699"/>
    <w:rsid w:val="0066696D"/>
    <w:rsid w:val="00666A1E"/>
    <w:rsid w:val="00666C25"/>
    <w:rsid w:val="0066703A"/>
    <w:rsid w:val="00667044"/>
    <w:rsid w:val="006670A5"/>
    <w:rsid w:val="006672BC"/>
    <w:rsid w:val="00667364"/>
    <w:rsid w:val="00667494"/>
    <w:rsid w:val="006675A6"/>
    <w:rsid w:val="006675AD"/>
    <w:rsid w:val="006675E1"/>
    <w:rsid w:val="00667735"/>
    <w:rsid w:val="00667ECA"/>
    <w:rsid w:val="0067041D"/>
    <w:rsid w:val="00670458"/>
    <w:rsid w:val="006704B2"/>
    <w:rsid w:val="00670523"/>
    <w:rsid w:val="006705D0"/>
    <w:rsid w:val="006705EC"/>
    <w:rsid w:val="006706D1"/>
    <w:rsid w:val="00670AEB"/>
    <w:rsid w:val="00670BA6"/>
    <w:rsid w:val="00670C7F"/>
    <w:rsid w:val="00670CED"/>
    <w:rsid w:val="00670F0E"/>
    <w:rsid w:val="00671054"/>
    <w:rsid w:val="006716FA"/>
    <w:rsid w:val="00671AB9"/>
    <w:rsid w:val="00671AF6"/>
    <w:rsid w:val="00671B0E"/>
    <w:rsid w:val="00671D85"/>
    <w:rsid w:val="00671D90"/>
    <w:rsid w:val="00671F69"/>
    <w:rsid w:val="0067278C"/>
    <w:rsid w:val="00672889"/>
    <w:rsid w:val="0067295F"/>
    <w:rsid w:val="00672994"/>
    <w:rsid w:val="00672A11"/>
    <w:rsid w:val="00672DB4"/>
    <w:rsid w:val="00672F5B"/>
    <w:rsid w:val="00673095"/>
    <w:rsid w:val="006731E2"/>
    <w:rsid w:val="006733C1"/>
    <w:rsid w:val="00673464"/>
    <w:rsid w:val="00673732"/>
    <w:rsid w:val="0067390F"/>
    <w:rsid w:val="00673A00"/>
    <w:rsid w:val="00673CB2"/>
    <w:rsid w:val="00673D58"/>
    <w:rsid w:val="00673FFF"/>
    <w:rsid w:val="0067404C"/>
    <w:rsid w:val="00674344"/>
    <w:rsid w:val="0067436D"/>
    <w:rsid w:val="006746B6"/>
    <w:rsid w:val="006747E9"/>
    <w:rsid w:val="00674A9D"/>
    <w:rsid w:val="00674AE4"/>
    <w:rsid w:val="00674BD4"/>
    <w:rsid w:val="00675192"/>
    <w:rsid w:val="006752DC"/>
    <w:rsid w:val="0067539B"/>
    <w:rsid w:val="006754C9"/>
    <w:rsid w:val="00675530"/>
    <w:rsid w:val="00675608"/>
    <w:rsid w:val="0067572D"/>
    <w:rsid w:val="00675891"/>
    <w:rsid w:val="00675DDC"/>
    <w:rsid w:val="00675F5E"/>
    <w:rsid w:val="0067671A"/>
    <w:rsid w:val="0067675B"/>
    <w:rsid w:val="0067694C"/>
    <w:rsid w:val="00676AAF"/>
    <w:rsid w:val="00676F56"/>
    <w:rsid w:val="006770C2"/>
    <w:rsid w:val="006772D5"/>
    <w:rsid w:val="006772FD"/>
    <w:rsid w:val="006775A5"/>
    <w:rsid w:val="006777D7"/>
    <w:rsid w:val="0067795F"/>
    <w:rsid w:val="006779BC"/>
    <w:rsid w:val="00677A09"/>
    <w:rsid w:val="00677CA1"/>
    <w:rsid w:val="00677DBE"/>
    <w:rsid w:val="00677E28"/>
    <w:rsid w:val="0068002B"/>
    <w:rsid w:val="00680284"/>
    <w:rsid w:val="00680925"/>
    <w:rsid w:val="00680A25"/>
    <w:rsid w:val="00680ABB"/>
    <w:rsid w:val="00680AFE"/>
    <w:rsid w:val="00680CAD"/>
    <w:rsid w:val="00680CE4"/>
    <w:rsid w:val="00680D18"/>
    <w:rsid w:val="0068119A"/>
    <w:rsid w:val="00681262"/>
    <w:rsid w:val="006812A7"/>
    <w:rsid w:val="006813D8"/>
    <w:rsid w:val="006816CD"/>
    <w:rsid w:val="006816EF"/>
    <w:rsid w:val="006816F4"/>
    <w:rsid w:val="006817BF"/>
    <w:rsid w:val="00681812"/>
    <w:rsid w:val="00681818"/>
    <w:rsid w:val="00681C6B"/>
    <w:rsid w:val="00681CAC"/>
    <w:rsid w:val="00682208"/>
    <w:rsid w:val="00682290"/>
    <w:rsid w:val="006822F0"/>
    <w:rsid w:val="0068242F"/>
    <w:rsid w:val="00682A88"/>
    <w:rsid w:val="00682C6A"/>
    <w:rsid w:val="00682DE2"/>
    <w:rsid w:val="00682F68"/>
    <w:rsid w:val="00682FE5"/>
    <w:rsid w:val="00683035"/>
    <w:rsid w:val="006830A1"/>
    <w:rsid w:val="00683179"/>
    <w:rsid w:val="00683257"/>
    <w:rsid w:val="006833D4"/>
    <w:rsid w:val="00683857"/>
    <w:rsid w:val="00683910"/>
    <w:rsid w:val="00683CC1"/>
    <w:rsid w:val="00683CF1"/>
    <w:rsid w:val="00683F2B"/>
    <w:rsid w:val="00683F6C"/>
    <w:rsid w:val="00683FC2"/>
    <w:rsid w:val="00684A32"/>
    <w:rsid w:val="00684A33"/>
    <w:rsid w:val="00684BB9"/>
    <w:rsid w:val="00684BF2"/>
    <w:rsid w:val="00684CF0"/>
    <w:rsid w:val="00684D9B"/>
    <w:rsid w:val="00684ED5"/>
    <w:rsid w:val="006851C2"/>
    <w:rsid w:val="00685216"/>
    <w:rsid w:val="006852A7"/>
    <w:rsid w:val="0068548E"/>
    <w:rsid w:val="006859AB"/>
    <w:rsid w:val="00685A12"/>
    <w:rsid w:val="00685BC9"/>
    <w:rsid w:val="0068603D"/>
    <w:rsid w:val="0068637A"/>
    <w:rsid w:val="00686402"/>
    <w:rsid w:val="0068649A"/>
    <w:rsid w:val="006865FF"/>
    <w:rsid w:val="00686732"/>
    <w:rsid w:val="00686748"/>
    <w:rsid w:val="006867F1"/>
    <w:rsid w:val="0068692B"/>
    <w:rsid w:val="0068696D"/>
    <w:rsid w:val="00686A30"/>
    <w:rsid w:val="00686A37"/>
    <w:rsid w:val="00686CBB"/>
    <w:rsid w:val="00686DF0"/>
    <w:rsid w:val="00686FD7"/>
    <w:rsid w:val="006871B4"/>
    <w:rsid w:val="006872C1"/>
    <w:rsid w:val="006872CD"/>
    <w:rsid w:val="0068734A"/>
    <w:rsid w:val="006874C6"/>
    <w:rsid w:val="006875D6"/>
    <w:rsid w:val="00687669"/>
    <w:rsid w:val="006878A9"/>
    <w:rsid w:val="00687E19"/>
    <w:rsid w:val="00690204"/>
    <w:rsid w:val="006902F2"/>
    <w:rsid w:val="0069034C"/>
    <w:rsid w:val="006906B2"/>
    <w:rsid w:val="006906B8"/>
    <w:rsid w:val="00690A29"/>
    <w:rsid w:val="00690ADA"/>
    <w:rsid w:val="00690C12"/>
    <w:rsid w:val="00690C5D"/>
    <w:rsid w:val="00690CA3"/>
    <w:rsid w:val="00690D04"/>
    <w:rsid w:val="00690DB2"/>
    <w:rsid w:val="00690E9D"/>
    <w:rsid w:val="00690EA9"/>
    <w:rsid w:val="0069103C"/>
    <w:rsid w:val="0069128C"/>
    <w:rsid w:val="0069155A"/>
    <w:rsid w:val="00691663"/>
    <w:rsid w:val="00691690"/>
    <w:rsid w:val="00691A0D"/>
    <w:rsid w:val="00691CA1"/>
    <w:rsid w:val="00691F83"/>
    <w:rsid w:val="006924A5"/>
    <w:rsid w:val="0069262D"/>
    <w:rsid w:val="006927FE"/>
    <w:rsid w:val="00692986"/>
    <w:rsid w:val="00692A85"/>
    <w:rsid w:val="00692F42"/>
    <w:rsid w:val="00692FCD"/>
    <w:rsid w:val="0069304E"/>
    <w:rsid w:val="00693078"/>
    <w:rsid w:val="0069319E"/>
    <w:rsid w:val="00693558"/>
    <w:rsid w:val="006939DF"/>
    <w:rsid w:val="00693B74"/>
    <w:rsid w:val="00693B93"/>
    <w:rsid w:val="00693CFA"/>
    <w:rsid w:val="00693DF3"/>
    <w:rsid w:val="00694240"/>
    <w:rsid w:val="006942EE"/>
    <w:rsid w:val="006944A0"/>
    <w:rsid w:val="0069459D"/>
    <w:rsid w:val="006947CD"/>
    <w:rsid w:val="00694E18"/>
    <w:rsid w:val="00695200"/>
    <w:rsid w:val="0069528B"/>
    <w:rsid w:val="00695383"/>
    <w:rsid w:val="00695747"/>
    <w:rsid w:val="006957E2"/>
    <w:rsid w:val="00695AB3"/>
    <w:rsid w:val="00695B99"/>
    <w:rsid w:val="00695D1A"/>
    <w:rsid w:val="00695E2F"/>
    <w:rsid w:val="00695F40"/>
    <w:rsid w:val="00695FF0"/>
    <w:rsid w:val="00695FF2"/>
    <w:rsid w:val="0069639F"/>
    <w:rsid w:val="006963F1"/>
    <w:rsid w:val="0069642A"/>
    <w:rsid w:val="00696521"/>
    <w:rsid w:val="006965BF"/>
    <w:rsid w:val="0069682C"/>
    <w:rsid w:val="006969FF"/>
    <w:rsid w:val="00696BBD"/>
    <w:rsid w:val="00697346"/>
    <w:rsid w:val="006973DA"/>
    <w:rsid w:val="006973E7"/>
    <w:rsid w:val="00697826"/>
    <w:rsid w:val="00697AA8"/>
    <w:rsid w:val="00697AED"/>
    <w:rsid w:val="00697C60"/>
    <w:rsid w:val="00697D54"/>
    <w:rsid w:val="006A0051"/>
    <w:rsid w:val="006A04CB"/>
    <w:rsid w:val="006A0671"/>
    <w:rsid w:val="006A080B"/>
    <w:rsid w:val="006A08CE"/>
    <w:rsid w:val="006A0B85"/>
    <w:rsid w:val="006A0C96"/>
    <w:rsid w:val="006A0DF6"/>
    <w:rsid w:val="006A0E09"/>
    <w:rsid w:val="006A0E80"/>
    <w:rsid w:val="006A103B"/>
    <w:rsid w:val="006A11C7"/>
    <w:rsid w:val="006A12A1"/>
    <w:rsid w:val="006A13D9"/>
    <w:rsid w:val="006A1420"/>
    <w:rsid w:val="006A14EA"/>
    <w:rsid w:val="006A17DA"/>
    <w:rsid w:val="006A1926"/>
    <w:rsid w:val="006A1B23"/>
    <w:rsid w:val="006A1DCD"/>
    <w:rsid w:val="006A1DE7"/>
    <w:rsid w:val="006A224D"/>
    <w:rsid w:val="006A25E4"/>
    <w:rsid w:val="006A2601"/>
    <w:rsid w:val="006A26A4"/>
    <w:rsid w:val="006A26B2"/>
    <w:rsid w:val="006A2CB5"/>
    <w:rsid w:val="006A2E8D"/>
    <w:rsid w:val="006A3332"/>
    <w:rsid w:val="006A35AF"/>
    <w:rsid w:val="006A363B"/>
    <w:rsid w:val="006A37EB"/>
    <w:rsid w:val="006A380A"/>
    <w:rsid w:val="006A394D"/>
    <w:rsid w:val="006A3A5F"/>
    <w:rsid w:val="006A3A92"/>
    <w:rsid w:val="006A3B37"/>
    <w:rsid w:val="006A40E2"/>
    <w:rsid w:val="006A42F9"/>
    <w:rsid w:val="006A432C"/>
    <w:rsid w:val="006A4521"/>
    <w:rsid w:val="006A45E9"/>
    <w:rsid w:val="006A4A6C"/>
    <w:rsid w:val="006A4A93"/>
    <w:rsid w:val="006A4C1E"/>
    <w:rsid w:val="006A4EE0"/>
    <w:rsid w:val="006A5097"/>
    <w:rsid w:val="006A56CE"/>
    <w:rsid w:val="006A57E7"/>
    <w:rsid w:val="006A5B91"/>
    <w:rsid w:val="006A6041"/>
    <w:rsid w:val="006A60AE"/>
    <w:rsid w:val="006A63E7"/>
    <w:rsid w:val="006A64F8"/>
    <w:rsid w:val="006A6503"/>
    <w:rsid w:val="006A6510"/>
    <w:rsid w:val="006A66E9"/>
    <w:rsid w:val="006A6703"/>
    <w:rsid w:val="006A685A"/>
    <w:rsid w:val="006A6A50"/>
    <w:rsid w:val="006A6B27"/>
    <w:rsid w:val="006A6DA4"/>
    <w:rsid w:val="006A6EEB"/>
    <w:rsid w:val="006A72B8"/>
    <w:rsid w:val="006A73AA"/>
    <w:rsid w:val="006A7544"/>
    <w:rsid w:val="006A7633"/>
    <w:rsid w:val="006A7B37"/>
    <w:rsid w:val="006B016E"/>
    <w:rsid w:val="006B02AC"/>
    <w:rsid w:val="006B058F"/>
    <w:rsid w:val="006B05AE"/>
    <w:rsid w:val="006B0707"/>
    <w:rsid w:val="006B0734"/>
    <w:rsid w:val="006B0815"/>
    <w:rsid w:val="006B0862"/>
    <w:rsid w:val="006B0D1C"/>
    <w:rsid w:val="006B0F33"/>
    <w:rsid w:val="006B1052"/>
    <w:rsid w:val="006B11AE"/>
    <w:rsid w:val="006B11E4"/>
    <w:rsid w:val="006B12C2"/>
    <w:rsid w:val="006B1965"/>
    <w:rsid w:val="006B1D40"/>
    <w:rsid w:val="006B1DCA"/>
    <w:rsid w:val="006B2239"/>
    <w:rsid w:val="006B223F"/>
    <w:rsid w:val="006B24D4"/>
    <w:rsid w:val="006B25D7"/>
    <w:rsid w:val="006B26A1"/>
    <w:rsid w:val="006B2710"/>
    <w:rsid w:val="006B2954"/>
    <w:rsid w:val="006B29D3"/>
    <w:rsid w:val="006B2B3D"/>
    <w:rsid w:val="006B2C8C"/>
    <w:rsid w:val="006B2EA3"/>
    <w:rsid w:val="006B2EC2"/>
    <w:rsid w:val="006B2FBA"/>
    <w:rsid w:val="006B3095"/>
    <w:rsid w:val="006B30E7"/>
    <w:rsid w:val="006B31BB"/>
    <w:rsid w:val="006B339C"/>
    <w:rsid w:val="006B39B0"/>
    <w:rsid w:val="006B3A9B"/>
    <w:rsid w:val="006B3F3C"/>
    <w:rsid w:val="006B400F"/>
    <w:rsid w:val="006B424C"/>
    <w:rsid w:val="006B4302"/>
    <w:rsid w:val="006B440E"/>
    <w:rsid w:val="006B471A"/>
    <w:rsid w:val="006B48BA"/>
    <w:rsid w:val="006B4A40"/>
    <w:rsid w:val="006B4E8C"/>
    <w:rsid w:val="006B4E8F"/>
    <w:rsid w:val="006B5063"/>
    <w:rsid w:val="006B50BC"/>
    <w:rsid w:val="006B5827"/>
    <w:rsid w:val="006B5BDE"/>
    <w:rsid w:val="006B5F8C"/>
    <w:rsid w:val="006B6041"/>
    <w:rsid w:val="006B6474"/>
    <w:rsid w:val="006B67C0"/>
    <w:rsid w:val="006B69AE"/>
    <w:rsid w:val="006B6C43"/>
    <w:rsid w:val="006B6CAE"/>
    <w:rsid w:val="006B7256"/>
    <w:rsid w:val="006B72E0"/>
    <w:rsid w:val="006B7637"/>
    <w:rsid w:val="006B77AD"/>
    <w:rsid w:val="006B782B"/>
    <w:rsid w:val="006B7839"/>
    <w:rsid w:val="006B79C9"/>
    <w:rsid w:val="006B79CF"/>
    <w:rsid w:val="006B7D2D"/>
    <w:rsid w:val="006C055A"/>
    <w:rsid w:val="006C0857"/>
    <w:rsid w:val="006C09EF"/>
    <w:rsid w:val="006C0AD6"/>
    <w:rsid w:val="006C0C54"/>
    <w:rsid w:val="006C0D9D"/>
    <w:rsid w:val="006C0DF6"/>
    <w:rsid w:val="006C0FA0"/>
    <w:rsid w:val="006C10D4"/>
    <w:rsid w:val="006C1374"/>
    <w:rsid w:val="006C188C"/>
    <w:rsid w:val="006C18B7"/>
    <w:rsid w:val="006C1946"/>
    <w:rsid w:val="006C19E9"/>
    <w:rsid w:val="006C1B68"/>
    <w:rsid w:val="006C1CA0"/>
    <w:rsid w:val="006C1E64"/>
    <w:rsid w:val="006C2016"/>
    <w:rsid w:val="006C20B2"/>
    <w:rsid w:val="006C21CB"/>
    <w:rsid w:val="006C237A"/>
    <w:rsid w:val="006C24F6"/>
    <w:rsid w:val="006C2594"/>
    <w:rsid w:val="006C26B4"/>
    <w:rsid w:val="006C298F"/>
    <w:rsid w:val="006C29A9"/>
    <w:rsid w:val="006C2E96"/>
    <w:rsid w:val="006C2F95"/>
    <w:rsid w:val="006C31FE"/>
    <w:rsid w:val="006C32EA"/>
    <w:rsid w:val="006C3477"/>
    <w:rsid w:val="006C3493"/>
    <w:rsid w:val="006C3907"/>
    <w:rsid w:val="006C3B5B"/>
    <w:rsid w:val="006C3D59"/>
    <w:rsid w:val="006C3DF3"/>
    <w:rsid w:val="006C4394"/>
    <w:rsid w:val="006C473D"/>
    <w:rsid w:val="006C4784"/>
    <w:rsid w:val="006C478E"/>
    <w:rsid w:val="006C4AB7"/>
    <w:rsid w:val="006C4D60"/>
    <w:rsid w:val="006C529A"/>
    <w:rsid w:val="006C5402"/>
    <w:rsid w:val="006C5438"/>
    <w:rsid w:val="006C5819"/>
    <w:rsid w:val="006C5B0B"/>
    <w:rsid w:val="006C5BAF"/>
    <w:rsid w:val="006C5E2C"/>
    <w:rsid w:val="006C5FA3"/>
    <w:rsid w:val="006C6075"/>
    <w:rsid w:val="006C62C2"/>
    <w:rsid w:val="006C6433"/>
    <w:rsid w:val="006C6908"/>
    <w:rsid w:val="006C6A43"/>
    <w:rsid w:val="006C6F6C"/>
    <w:rsid w:val="006C70CD"/>
    <w:rsid w:val="006C7188"/>
    <w:rsid w:val="006C73F5"/>
    <w:rsid w:val="006C752E"/>
    <w:rsid w:val="006C7556"/>
    <w:rsid w:val="006C7792"/>
    <w:rsid w:val="006C7844"/>
    <w:rsid w:val="006C7853"/>
    <w:rsid w:val="006C78AC"/>
    <w:rsid w:val="006C78E9"/>
    <w:rsid w:val="006C7BBE"/>
    <w:rsid w:val="006C7E60"/>
    <w:rsid w:val="006C7F1A"/>
    <w:rsid w:val="006C7FA0"/>
    <w:rsid w:val="006C9598"/>
    <w:rsid w:val="006D00F1"/>
    <w:rsid w:val="006D0600"/>
    <w:rsid w:val="006D070F"/>
    <w:rsid w:val="006D074E"/>
    <w:rsid w:val="006D09EE"/>
    <w:rsid w:val="006D0CA0"/>
    <w:rsid w:val="006D0E60"/>
    <w:rsid w:val="006D10CF"/>
    <w:rsid w:val="006D1281"/>
    <w:rsid w:val="006D1324"/>
    <w:rsid w:val="006D17B7"/>
    <w:rsid w:val="006D1810"/>
    <w:rsid w:val="006D1A3A"/>
    <w:rsid w:val="006D1E53"/>
    <w:rsid w:val="006D1F73"/>
    <w:rsid w:val="006D204C"/>
    <w:rsid w:val="006D2128"/>
    <w:rsid w:val="006D2156"/>
    <w:rsid w:val="006D21EA"/>
    <w:rsid w:val="006D23B2"/>
    <w:rsid w:val="006D23F1"/>
    <w:rsid w:val="006D2447"/>
    <w:rsid w:val="006D249D"/>
    <w:rsid w:val="006D24D3"/>
    <w:rsid w:val="006D274C"/>
    <w:rsid w:val="006D277D"/>
    <w:rsid w:val="006D27C6"/>
    <w:rsid w:val="006D28A7"/>
    <w:rsid w:val="006D2A8D"/>
    <w:rsid w:val="006D2B48"/>
    <w:rsid w:val="006D2DB8"/>
    <w:rsid w:val="006D2FAA"/>
    <w:rsid w:val="006D31F6"/>
    <w:rsid w:val="006D333E"/>
    <w:rsid w:val="006D3412"/>
    <w:rsid w:val="006D34E2"/>
    <w:rsid w:val="006D3524"/>
    <w:rsid w:val="006D356A"/>
    <w:rsid w:val="006D3625"/>
    <w:rsid w:val="006D3AF2"/>
    <w:rsid w:val="006D3F9C"/>
    <w:rsid w:val="006D4013"/>
    <w:rsid w:val="006D4067"/>
    <w:rsid w:val="006D42DD"/>
    <w:rsid w:val="006D4450"/>
    <w:rsid w:val="006D4706"/>
    <w:rsid w:val="006D47EE"/>
    <w:rsid w:val="006D488B"/>
    <w:rsid w:val="006D4C86"/>
    <w:rsid w:val="006D4DCB"/>
    <w:rsid w:val="006D4FFA"/>
    <w:rsid w:val="006D50CD"/>
    <w:rsid w:val="006D52A6"/>
    <w:rsid w:val="006D52E9"/>
    <w:rsid w:val="006D54B2"/>
    <w:rsid w:val="006D57DC"/>
    <w:rsid w:val="006D5C70"/>
    <w:rsid w:val="006D5CEC"/>
    <w:rsid w:val="006D5DE2"/>
    <w:rsid w:val="006D5F1D"/>
    <w:rsid w:val="006D60EC"/>
    <w:rsid w:val="006D611A"/>
    <w:rsid w:val="006D6586"/>
    <w:rsid w:val="006D660B"/>
    <w:rsid w:val="006D676C"/>
    <w:rsid w:val="006D6857"/>
    <w:rsid w:val="006D6AC6"/>
    <w:rsid w:val="006D6B8B"/>
    <w:rsid w:val="006D6D5C"/>
    <w:rsid w:val="006D6E3A"/>
    <w:rsid w:val="006D6FAF"/>
    <w:rsid w:val="006D72F3"/>
    <w:rsid w:val="006D7305"/>
    <w:rsid w:val="006D7566"/>
    <w:rsid w:val="006D7735"/>
    <w:rsid w:val="006D7E16"/>
    <w:rsid w:val="006E00C6"/>
    <w:rsid w:val="006E026C"/>
    <w:rsid w:val="006E056E"/>
    <w:rsid w:val="006E0934"/>
    <w:rsid w:val="006E09B3"/>
    <w:rsid w:val="006E0AEA"/>
    <w:rsid w:val="006E0E3E"/>
    <w:rsid w:val="006E0E95"/>
    <w:rsid w:val="006E11F3"/>
    <w:rsid w:val="006E1465"/>
    <w:rsid w:val="006E19C1"/>
    <w:rsid w:val="006E1BE2"/>
    <w:rsid w:val="006E1C1C"/>
    <w:rsid w:val="006E1EF6"/>
    <w:rsid w:val="006E200B"/>
    <w:rsid w:val="006E2061"/>
    <w:rsid w:val="006E20F8"/>
    <w:rsid w:val="006E214D"/>
    <w:rsid w:val="006E21DF"/>
    <w:rsid w:val="006E2594"/>
    <w:rsid w:val="006E25B9"/>
    <w:rsid w:val="006E2864"/>
    <w:rsid w:val="006E2915"/>
    <w:rsid w:val="006E2E66"/>
    <w:rsid w:val="006E2F33"/>
    <w:rsid w:val="006E31D9"/>
    <w:rsid w:val="006E3344"/>
    <w:rsid w:val="006E3597"/>
    <w:rsid w:val="006E39CF"/>
    <w:rsid w:val="006E3C64"/>
    <w:rsid w:val="006E3F7D"/>
    <w:rsid w:val="006E404B"/>
    <w:rsid w:val="006E4115"/>
    <w:rsid w:val="006E4334"/>
    <w:rsid w:val="006E444E"/>
    <w:rsid w:val="006E452C"/>
    <w:rsid w:val="006E4619"/>
    <w:rsid w:val="006E4838"/>
    <w:rsid w:val="006E4ADB"/>
    <w:rsid w:val="006E51EB"/>
    <w:rsid w:val="006E525A"/>
    <w:rsid w:val="006E5319"/>
    <w:rsid w:val="006E534B"/>
    <w:rsid w:val="006E551A"/>
    <w:rsid w:val="006E5520"/>
    <w:rsid w:val="006E5524"/>
    <w:rsid w:val="006E596F"/>
    <w:rsid w:val="006E5B3D"/>
    <w:rsid w:val="006E5BCB"/>
    <w:rsid w:val="006E5CF6"/>
    <w:rsid w:val="006E5E1E"/>
    <w:rsid w:val="006E615F"/>
    <w:rsid w:val="006E61B0"/>
    <w:rsid w:val="006E6231"/>
    <w:rsid w:val="006E6236"/>
    <w:rsid w:val="006E65A4"/>
    <w:rsid w:val="006E6782"/>
    <w:rsid w:val="006E69E2"/>
    <w:rsid w:val="006E6F6F"/>
    <w:rsid w:val="006E6FFC"/>
    <w:rsid w:val="006E717E"/>
    <w:rsid w:val="006E7187"/>
    <w:rsid w:val="006E71D3"/>
    <w:rsid w:val="006E7306"/>
    <w:rsid w:val="006E732A"/>
    <w:rsid w:val="006E73CF"/>
    <w:rsid w:val="006E7595"/>
    <w:rsid w:val="006E7674"/>
    <w:rsid w:val="006E7700"/>
    <w:rsid w:val="006E787F"/>
    <w:rsid w:val="006E78D4"/>
    <w:rsid w:val="006E7D7E"/>
    <w:rsid w:val="006E7DAB"/>
    <w:rsid w:val="006F0287"/>
    <w:rsid w:val="006F028B"/>
    <w:rsid w:val="006F0355"/>
    <w:rsid w:val="006F07CC"/>
    <w:rsid w:val="006F088C"/>
    <w:rsid w:val="006F0970"/>
    <w:rsid w:val="006F0C24"/>
    <w:rsid w:val="006F0C64"/>
    <w:rsid w:val="006F0D19"/>
    <w:rsid w:val="006F0DE8"/>
    <w:rsid w:val="006F0E23"/>
    <w:rsid w:val="006F0E32"/>
    <w:rsid w:val="006F11AE"/>
    <w:rsid w:val="006F1667"/>
    <w:rsid w:val="006F1855"/>
    <w:rsid w:val="006F2218"/>
    <w:rsid w:val="006F2603"/>
    <w:rsid w:val="006F2846"/>
    <w:rsid w:val="006F28E7"/>
    <w:rsid w:val="006F2A1B"/>
    <w:rsid w:val="006F2B0F"/>
    <w:rsid w:val="006F2EE5"/>
    <w:rsid w:val="006F3162"/>
    <w:rsid w:val="006F3271"/>
    <w:rsid w:val="006F3392"/>
    <w:rsid w:val="006F339E"/>
    <w:rsid w:val="006F3610"/>
    <w:rsid w:val="006F3682"/>
    <w:rsid w:val="006F3683"/>
    <w:rsid w:val="006F38BE"/>
    <w:rsid w:val="006F38E1"/>
    <w:rsid w:val="006F3920"/>
    <w:rsid w:val="006F3C5A"/>
    <w:rsid w:val="006F4085"/>
    <w:rsid w:val="006F413A"/>
    <w:rsid w:val="006F41CF"/>
    <w:rsid w:val="006F4714"/>
    <w:rsid w:val="006F4A66"/>
    <w:rsid w:val="006F4B6D"/>
    <w:rsid w:val="006F4D5C"/>
    <w:rsid w:val="006F4F61"/>
    <w:rsid w:val="006F4F74"/>
    <w:rsid w:val="006F5077"/>
    <w:rsid w:val="006F52F7"/>
    <w:rsid w:val="006F58CF"/>
    <w:rsid w:val="006F5C51"/>
    <w:rsid w:val="006F5E32"/>
    <w:rsid w:val="006F5EA4"/>
    <w:rsid w:val="006F64D3"/>
    <w:rsid w:val="006F64FA"/>
    <w:rsid w:val="006F6643"/>
    <w:rsid w:val="006F6785"/>
    <w:rsid w:val="006F6873"/>
    <w:rsid w:val="006F6A3F"/>
    <w:rsid w:val="006F6C85"/>
    <w:rsid w:val="006F733A"/>
    <w:rsid w:val="006F734E"/>
    <w:rsid w:val="006F73A9"/>
    <w:rsid w:val="006F73D4"/>
    <w:rsid w:val="006F758E"/>
    <w:rsid w:val="006F7638"/>
    <w:rsid w:val="006F7662"/>
    <w:rsid w:val="006F780B"/>
    <w:rsid w:val="006F7823"/>
    <w:rsid w:val="006F7C69"/>
    <w:rsid w:val="006F7ECC"/>
    <w:rsid w:val="006F7ED2"/>
    <w:rsid w:val="007001E9"/>
    <w:rsid w:val="0070039E"/>
    <w:rsid w:val="007004CB"/>
    <w:rsid w:val="00700601"/>
    <w:rsid w:val="00700713"/>
    <w:rsid w:val="007009E1"/>
    <w:rsid w:val="00700A12"/>
    <w:rsid w:val="00700E15"/>
    <w:rsid w:val="00700FBB"/>
    <w:rsid w:val="007012B9"/>
    <w:rsid w:val="007012F5"/>
    <w:rsid w:val="00701493"/>
    <w:rsid w:val="0070149D"/>
    <w:rsid w:val="007016DE"/>
    <w:rsid w:val="007016F6"/>
    <w:rsid w:val="007017B7"/>
    <w:rsid w:val="00701B59"/>
    <w:rsid w:val="00701BA4"/>
    <w:rsid w:val="00701D57"/>
    <w:rsid w:val="00701D91"/>
    <w:rsid w:val="00701E45"/>
    <w:rsid w:val="00701EDB"/>
    <w:rsid w:val="00702109"/>
    <w:rsid w:val="007021B4"/>
    <w:rsid w:val="007024D8"/>
    <w:rsid w:val="00702A37"/>
    <w:rsid w:val="00702B3D"/>
    <w:rsid w:val="00702BDA"/>
    <w:rsid w:val="00702F76"/>
    <w:rsid w:val="0070308F"/>
    <w:rsid w:val="007031C7"/>
    <w:rsid w:val="007032C6"/>
    <w:rsid w:val="007033AF"/>
    <w:rsid w:val="00703575"/>
    <w:rsid w:val="0070379B"/>
    <w:rsid w:val="007038B5"/>
    <w:rsid w:val="00703AA0"/>
    <w:rsid w:val="00703B1A"/>
    <w:rsid w:val="00703D2D"/>
    <w:rsid w:val="007041A0"/>
    <w:rsid w:val="0070422E"/>
    <w:rsid w:val="00704234"/>
    <w:rsid w:val="007044DC"/>
    <w:rsid w:val="0070450B"/>
    <w:rsid w:val="00704604"/>
    <w:rsid w:val="007046C5"/>
    <w:rsid w:val="007047BD"/>
    <w:rsid w:val="007048C1"/>
    <w:rsid w:val="0070497A"/>
    <w:rsid w:val="00704B33"/>
    <w:rsid w:val="00704CBE"/>
    <w:rsid w:val="00705676"/>
    <w:rsid w:val="007057A7"/>
    <w:rsid w:val="007059F2"/>
    <w:rsid w:val="00705A55"/>
    <w:rsid w:val="00705B92"/>
    <w:rsid w:val="00705BD7"/>
    <w:rsid w:val="00705CA5"/>
    <w:rsid w:val="00705EDB"/>
    <w:rsid w:val="00706036"/>
    <w:rsid w:val="0070621A"/>
    <w:rsid w:val="0070639D"/>
    <w:rsid w:val="00706519"/>
    <w:rsid w:val="007065EB"/>
    <w:rsid w:val="00706869"/>
    <w:rsid w:val="00706A27"/>
    <w:rsid w:val="00706AD5"/>
    <w:rsid w:val="00706D91"/>
    <w:rsid w:val="00706F30"/>
    <w:rsid w:val="00706F63"/>
    <w:rsid w:val="00706FCB"/>
    <w:rsid w:val="007071D7"/>
    <w:rsid w:val="007072A2"/>
    <w:rsid w:val="007074EA"/>
    <w:rsid w:val="00707566"/>
    <w:rsid w:val="007075D8"/>
    <w:rsid w:val="007075FA"/>
    <w:rsid w:val="007078BF"/>
    <w:rsid w:val="00707913"/>
    <w:rsid w:val="00707ADF"/>
    <w:rsid w:val="00707D83"/>
    <w:rsid w:val="00707DCA"/>
    <w:rsid w:val="00707E44"/>
    <w:rsid w:val="0071056A"/>
    <w:rsid w:val="0071066B"/>
    <w:rsid w:val="007106FF"/>
    <w:rsid w:val="007108D5"/>
    <w:rsid w:val="00710E97"/>
    <w:rsid w:val="00711023"/>
    <w:rsid w:val="00711126"/>
    <w:rsid w:val="00711247"/>
    <w:rsid w:val="00711294"/>
    <w:rsid w:val="007113BE"/>
    <w:rsid w:val="0071157F"/>
    <w:rsid w:val="007115F4"/>
    <w:rsid w:val="00711605"/>
    <w:rsid w:val="00711A37"/>
    <w:rsid w:val="00711A5C"/>
    <w:rsid w:val="00711A84"/>
    <w:rsid w:val="00711BB5"/>
    <w:rsid w:val="00711D03"/>
    <w:rsid w:val="00711EB2"/>
    <w:rsid w:val="00711EEC"/>
    <w:rsid w:val="00711EFE"/>
    <w:rsid w:val="00711F54"/>
    <w:rsid w:val="00712076"/>
    <w:rsid w:val="007122BA"/>
    <w:rsid w:val="00712475"/>
    <w:rsid w:val="007125C3"/>
    <w:rsid w:val="007127CB"/>
    <w:rsid w:val="0071282D"/>
    <w:rsid w:val="0071298F"/>
    <w:rsid w:val="00712999"/>
    <w:rsid w:val="007129A3"/>
    <w:rsid w:val="00712B0B"/>
    <w:rsid w:val="00712BC1"/>
    <w:rsid w:val="00712C2E"/>
    <w:rsid w:val="00712CE1"/>
    <w:rsid w:val="00712E68"/>
    <w:rsid w:val="00712FE0"/>
    <w:rsid w:val="007130B3"/>
    <w:rsid w:val="0071339D"/>
    <w:rsid w:val="0071341C"/>
    <w:rsid w:val="007136C4"/>
    <w:rsid w:val="00713B20"/>
    <w:rsid w:val="00713DDE"/>
    <w:rsid w:val="007141BE"/>
    <w:rsid w:val="007143E3"/>
    <w:rsid w:val="00714491"/>
    <w:rsid w:val="007147B1"/>
    <w:rsid w:val="0071498B"/>
    <w:rsid w:val="00714A18"/>
    <w:rsid w:val="00714A47"/>
    <w:rsid w:val="00714B95"/>
    <w:rsid w:val="00714E60"/>
    <w:rsid w:val="007150AB"/>
    <w:rsid w:val="00715240"/>
    <w:rsid w:val="007152DE"/>
    <w:rsid w:val="00715598"/>
    <w:rsid w:val="0071581D"/>
    <w:rsid w:val="00715E69"/>
    <w:rsid w:val="0071627F"/>
    <w:rsid w:val="007162B4"/>
    <w:rsid w:val="0071646D"/>
    <w:rsid w:val="00716A83"/>
    <w:rsid w:val="00716D14"/>
    <w:rsid w:val="00716D37"/>
    <w:rsid w:val="007174F7"/>
    <w:rsid w:val="007177C6"/>
    <w:rsid w:val="007178C6"/>
    <w:rsid w:val="00717BFA"/>
    <w:rsid w:val="00717F57"/>
    <w:rsid w:val="00717FE1"/>
    <w:rsid w:val="00720025"/>
    <w:rsid w:val="00720209"/>
    <w:rsid w:val="0072023A"/>
    <w:rsid w:val="007203C0"/>
    <w:rsid w:val="007206D9"/>
    <w:rsid w:val="007209FA"/>
    <w:rsid w:val="00720C3A"/>
    <w:rsid w:val="00720D5F"/>
    <w:rsid w:val="00720DC7"/>
    <w:rsid w:val="00721220"/>
    <w:rsid w:val="00721345"/>
    <w:rsid w:val="007218F9"/>
    <w:rsid w:val="00721B5F"/>
    <w:rsid w:val="00721C67"/>
    <w:rsid w:val="00721CDE"/>
    <w:rsid w:val="00721D33"/>
    <w:rsid w:val="00721DE0"/>
    <w:rsid w:val="00722095"/>
    <w:rsid w:val="007224E4"/>
    <w:rsid w:val="0072293F"/>
    <w:rsid w:val="00722EED"/>
    <w:rsid w:val="0072319F"/>
    <w:rsid w:val="0072327D"/>
    <w:rsid w:val="0072331E"/>
    <w:rsid w:val="00723499"/>
    <w:rsid w:val="007235EA"/>
    <w:rsid w:val="007237B2"/>
    <w:rsid w:val="00723915"/>
    <w:rsid w:val="00723926"/>
    <w:rsid w:val="00723971"/>
    <w:rsid w:val="00723AA3"/>
    <w:rsid w:val="00723B21"/>
    <w:rsid w:val="00723E86"/>
    <w:rsid w:val="00723FB8"/>
    <w:rsid w:val="00724203"/>
    <w:rsid w:val="00724316"/>
    <w:rsid w:val="0072435A"/>
    <w:rsid w:val="00724428"/>
    <w:rsid w:val="007244D9"/>
    <w:rsid w:val="0072460B"/>
    <w:rsid w:val="007246A8"/>
    <w:rsid w:val="00724870"/>
    <w:rsid w:val="007248DD"/>
    <w:rsid w:val="00724A85"/>
    <w:rsid w:val="00724AB7"/>
    <w:rsid w:val="00724AD8"/>
    <w:rsid w:val="00724ADC"/>
    <w:rsid w:val="00724DC5"/>
    <w:rsid w:val="00725104"/>
    <w:rsid w:val="007255A7"/>
    <w:rsid w:val="007256E8"/>
    <w:rsid w:val="00725783"/>
    <w:rsid w:val="007259D0"/>
    <w:rsid w:val="00725A92"/>
    <w:rsid w:val="00725CF1"/>
    <w:rsid w:val="00725D9B"/>
    <w:rsid w:val="00725ED9"/>
    <w:rsid w:val="00726037"/>
    <w:rsid w:val="0072610D"/>
    <w:rsid w:val="007261D5"/>
    <w:rsid w:val="00726557"/>
    <w:rsid w:val="007265ED"/>
    <w:rsid w:val="0072671C"/>
    <w:rsid w:val="00726A4E"/>
    <w:rsid w:val="00726B79"/>
    <w:rsid w:val="00726FDB"/>
    <w:rsid w:val="00726FE6"/>
    <w:rsid w:val="007270BC"/>
    <w:rsid w:val="007271A8"/>
    <w:rsid w:val="0072757D"/>
    <w:rsid w:val="00727588"/>
    <w:rsid w:val="00727927"/>
    <w:rsid w:val="00727ADF"/>
    <w:rsid w:val="00727D78"/>
    <w:rsid w:val="007300CB"/>
    <w:rsid w:val="00730A5D"/>
    <w:rsid w:val="00730C42"/>
    <w:rsid w:val="00731107"/>
    <w:rsid w:val="0073131C"/>
    <w:rsid w:val="0073146B"/>
    <w:rsid w:val="00731A2E"/>
    <w:rsid w:val="00731BF3"/>
    <w:rsid w:val="00731E60"/>
    <w:rsid w:val="00731EF2"/>
    <w:rsid w:val="00732075"/>
    <w:rsid w:val="0073212E"/>
    <w:rsid w:val="0073220A"/>
    <w:rsid w:val="0073292A"/>
    <w:rsid w:val="00732B1C"/>
    <w:rsid w:val="00732BA8"/>
    <w:rsid w:val="00732C28"/>
    <w:rsid w:val="00732D1F"/>
    <w:rsid w:val="00733016"/>
    <w:rsid w:val="0073308F"/>
    <w:rsid w:val="00733103"/>
    <w:rsid w:val="00733403"/>
    <w:rsid w:val="00733519"/>
    <w:rsid w:val="0073379B"/>
    <w:rsid w:val="00733830"/>
    <w:rsid w:val="007339C2"/>
    <w:rsid w:val="00733AAD"/>
    <w:rsid w:val="00733B2D"/>
    <w:rsid w:val="00733BF2"/>
    <w:rsid w:val="00733D28"/>
    <w:rsid w:val="00734004"/>
    <w:rsid w:val="007340BE"/>
    <w:rsid w:val="007341C6"/>
    <w:rsid w:val="007342D2"/>
    <w:rsid w:val="00734335"/>
    <w:rsid w:val="007343B2"/>
    <w:rsid w:val="007343BE"/>
    <w:rsid w:val="00734BDA"/>
    <w:rsid w:val="00734C4B"/>
    <w:rsid w:val="00734FE6"/>
    <w:rsid w:val="007350EA"/>
    <w:rsid w:val="007351C9"/>
    <w:rsid w:val="0073528B"/>
    <w:rsid w:val="0073535E"/>
    <w:rsid w:val="007353E6"/>
    <w:rsid w:val="0073554F"/>
    <w:rsid w:val="00735957"/>
    <w:rsid w:val="00735C04"/>
    <w:rsid w:val="00735DEF"/>
    <w:rsid w:val="00736452"/>
    <w:rsid w:val="007366B6"/>
    <w:rsid w:val="007369EE"/>
    <w:rsid w:val="00736B4B"/>
    <w:rsid w:val="00736B9F"/>
    <w:rsid w:val="00736C8A"/>
    <w:rsid w:val="00736E86"/>
    <w:rsid w:val="00737023"/>
    <w:rsid w:val="007371ED"/>
    <w:rsid w:val="00737876"/>
    <w:rsid w:val="00737E5B"/>
    <w:rsid w:val="007400BA"/>
    <w:rsid w:val="00740134"/>
    <w:rsid w:val="0074013F"/>
    <w:rsid w:val="00740322"/>
    <w:rsid w:val="00740394"/>
    <w:rsid w:val="007403CC"/>
    <w:rsid w:val="0074046C"/>
    <w:rsid w:val="00740499"/>
    <w:rsid w:val="007404F3"/>
    <w:rsid w:val="00740569"/>
    <w:rsid w:val="007405EA"/>
    <w:rsid w:val="0074062C"/>
    <w:rsid w:val="007406E2"/>
    <w:rsid w:val="007408B8"/>
    <w:rsid w:val="007408E6"/>
    <w:rsid w:val="00740C24"/>
    <w:rsid w:val="007410A9"/>
    <w:rsid w:val="00741122"/>
    <w:rsid w:val="00741453"/>
    <w:rsid w:val="00741690"/>
    <w:rsid w:val="00741759"/>
    <w:rsid w:val="00741B3E"/>
    <w:rsid w:val="00741C28"/>
    <w:rsid w:val="00741EE2"/>
    <w:rsid w:val="00741F23"/>
    <w:rsid w:val="00741FB2"/>
    <w:rsid w:val="0074202F"/>
    <w:rsid w:val="0074212B"/>
    <w:rsid w:val="0074228B"/>
    <w:rsid w:val="00742404"/>
    <w:rsid w:val="007425AF"/>
    <w:rsid w:val="00742659"/>
    <w:rsid w:val="00742869"/>
    <w:rsid w:val="007428E9"/>
    <w:rsid w:val="00742A69"/>
    <w:rsid w:val="00742A97"/>
    <w:rsid w:val="00742AC2"/>
    <w:rsid w:val="00742DA1"/>
    <w:rsid w:val="00742E4D"/>
    <w:rsid w:val="007430A0"/>
    <w:rsid w:val="0074339E"/>
    <w:rsid w:val="00743506"/>
    <w:rsid w:val="00743774"/>
    <w:rsid w:val="007437EE"/>
    <w:rsid w:val="00743919"/>
    <w:rsid w:val="007439F7"/>
    <w:rsid w:val="00743AC7"/>
    <w:rsid w:val="00743B93"/>
    <w:rsid w:val="00743EB2"/>
    <w:rsid w:val="007441A8"/>
    <w:rsid w:val="007441B4"/>
    <w:rsid w:val="00744224"/>
    <w:rsid w:val="00744765"/>
    <w:rsid w:val="00744AF1"/>
    <w:rsid w:val="00744DAA"/>
    <w:rsid w:val="00744FBE"/>
    <w:rsid w:val="00744FE9"/>
    <w:rsid w:val="0074508C"/>
    <w:rsid w:val="007451A8"/>
    <w:rsid w:val="007453A7"/>
    <w:rsid w:val="00745989"/>
    <w:rsid w:val="00745991"/>
    <w:rsid w:val="007459DE"/>
    <w:rsid w:val="00745DB3"/>
    <w:rsid w:val="0074633B"/>
    <w:rsid w:val="007464E5"/>
    <w:rsid w:val="00746613"/>
    <w:rsid w:val="0074666A"/>
    <w:rsid w:val="0074681E"/>
    <w:rsid w:val="00746BE5"/>
    <w:rsid w:val="00746CCB"/>
    <w:rsid w:val="00746E26"/>
    <w:rsid w:val="00747121"/>
    <w:rsid w:val="007473F4"/>
    <w:rsid w:val="007474BB"/>
    <w:rsid w:val="007476B9"/>
    <w:rsid w:val="00747715"/>
    <w:rsid w:val="0074774E"/>
    <w:rsid w:val="00747EF2"/>
    <w:rsid w:val="00747EF9"/>
    <w:rsid w:val="00747F1C"/>
    <w:rsid w:val="007502B6"/>
    <w:rsid w:val="00750394"/>
    <w:rsid w:val="007505B1"/>
    <w:rsid w:val="0075060D"/>
    <w:rsid w:val="00750AEF"/>
    <w:rsid w:val="00750EE7"/>
    <w:rsid w:val="007510A4"/>
    <w:rsid w:val="007510A5"/>
    <w:rsid w:val="007510F2"/>
    <w:rsid w:val="00751617"/>
    <w:rsid w:val="007517A2"/>
    <w:rsid w:val="0075197C"/>
    <w:rsid w:val="00751B6A"/>
    <w:rsid w:val="00751C4A"/>
    <w:rsid w:val="00751C7C"/>
    <w:rsid w:val="00751CAF"/>
    <w:rsid w:val="00751EC4"/>
    <w:rsid w:val="00751F57"/>
    <w:rsid w:val="007520C6"/>
    <w:rsid w:val="00752132"/>
    <w:rsid w:val="007521F7"/>
    <w:rsid w:val="007523BB"/>
    <w:rsid w:val="007523E5"/>
    <w:rsid w:val="00752408"/>
    <w:rsid w:val="00752429"/>
    <w:rsid w:val="00752541"/>
    <w:rsid w:val="0075257F"/>
    <w:rsid w:val="00752813"/>
    <w:rsid w:val="0075293C"/>
    <w:rsid w:val="00752C4F"/>
    <w:rsid w:val="00752D8B"/>
    <w:rsid w:val="00752DF8"/>
    <w:rsid w:val="00752F64"/>
    <w:rsid w:val="007531C8"/>
    <w:rsid w:val="007531DB"/>
    <w:rsid w:val="00753618"/>
    <w:rsid w:val="00753D8A"/>
    <w:rsid w:val="00754083"/>
    <w:rsid w:val="007540DD"/>
    <w:rsid w:val="007542D3"/>
    <w:rsid w:val="0075450E"/>
    <w:rsid w:val="00754838"/>
    <w:rsid w:val="00754A5F"/>
    <w:rsid w:val="00754BC0"/>
    <w:rsid w:val="007553F2"/>
    <w:rsid w:val="0075549C"/>
    <w:rsid w:val="007558FD"/>
    <w:rsid w:val="007559D7"/>
    <w:rsid w:val="00755B4F"/>
    <w:rsid w:val="00755D8B"/>
    <w:rsid w:val="00755E7A"/>
    <w:rsid w:val="00755F38"/>
    <w:rsid w:val="0075604D"/>
    <w:rsid w:val="00756193"/>
    <w:rsid w:val="007561A7"/>
    <w:rsid w:val="0075621C"/>
    <w:rsid w:val="00756472"/>
    <w:rsid w:val="007564A2"/>
    <w:rsid w:val="007564CB"/>
    <w:rsid w:val="00756B57"/>
    <w:rsid w:val="00756BBA"/>
    <w:rsid w:val="00756CE3"/>
    <w:rsid w:val="00756D40"/>
    <w:rsid w:val="00756EAC"/>
    <w:rsid w:val="00756F36"/>
    <w:rsid w:val="00757215"/>
    <w:rsid w:val="007574D4"/>
    <w:rsid w:val="007574DF"/>
    <w:rsid w:val="007575FE"/>
    <w:rsid w:val="0075793D"/>
    <w:rsid w:val="00757A05"/>
    <w:rsid w:val="00757AF3"/>
    <w:rsid w:val="00757BDE"/>
    <w:rsid w:val="00757C6B"/>
    <w:rsid w:val="00757D35"/>
    <w:rsid w:val="00757E88"/>
    <w:rsid w:val="00760036"/>
    <w:rsid w:val="0076023B"/>
    <w:rsid w:val="007605CB"/>
    <w:rsid w:val="007605DB"/>
    <w:rsid w:val="007606FB"/>
    <w:rsid w:val="00760902"/>
    <w:rsid w:val="007609A5"/>
    <w:rsid w:val="007609DD"/>
    <w:rsid w:val="00760AE7"/>
    <w:rsid w:val="00760BD6"/>
    <w:rsid w:val="00760D47"/>
    <w:rsid w:val="00760E93"/>
    <w:rsid w:val="0076162E"/>
    <w:rsid w:val="0076174D"/>
    <w:rsid w:val="00761BB1"/>
    <w:rsid w:val="00761BD2"/>
    <w:rsid w:val="00761C1E"/>
    <w:rsid w:val="00761CA1"/>
    <w:rsid w:val="00761D15"/>
    <w:rsid w:val="00761D53"/>
    <w:rsid w:val="0076234C"/>
    <w:rsid w:val="0076243E"/>
    <w:rsid w:val="00762448"/>
    <w:rsid w:val="0076282A"/>
    <w:rsid w:val="007629F9"/>
    <w:rsid w:val="00762B85"/>
    <w:rsid w:val="00762D99"/>
    <w:rsid w:val="00762FAE"/>
    <w:rsid w:val="0076305C"/>
    <w:rsid w:val="007633CA"/>
    <w:rsid w:val="00763513"/>
    <w:rsid w:val="00763571"/>
    <w:rsid w:val="00763825"/>
    <w:rsid w:val="00763CC6"/>
    <w:rsid w:val="00763D9C"/>
    <w:rsid w:val="00763EF1"/>
    <w:rsid w:val="007640CE"/>
    <w:rsid w:val="007642CD"/>
    <w:rsid w:val="007644A7"/>
    <w:rsid w:val="00764958"/>
    <w:rsid w:val="00764F28"/>
    <w:rsid w:val="0076512A"/>
    <w:rsid w:val="007652A8"/>
    <w:rsid w:val="0076579F"/>
    <w:rsid w:val="00765BFB"/>
    <w:rsid w:val="00765C7A"/>
    <w:rsid w:val="00765DDA"/>
    <w:rsid w:val="00765E6F"/>
    <w:rsid w:val="0076609E"/>
    <w:rsid w:val="0076611B"/>
    <w:rsid w:val="00766264"/>
    <w:rsid w:val="00766414"/>
    <w:rsid w:val="00766474"/>
    <w:rsid w:val="0076651A"/>
    <w:rsid w:val="007665A3"/>
    <w:rsid w:val="007666A2"/>
    <w:rsid w:val="007666FE"/>
    <w:rsid w:val="0076677B"/>
    <w:rsid w:val="00766780"/>
    <w:rsid w:val="007669DC"/>
    <w:rsid w:val="00766C33"/>
    <w:rsid w:val="00766C53"/>
    <w:rsid w:val="0076704E"/>
    <w:rsid w:val="0076750B"/>
    <w:rsid w:val="00767576"/>
    <w:rsid w:val="007675DA"/>
    <w:rsid w:val="0076765B"/>
    <w:rsid w:val="007676C2"/>
    <w:rsid w:val="00767731"/>
    <w:rsid w:val="00767A46"/>
    <w:rsid w:val="00767A67"/>
    <w:rsid w:val="00767CAC"/>
    <w:rsid w:val="00770017"/>
    <w:rsid w:val="00770301"/>
    <w:rsid w:val="0077053D"/>
    <w:rsid w:val="007705F5"/>
    <w:rsid w:val="007708DF"/>
    <w:rsid w:val="00770A44"/>
    <w:rsid w:val="00770AEA"/>
    <w:rsid w:val="00770CFA"/>
    <w:rsid w:val="00770D2B"/>
    <w:rsid w:val="00770E05"/>
    <w:rsid w:val="007711B2"/>
    <w:rsid w:val="00771330"/>
    <w:rsid w:val="007713A0"/>
    <w:rsid w:val="007713C3"/>
    <w:rsid w:val="00771447"/>
    <w:rsid w:val="007714B1"/>
    <w:rsid w:val="007716A5"/>
    <w:rsid w:val="007718C2"/>
    <w:rsid w:val="00771A7F"/>
    <w:rsid w:val="00771B65"/>
    <w:rsid w:val="00772069"/>
    <w:rsid w:val="0077217C"/>
    <w:rsid w:val="007722D3"/>
    <w:rsid w:val="00772448"/>
    <w:rsid w:val="007724AD"/>
    <w:rsid w:val="007726AF"/>
    <w:rsid w:val="00772B55"/>
    <w:rsid w:val="00772C51"/>
    <w:rsid w:val="00772DA5"/>
    <w:rsid w:val="00772E4C"/>
    <w:rsid w:val="00773601"/>
    <w:rsid w:val="007736F6"/>
    <w:rsid w:val="0077372B"/>
    <w:rsid w:val="0077379C"/>
    <w:rsid w:val="007739A4"/>
    <w:rsid w:val="00773B9F"/>
    <w:rsid w:val="00773D49"/>
    <w:rsid w:val="00773F1D"/>
    <w:rsid w:val="007742C4"/>
    <w:rsid w:val="007743DD"/>
    <w:rsid w:val="00774407"/>
    <w:rsid w:val="0077447C"/>
    <w:rsid w:val="007745F9"/>
    <w:rsid w:val="007747BD"/>
    <w:rsid w:val="00774877"/>
    <w:rsid w:val="00774C15"/>
    <w:rsid w:val="00774CAF"/>
    <w:rsid w:val="00774EB8"/>
    <w:rsid w:val="00775050"/>
    <w:rsid w:val="007750D8"/>
    <w:rsid w:val="007750F0"/>
    <w:rsid w:val="00775188"/>
    <w:rsid w:val="00775698"/>
    <w:rsid w:val="0077586F"/>
    <w:rsid w:val="007758E4"/>
    <w:rsid w:val="0077591D"/>
    <w:rsid w:val="00775936"/>
    <w:rsid w:val="00775AEC"/>
    <w:rsid w:val="00775B18"/>
    <w:rsid w:val="00775BF4"/>
    <w:rsid w:val="00775C04"/>
    <w:rsid w:val="00775D33"/>
    <w:rsid w:val="00775FBC"/>
    <w:rsid w:val="00775FD5"/>
    <w:rsid w:val="00776014"/>
    <w:rsid w:val="0077642E"/>
    <w:rsid w:val="00776535"/>
    <w:rsid w:val="0077662E"/>
    <w:rsid w:val="007766CC"/>
    <w:rsid w:val="00776921"/>
    <w:rsid w:val="00776C6E"/>
    <w:rsid w:val="00776FED"/>
    <w:rsid w:val="00777022"/>
    <w:rsid w:val="00777041"/>
    <w:rsid w:val="0077726F"/>
    <w:rsid w:val="0077728C"/>
    <w:rsid w:val="0077733B"/>
    <w:rsid w:val="00777565"/>
    <w:rsid w:val="007778D1"/>
    <w:rsid w:val="00780207"/>
    <w:rsid w:val="007804AB"/>
    <w:rsid w:val="00780545"/>
    <w:rsid w:val="0078078A"/>
    <w:rsid w:val="0078087F"/>
    <w:rsid w:val="00780A07"/>
    <w:rsid w:val="00780DFD"/>
    <w:rsid w:val="00780E5A"/>
    <w:rsid w:val="00780F5A"/>
    <w:rsid w:val="00780FBD"/>
    <w:rsid w:val="007810FF"/>
    <w:rsid w:val="00781251"/>
    <w:rsid w:val="0078129F"/>
    <w:rsid w:val="00781432"/>
    <w:rsid w:val="00781693"/>
    <w:rsid w:val="007816BA"/>
    <w:rsid w:val="00781ADB"/>
    <w:rsid w:val="00781B32"/>
    <w:rsid w:val="00781BA8"/>
    <w:rsid w:val="00781D0F"/>
    <w:rsid w:val="00781DA9"/>
    <w:rsid w:val="00781E79"/>
    <w:rsid w:val="00781F69"/>
    <w:rsid w:val="0078205A"/>
    <w:rsid w:val="0078232F"/>
    <w:rsid w:val="0078244E"/>
    <w:rsid w:val="00782596"/>
    <w:rsid w:val="0078269E"/>
    <w:rsid w:val="007827B4"/>
    <w:rsid w:val="00782830"/>
    <w:rsid w:val="0078293E"/>
    <w:rsid w:val="007829EA"/>
    <w:rsid w:val="00782BD3"/>
    <w:rsid w:val="00782E3F"/>
    <w:rsid w:val="00782F69"/>
    <w:rsid w:val="00782F9E"/>
    <w:rsid w:val="007830E5"/>
    <w:rsid w:val="00783286"/>
    <w:rsid w:val="00783426"/>
    <w:rsid w:val="007835AB"/>
    <w:rsid w:val="007836B8"/>
    <w:rsid w:val="007836E7"/>
    <w:rsid w:val="0078393D"/>
    <w:rsid w:val="00783CB9"/>
    <w:rsid w:val="00783E21"/>
    <w:rsid w:val="007840BA"/>
    <w:rsid w:val="00784235"/>
    <w:rsid w:val="007846E5"/>
    <w:rsid w:val="007847C3"/>
    <w:rsid w:val="0078480A"/>
    <w:rsid w:val="0078487B"/>
    <w:rsid w:val="007849C7"/>
    <w:rsid w:val="007849DE"/>
    <w:rsid w:val="007849E7"/>
    <w:rsid w:val="00784A31"/>
    <w:rsid w:val="00784C9B"/>
    <w:rsid w:val="00784D7C"/>
    <w:rsid w:val="00784F76"/>
    <w:rsid w:val="007850E1"/>
    <w:rsid w:val="0078513B"/>
    <w:rsid w:val="00785328"/>
    <w:rsid w:val="00785517"/>
    <w:rsid w:val="0078558F"/>
    <w:rsid w:val="007856ED"/>
    <w:rsid w:val="007856F4"/>
    <w:rsid w:val="00785A89"/>
    <w:rsid w:val="00785C83"/>
    <w:rsid w:val="00785CCF"/>
    <w:rsid w:val="00785E02"/>
    <w:rsid w:val="00786101"/>
    <w:rsid w:val="007861FE"/>
    <w:rsid w:val="00786325"/>
    <w:rsid w:val="00786379"/>
    <w:rsid w:val="007867A4"/>
    <w:rsid w:val="007869A2"/>
    <w:rsid w:val="00786A86"/>
    <w:rsid w:val="00786DF5"/>
    <w:rsid w:val="0078726F"/>
    <w:rsid w:val="00787275"/>
    <w:rsid w:val="007872EC"/>
    <w:rsid w:val="007872ED"/>
    <w:rsid w:val="00787956"/>
    <w:rsid w:val="00787A8E"/>
    <w:rsid w:val="00787CDF"/>
    <w:rsid w:val="007900B2"/>
    <w:rsid w:val="0079013D"/>
    <w:rsid w:val="007901BA"/>
    <w:rsid w:val="00790260"/>
    <w:rsid w:val="00790549"/>
    <w:rsid w:val="00790888"/>
    <w:rsid w:val="007908B0"/>
    <w:rsid w:val="007908DD"/>
    <w:rsid w:val="00790AE4"/>
    <w:rsid w:val="00790FDA"/>
    <w:rsid w:val="0079134E"/>
    <w:rsid w:val="00791611"/>
    <w:rsid w:val="00791973"/>
    <w:rsid w:val="00791C20"/>
    <w:rsid w:val="00791C9C"/>
    <w:rsid w:val="00791E37"/>
    <w:rsid w:val="00791E7F"/>
    <w:rsid w:val="007920E3"/>
    <w:rsid w:val="00792127"/>
    <w:rsid w:val="00792524"/>
    <w:rsid w:val="0079255F"/>
    <w:rsid w:val="00792752"/>
    <w:rsid w:val="0079318F"/>
    <w:rsid w:val="00793414"/>
    <w:rsid w:val="007934F1"/>
    <w:rsid w:val="00793539"/>
    <w:rsid w:val="0079386F"/>
    <w:rsid w:val="007938B4"/>
    <w:rsid w:val="007939BA"/>
    <w:rsid w:val="00793A36"/>
    <w:rsid w:val="00793E26"/>
    <w:rsid w:val="007946BB"/>
    <w:rsid w:val="00794A37"/>
    <w:rsid w:val="00794B09"/>
    <w:rsid w:val="00794B3F"/>
    <w:rsid w:val="00794B64"/>
    <w:rsid w:val="00794BAC"/>
    <w:rsid w:val="00794C7A"/>
    <w:rsid w:val="00794D6A"/>
    <w:rsid w:val="00794E18"/>
    <w:rsid w:val="00794E64"/>
    <w:rsid w:val="00794ED2"/>
    <w:rsid w:val="00795115"/>
    <w:rsid w:val="0079517D"/>
    <w:rsid w:val="007951EF"/>
    <w:rsid w:val="00795323"/>
    <w:rsid w:val="0079536D"/>
    <w:rsid w:val="007953C2"/>
    <w:rsid w:val="0079541E"/>
    <w:rsid w:val="00795607"/>
    <w:rsid w:val="00795688"/>
    <w:rsid w:val="007956E0"/>
    <w:rsid w:val="007957DC"/>
    <w:rsid w:val="0079586B"/>
    <w:rsid w:val="00795A4C"/>
    <w:rsid w:val="00795B6C"/>
    <w:rsid w:val="00795CD4"/>
    <w:rsid w:val="00795DCE"/>
    <w:rsid w:val="00795EE8"/>
    <w:rsid w:val="0079600D"/>
    <w:rsid w:val="00796114"/>
    <w:rsid w:val="00796134"/>
    <w:rsid w:val="00796296"/>
    <w:rsid w:val="00796496"/>
    <w:rsid w:val="00796970"/>
    <w:rsid w:val="00796A8C"/>
    <w:rsid w:val="00796BC5"/>
    <w:rsid w:val="00796D13"/>
    <w:rsid w:val="00796E3B"/>
    <w:rsid w:val="007974C2"/>
    <w:rsid w:val="0079762E"/>
    <w:rsid w:val="00797670"/>
    <w:rsid w:val="007976B8"/>
    <w:rsid w:val="00797737"/>
    <w:rsid w:val="00797A8F"/>
    <w:rsid w:val="00797F3A"/>
    <w:rsid w:val="00797FC2"/>
    <w:rsid w:val="007A0155"/>
    <w:rsid w:val="007A02A1"/>
    <w:rsid w:val="007A0500"/>
    <w:rsid w:val="007A0565"/>
    <w:rsid w:val="007A06E4"/>
    <w:rsid w:val="007A0851"/>
    <w:rsid w:val="007A09E5"/>
    <w:rsid w:val="007A0D03"/>
    <w:rsid w:val="007A0E20"/>
    <w:rsid w:val="007A0F8A"/>
    <w:rsid w:val="007A1059"/>
    <w:rsid w:val="007A10DA"/>
    <w:rsid w:val="007A1137"/>
    <w:rsid w:val="007A1325"/>
    <w:rsid w:val="007A1336"/>
    <w:rsid w:val="007A1B44"/>
    <w:rsid w:val="007A1B55"/>
    <w:rsid w:val="007A1B69"/>
    <w:rsid w:val="007A1C5C"/>
    <w:rsid w:val="007A1D40"/>
    <w:rsid w:val="007A1D74"/>
    <w:rsid w:val="007A1F34"/>
    <w:rsid w:val="007A1F75"/>
    <w:rsid w:val="007A2045"/>
    <w:rsid w:val="007A2635"/>
    <w:rsid w:val="007A277A"/>
    <w:rsid w:val="007A29E4"/>
    <w:rsid w:val="007A2A23"/>
    <w:rsid w:val="007A2BB1"/>
    <w:rsid w:val="007A2C69"/>
    <w:rsid w:val="007A2D93"/>
    <w:rsid w:val="007A2E1A"/>
    <w:rsid w:val="007A337F"/>
    <w:rsid w:val="007A33F0"/>
    <w:rsid w:val="007A3696"/>
    <w:rsid w:val="007A3821"/>
    <w:rsid w:val="007A391E"/>
    <w:rsid w:val="007A3D1E"/>
    <w:rsid w:val="007A41FE"/>
    <w:rsid w:val="007A435A"/>
    <w:rsid w:val="007A44D0"/>
    <w:rsid w:val="007A4594"/>
    <w:rsid w:val="007A4A4C"/>
    <w:rsid w:val="007A4BEC"/>
    <w:rsid w:val="007A4CC6"/>
    <w:rsid w:val="007A4F57"/>
    <w:rsid w:val="007A4FAC"/>
    <w:rsid w:val="007A50E0"/>
    <w:rsid w:val="007A51FF"/>
    <w:rsid w:val="007A5402"/>
    <w:rsid w:val="007A5420"/>
    <w:rsid w:val="007A5438"/>
    <w:rsid w:val="007A58D1"/>
    <w:rsid w:val="007A5C24"/>
    <w:rsid w:val="007A5D4A"/>
    <w:rsid w:val="007A5DEA"/>
    <w:rsid w:val="007A5E9A"/>
    <w:rsid w:val="007A5FAE"/>
    <w:rsid w:val="007A61F7"/>
    <w:rsid w:val="007A635C"/>
    <w:rsid w:val="007A64B8"/>
    <w:rsid w:val="007A6544"/>
    <w:rsid w:val="007A66A1"/>
    <w:rsid w:val="007A675D"/>
    <w:rsid w:val="007A6879"/>
    <w:rsid w:val="007A69D6"/>
    <w:rsid w:val="007A6C2E"/>
    <w:rsid w:val="007A6DC9"/>
    <w:rsid w:val="007A6E6E"/>
    <w:rsid w:val="007A70D1"/>
    <w:rsid w:val="007A718B"/>
    <w:rsid w:val="007A72E9"/>
    <w:rsid w:val="007A73A9"/>
    <w:rsid w:val="007A78CD"/>
    <w:rsid w:val="007A79B7"/>
    <w:rsid w:val="007A79F4"/>
    <w:rsid w:val="007A7A21"/>
    <w:rsid w:val="007A7E00"/>
    <w:rsid w:val="007A7EBB"/>
    <w:rsid w:val="007B0297"/>
    <w:rsid w:val="007B043F"/>
    <w:rsid w:val="007B089C"/>
    <w:rsid w:val="007B09D8"/>
    <w:rsid w:val="007B0AA3"/>
    <w:rsid w:val="007B0D80"/>
    <w:rsid w:val="007B0D98"/>
    <w:rsid w:val="007B0DE9"/>
    <w:rsid w:val="007B0ED6"/>
    <w:rsid w:val="007B0EE6"/>
    <w:rsid w:val="007B0FEE"/>
    <w:rsid w:val="007B1498"/>
    <w:rsid w:val="007B14BC"/>
    <w:rsid w:val="007B153B"/>
    <w:rsid w:val="007B18AC"/>
    <w:rsid w:val="007B1AAA"/>
    <w:rsid w:val="007B1BC1"/>
    <w:rsid w:val="007B1BCA"/>
    <w:rsid w:val="007B1C48"/>
    <w:rsid w:val="007B1E53"/>
    <w:rsid w:val="007B22CB"/>
    <w:rsid w:val="007B23B3"/>
    <w:rsid w:val="007B24ED"/>
    <w:rsid w:val="007B25F4"/>
    <w:rsid w:val="007B2639"/>
    <w:rsid w:val="007B26B8"/>
    <w:rsid w:val="007B289A"/>
    <w:rsid w:val="007B28B1"/>
    <w:rsid w:val="007B28F5"/>
    <w:rsid w:val="007B2B5F"/>
    <w:rsid w:val="007B2E6A"/>
    <w:rsid w:val="007B3AA5"/>
    <w:rsid w:val="007B3BCF"/>
    <w:rsid w:val="007B3C22"/>
    <w:rsid w:val="007B3D53"/>
    <w:rsid w:val="007B3DDB"/>
    <w:rsid w:val="007B3E39"/>
    <w:rsid w:val="007B42DF"/>
    <w:rsid w:val="007B4459"/>
    <w:rsid w:val="007B4609"/>
    <w:rsid w:val="007B46E3"/>
    <w:rsid w:val="007B4897"/>
    <w:rsid w:val="007B4992"/>
    <w:rsid w:val="007B4BD1"/>
    <w:rsid w:val="007B5458"/>
    <w:rsid w:val="007B54A3"/>
    <w:rsid w:val="007B56EB"/>
    <w:rsid w:val="007B5766"/>
    <w:rsid w:val="007B5829"/>
    <w:rsid w:val="007B58B1"/>
    <w:rsid w:val="007B59F3"/>
    <w:rsid w:val="007B5B23"/>
    <w:rsid w:val="007B5D46"/>
    <w:rsid w:val="007B601F"/>
    <w:rsid w:val="007B6703"/>
    <w:rsid w:val="007B69C6"/>
    <w:rsid w:val="007B6CBC"/>
    <w:rsid w:val="007B6E7B"/>
    <w:rsid w:val="007B7200"/>
    <w:rsid w:val="007B720A"/>
    <w:rsid w:val="007B7480"/>
    <w:rsid w:val="007B754A"/>
    <w:rsid w:val="007B7AC2"/>
    <w:rsid w:val="007B7B8D"/>
    <w:rsid w:val="007B7CCF"/>
    <w:rsid w:val="007B7ECB"/>
    <w:rsid w:val="007B7F44"/>
    <w:rsid w:val="007C0188"/>
    <w:rsid w:val="007C01F6"/>
    <w:rsid w:val="007C02A6"/>
    <w:rsid w:val="007C02C7"/>
    <w:rsid w:val="007C0444"/>
    <w:rsid w:val="007C04E0"/>
    <w:rsid w:val="007C0C90"/>
    <w:rsid w:val="007C0D28"/>
    <w:rsid w:val="007C0E61"/>
    <w:rsid w:val="007C0F2F"/>
    <w:rsid w:val="007C0FC3"/>
    <w:rsid w:val="007C10AC"/>
    <w:rsid w:val="007C1394"/>
    <w:rsid w:val="007C14B9"/>
    <w:rsid w:val="007C152E"/>
    <w:rsid w:val="007C16A7"/>
    <w:rsid w:val="007C16C3"/>
    <w:rsid w:val="007C193C"/>
    <w:rsid w:val="007C1BED"/>
    <w:rsid w:val="007C1DED"/>
    <w:rsid w:val="007C2580"/>
    <w:rsid w:val="007C25BB"/>
    <w:rsid w:val="007C25F9"/>
    <w:rsid w:val="007C26D8"/>
    <w:rsid w:val="007C2A7D"/>
    <w:rsid w:val="007C2D56"/>
    <w:rsid w:val="007C2D5B"/>
    <w:rsid w:val="007C2E42"/>
    <w:rsid w:val="007C3155"/>
    <w:rsid w:val="007C31CB"/>
    <w:rsid w:val="007C3560"/>
    <w:rsid w:val="007C358A"/>
    <w:rsid w:val="007C35FB"/>
    <w:rsid w:val="007C36D5"/>
    <w:rsid w:val="007C396D"/>
    <w:rsid w:val="007C3A02"/>
    <w:rsid w:val="007C3C0E"/>
    <w:rsid w:val="007C3D7A"/>
    <w:rsid w:val="007C4081"/>
    <w:rsid w:val="007C4145"/>
    <w:rsid w:val="007C452C"/>
    <w:rsid w:val="007C471F"/>
    <w:rsid w:val="007C4798"/>
    <w:rsid w:val="007C4A9C"/>
    <w:rsid w:val="007C4C35"/>
    <w:rsid w:val="007C4F34"/>
    <w:rsid w:val="007C4F77"/>
    <w:rsid w:val="007C4FE6"/>
    <w:rsid w:val="007C4FF6"/>
    <w:rsid w:val="007C5084"/>
    <w:rsid w:val="007C5651"/>
    <w:rsid w:val="007C578E"/>
    <w:rsid w:val="007C592B"/>
    <w:rsid w:val="007C59EE"/>
    <w:rsid w:val="007C5BB8"/>
    <w:rsid w:val="007C5BC8"/>
    <w:rsid w:val="007C5D4E"/>
    <w:rsid w:val="007C5FE3"/>
    <w:rsid w:val="007C6133"/>
    <w:rsid w:val="007C6139"/>
    <w:rsid w:val="007C6184"/>
    <w:rsid w:val="007C6650"/>
    <w:rsid w:val="007C6B68"/>
    <w:rsid w:val="007C6CD5"/>
    <w:rsid w:val="007C6E42"/>
    <w:rsid w:val="007C7077"/>
    <w:rsid w:val="007C7126"/>
    <w:rsid w:val="007C7269"/>
    <w:rsid w:val="007C73EC"/>
    <w:rsid w:val="007C7443"/>
    <w:rsid w:val="007C7723"/>
    <w:rsid w:val="007C7B25"/>
    <w:rsid w:val="007C7B35"/>
    <w:rsid w:val="007C7D6D"/>
    <w:rsid w:val="007D0213"/>
    <w:rsid w:val="007D04DF"/>
    <w:rsid w:val="007D05EA"/>
    <w:rsid w:val="007D0B20"/>
    <w:rsid w:val="007D0D3A"/>
    <w:rsid w:val="007D0E3B"/>
    <w:rsid w:val="007D0EE8"/>
    <w:rsid w:val="007D0F8C"/>
    <w:rsid w:val="007D1045"/>
    <w:rsid w:val="007D128C"/>
    <w:rsid w:val="007D1297"/>
    <w:rsid w:val="007D1322"/>
    <w:rsid w:val="007D1532"/>
    <w:rsid w:val="007D16AB"/>
    <w:rsid w:val="007D17F3"/>
    <w:rsid w:val="007D19BA"/>
    <w:rsid w:val="007D1BDF"/>
    <w:rsid w:val="007D2216"/>
    <w:rsid w:val="007D248B"/>
    <w:rsid w:val="007D290F"/>
    <w:rsid w:val="007D29AB"/>
    <w:rsid w:val="007D2AF2"/>
    <w:rsid w:val="007D2AF8"/>
    <w:rsid w:val="007D2B31"/>
    <w:rsid w:val="007D2DFF"/>
    <w:rsid w:val="007D2F5E"/>
    <w:rsid w:val="007D3475"/>
    <w:rsid w:val="007D3543"/>
    <w:rsid w:val="007D35EC"/>
    <w:rsid w:val="007D3AB2"/>
    <w:rsid w:val="007D3BE8"/>
    <w:rsid w:val="007D3CC5"/>
    <w:rsid w:val="007D3E6B"/>
    <w:rsid w:val="007D3F64"/>
    <w:rsid w:val="007D3FF5"/>
    <w:rsid w:val="007D419C"/>
    <w:rsid w:val="007D41FC"/>
    <w:rsid w:val="007D42F4"/>
    <w:rsid w:val="007D43ED"/>
    <w:rsid w:val="007D4A29"/>
    <w:rsid w:val="007D4C48"/>
    <w:rsid w:val="007D538E"/>
    <w:rsid w:val="007D5591"/>
    <w:rsid w:val="007D5B96"/>
    <w:rsid w:val="007D5BCF"/>
    <w:rsid w:val="007D5FD5"/>
    <w:rsid w:val="007D6025"/>
    <w:rsid w:val="007D607C"/>
    <w:rsid w:val="007D60C6"/>
    <w:rsid w:val="007D6161"/>
    <w:rsid w:val="007D6173"/>
    <w:rsid w:val="007D61F0"/>
    <w:rsid w:val="007D651A"/>
    <w:rsid w:val="007D6644"/>
    <w:rsid w:val="007D67AE"/>
    <w:rsid w:val="007D68DE"/>
    <w:rsid w:val="007D6AF4"/>
    <w:rsid w:val="007D6BA7"/>
    <w:rsid w:val="007D6BB9"/>
    <w:rsid w:val="007D6DC8"/>
    <w:rsid w:val="007D7086"/>
    <w:rsid w:val="007D70A5"/>
    <w:rsid w:val="007D71D3"/>
    <w:rsid w:val="007D728C"/>
    <w:rsid w:val="007D753A"/>
    <w:rsid w:val="007D7892"/>
    <w:rsid w:val="007D7B98"/>
    <w:rsid w:val="007D7DAB"/>
    <w:rsid w:val="007D7DD3"/>
    <w:rsid w:val="007D7EE3"/>
    <w:rsid w:val="007E0179"/>
    <w:rsid w:val="007E024E"/>
    <w:rsid w:val="007E0405"/>
    <w:rsid w:val="007E092D"/>
    <w:rsid w:val="007E0A1C"/>
    <w:rsid w:val="007E0B73"/>
    <w:rsid w:val="007E0B8C"/>
    <w:rsid w:val="007E0BD2"/>
    <w:rsid w:val="007E0C12"/>
    <w:rsid w:val="007E0D75"/>
    <w:rsid w:val="007E0E4B"/>
    <w:rsid w:val="007E1019"/>
    <w:rsid w:val="007E11FB"/>
    <w:rsid w:val="007E124B"/>
    <w:rsid w:val="007E1271"/>
    <w:rsid w:val="007E1747"/>
    <w:rsid w:val="007E1768"/>
    <w:rsid w:val="007E2367"/>
    <w:rsid w:val="007E24B1"/>
    <w:rsid w:val="007E2BD3"/>
    <w:rsid w:val="007E2EEA"/>
    <w:rsid w:val="007E303C"/>
    <w:rsid w:val="007E3329"/>
    <w:rsid w:val="007E36C7"/>
    <w:rsid w:val="007E3C43"/>
    <w:rsid w:val="007E3FF6"/>
    <w:rsid w:val="007E4239"/>
    <w:rsid w:val="007E431A"/>
    <w:rsid w:val="007E440D"/>
    <w:rsid w:val="007E4AD4"/>
    <w:rsid w:val="007E4D09"/>
    <w:rsid w:val="007E4EFB"/>
    <w:rsid w:val="007E4F10"/>
    <w:rsid w:val="007E5029"/>
    <w:rsid w:val="007E53F8"/>
    <w:rsid w:val="007E59BA"/>
    <w:rsid w:val="007E5A32"/>
    <w:rsid w:val="007E5D94"/>
    <w:rsid w:val="007E619B"/>
    <w:rsid w:val="007E63BE"/>
    <w:rsid w:val="007E6669"/>
    <w:rsid w:val="007E6786"/>
    <w:rsid w:val="007E6AB8"/>
    <w:rsid w:val="007E6C68"/>
    <w:rsid w:val="007E6F5A"/>
    <w:rsid w:val="007E70B8"/>
    <w:rsid w:val="007E7155"/>
    <w:rsid w:val="007E7638"/>
    <w:rsid w:val="007E7660"/>
    <w:rsid w:val="007E7688"/>
    <w:rsid w:val="007E76A3"/>
    <w:rsid w:val="007E76C0"/>
    <w:rsid w:val="007E781E"/>
    <w:rsid w:val="007E7ADD"/>
    <w:rsid w:val="007E7C02"/>
    <w:rsid w:val="007E7C74"/>
    <w:rsid w:val="007E7F0E"/>
    <w:rsid w:val="007E7FA2"/>
    <w:rsid w:val="007F01D4"/>
    <w:rsid w:val="007F025E"/>
    <w:rsid w:val="007F02DC"/>
    <w:rsid w:val="007F034E"/>
    <w:rsid w:val="007F0BE8"/>
    <w:rsid w:val="007F0D45"/>
    <w:rsid w:val="007F0E32"/>
    <w:rsid w:val="007F1055"/>
    <w:rsid w:val="007F152B"/>
    <w:rsid w:val="007F15BC"/>
    <w:rsid w:val="007F16B1"/>
    <w:rsid w:val="007F1B73"/>
    <w:rsid w:val="007F1BBE"/>
    <w:rsid w:val="007F1C6B"/>
    <w:rsid w:val="007F1CB0"/>
    <w:rsid w:val="007F1D70"/>
    <w:rsid w:val="007F1F9D"/>
    <w:rsid w:val="007F21C2"/>
    <w:rsid w:val="007F2480"/>
    <w:rsid w:val="007F2590"/>
    <w:rsid w:val="007F25C2"/>
    <w:rsid w:val="007F2B1A"/>
    <w:rsid w:val="007F2D76"/>
    <w:rsid w:val="007F2DBA"/>
    <w:rsid w:val="007F2DC1"/>
    <w:rsid w:val="007F2DF4"/>
    <w:rsid w:val="007F2F33"/>
    <w:rsid w:val="007F3093"/>
    <w:rsid w:val="007F309D"/>
    <w:rsid w:val="007F32B5"/>
    <w:rsid w:val="007F34C6"/>
    <w:rsid w:val="007F367F"/>
    <w:rsid w:val="007F3919"/>
    <w:rsid w:val="007F3DFF"/>
    <w:rsid w:val="007F3E58"/>
    <w:rsid w:val="007F3E70"/>
    <w:rsid w:val="007F3E7C"/>
    <w:rsid w:val="007F3F81"/>
    <w:rsid w:val="007F4081"/>
    <w:rsid w:val="007F40D4"/>
    <w:rsid w:val="007F4754"/>
    <w:rsid w:val="007F478D"/>
    <w:rsid w:val="007F4ADC"/>
    <w:rsid w:val="007F4BFE"/>
    <w:rsid w:val="007F4E8D"/>
    <w:rsid w:val="007F522D"/>
    <w:rsid w:val="007F52D5"/>
    <w:rsid w:val="007F5430"/>
    <w:rsid w:val="007F559B"/>
    <w:rsid w:val="007F55B5"/>
    <w:rsid w:val="007F563A"/>
    <w:rsid w:val="007F5768"/>
    <w:rsid w:val="007F58CC"/>
    <w:rsid w:val="007F5D28"/>
    <w:rsid w:val="007F5F7C"/>
    <w:rsid w:val="007F619C"/>
    <w:rsid w:val="007F62E0"/>
    <w:rsid w:val="007F6633"/>
    <w:rsid w:val="007F6867"/>
    <w:rsid w:val="007F6CD3"/>
    <w:rsid w:val="007F6D70"/>
    <w:rsid w:val="007F6F8F"/>
    <w:rsid w:val="007F6FB2"/>
    <w:rsid w:val="007F7028"/>
    <w:rsid w:val="007F72CB"/>
    <w:rsid w:val="007F750F"/>
    <w:rsid w:val="007F75D0"/>
    <w:rsid w:val="007F799A"/>
    <w:rsid w:val="007F7C45"/>
    <w:rsid w:val="007F7F4C"/>
    <w:rsid w:val="0080004D"/>
    <w:rsid w:val="00800214"/>
    <w:rsid w:val="008003E5"/>
    <w:rsid w:val="008003EF"/>
    <w:rsid w:val="008003F2"/>
    <w:rsid w:val="008005CB"/>
    <w:rsid w:val="00800A7F"/>
    <w:rsid w:val="00800E57"/>
    <w:rsid w:val="00800EC4"/>
    <w:rsid w:val="00800FFB"/>
    <w:rsid w:val="0080120B"/>
    <w:rsid w:val="0080137A"/>
    <w:rsid w:val="00801508"/>
    <w:rsid w:val="008016CA"/>
    <w:rsid w:val="00801AA5"/>
    <w:rsid w:val="00801AAE"/>
    <w:rsid w:val="00801ACB"/>
    <w:rsid w:val="00801BB7"/>
    <w:rsid w:val="00801D95"/>
    <w:rsid w:val="00801F24"/>
    <w:rsid w:val="00801FF2"/>
    <w:rsid w:val="00802A43"/>
    <w:rsid w:val="00802C2F"/>
    <w:rsid w:val="00802D92"/>
    <w:rsid w:val="008030AD"/>
    <w:rsid w:val="0080328C"/>
    <w:rsid w:val="00803300"/>
    <w:rsid w:val="0080335A"/>
    <w:rsid w:val="008033A0"/>
    <w:rsid w:val="008034A5"/>
    <w:rsid w:val="008034C8"/>
    <w:rsid w:val="008034E4"/>
    <w:rsid w:val="00803A17"/>
    <w:rsid w:val="00803C86"/>
    <w:rsid w:val="00803C8B"/>
    <w:rsid w:val="008040AC"/>
    <w:rsid w:val="008042EC"/>
    <w:rsid w:val="00804497"/>
    <w:rsid w:val="00804635"/>
    <w:rsid w:val="00804719"/>
    <w:rsid w:val="0080488B"/>
    <w:rsid w:val="008049FB"/>
    <w:rsid w:val="00804AF2"/>
    <w:rsid w:val="00804B06"/>
    <w:rsid w:val="00804B58"/>
    <w:rsid w:val="00804E42"/>
    <w:rsid w:val="00804E79"/>
    <w:rsid w:val="00804F6A"/>
    <w:rsid w:val="00805072"/>
    <w:rsid w:val="008050B3"/>
    <w:rsid w:val="008052C6"/>
    <w:rsid w:val="008052F9"/>
    <w:rsid w:val="008055BB"/>
    <w:rsid w:val="008055DA"/>
    <w:rsid w:val="00805717"/>
    <w:rsid w:val="00805742"/>
    <w:rsid w:val="008059D0"/>
    <w:rsid w:val="00805A04"/>
    <w:rsid w:val="00805DA1"/>
    <w:rsid w:val="00805E79"/>
    <w:rsid w:val="00805F6B"/>
    <w:rsid w:val="00805F78"/>
    <w:rsid w:val="00805F94"/>
    <w:rsid w:val="008061A9"/>
    <w:rsid w:val="008062DC"/>
    <w:rsid w:val="0080633E"/>
    <w:rsid w:val="00806378"/>
    <w:rsid w:val="00806711"/>
    <w:rsid w:val="0080680F"/>
    <w:rsid w:val="00806829"/>
    <w:rsid w:val="00806A5A"/>
    <w:rsid w:val="00806CF2"/>
    <w:rsid w:val="00806E24"/>
    <w:rsid w:val="00806E39"/>
    <w:rsid w:val="00807571"/>
    <w:rsid w:val="0080779B"/>
    <w:rsid w:val="00807869"/>
    <w:rsid w:val="00807B71"/>
    <w:rsid w:val="00807E5B"/>
    <w:rsid w:val="00807E75"/>
    <w:rsid w:val="00807F89"/>
    <w:rsid w:val="008100A6"/>
    <w:rsid w:val="008103B7"/>
    <w:rsid w:val="008103E4"/>
    <w:rsid w:val="0081046F"/>
    <w:rsid w:val="008104C0"/>
    <w:rsid w:val="0081056E"/>
    <w:rsid w:val="00810660"/>
    <w:rsid w:val="008107CF"/>
    <w:rsid w:val="00810991"/>
    <w:rsid w:val="00810DDC"/>
    <w:rsid w:val="00810DE8"/>
    <w:rsid w:val="00810FF8"/>
    <w:rsid w:val="00811007"/>
    <w:rsid w:val="008111AE"/>
    <w:rsid w:val="0081126F"/>
    <w:rsid w:val="008114EC"/>
    <w:rsid w:val="008115A9"/>
    <w:rsid w:val="008117EC"/>
    <w:rsid w:val="00811A73"/>
    <w:rsid w:val="00811E76"/>
    <w:rsid w:val="00811EAE"/>
    <w:rsid w:val="0081253A"/>
    <w:rsid w:val="0081285E"/>
    <w:rsid w:val="00812AB0"/>
    <w:rsid w:val="00812AC8"/>
    <w:rsid w:val="00812D15"/>
    <w:rsid w:val="00812E41"/>
    <w:rsid w:val="00812F2C"/>
    <w:rsid w:val="00813426"/>
    <w:rsid w:val="008134A2"/>
    <w:rsid w:val="00813769"/>
    <w:rsid w:val="0081381B"/>
    <w:rsid w:val="00813D6A"/>
    <w:rsid w:val="00813FA9"/>
    <w:rsid w:val="008141A2"/>
    <w:rsid w:val="0081432C"/>
    <w:rsid w:val="008145D0"/>
    <w:rsid w:val="008145E0"/>
    <w:rsid w:val="00814891"/>
    <w:rsid w:val="00814DCC"/>
    <w:rsid w:val="00814FD6"/>
    <w:rsid w:val="0081509B"/>
    <w:rsid w:val="008156F6"/>
    <w:rsid w:val="008157C1"/>
    <w:rsid w:val="00815C00"/>
    <w:rsid w:val="0081617B"/>
    <w:rsid w:val="008162E2"/>
    <w:rsid w:val="00816586"/>
    <w:rsid w:val="00816734"/>
    <w:rsid w:val="008168B6"/>
    <w:rsid w:val="00816A0F"/>
    <w:rsid w:val="00816AFD"/>
    <w:rsid w:val="00816B19"/>
    <w:rsid w:val="00816D2C"/>
    <w:rsid w:val="00816D5A"/>
    <w:rsid w:val="00816DDA"/>
    <w:rsid w:val="00816FAE"/>
    <w:rsid w:val="008170D6"/>
    <w:rsid w:val="0081739A"/>
    <w:rsid w:val="008175F5"/>
    <w:rsid w:val="008178CB"/>
    <w:rsid w:val="00817AB4"/>
    <w:rsid w:val="00817DFA"/>
    <w:rsid w:val="00817E6D"/>
    <w:rsid w:val="00817F8F"/>
    <w:rsid w:val="00817FA3"/>
    <w:rsid w:val="008203A3"/>
    <w:rsid w:val="00820523"/>
    <w:rsid w:val="0082069C"/>
    <w:rsid w:val="008207BC"/>
    <w:rsid w:val="00820982"/>
    <w:rsid w:val="00820AEF"/>
    <w:rsid w:val="00820C32"/>
    <w:rsid w:val="008210DF"/>
    <w:rsid w:val="00821178"/>
    <w:rsid w:val="0082122D"/>
    <w:rsid w:val="008212E8"/>
    <w:rsid w:val="008213D1"/>
    <w:rsid w:val="0082142B"/>
    <w:rsid w:val="0082173C"/>
    <w:rsid w:val="00821844"/>
    <w:rsid w:val="00821A37"/>
    <w:rsid w:val="00821D87"/>
    <w:rsid w:val="00821E99"/>
    <w:rsid w:val="00821ECE"/>
    <w:rsid w:val="0082203A"/>
    <w:rsid w:val="0082205F"/>
    <w:rsid w:val="00822264"/>
    <w:rsid w:val="00822279"/>
    <w:rsid w:val="00822555"/>
    <w:rsid w:val="0082263A"/>
    <w:rsid w:val="0082276C"/>
    <w:rsid w:val="008229E2"/>
    <w:rsid w:val="00822B8E"/>
    <w:rsid w:val="00822CD5"/>
    <w:rsid w:val="00822DD0"/>
    <w:rsid w:val="00823013"/>
    <w:rsid w:val="008231B7"/>
    <w:rsid w:val="0082331E"/>
    <w:rsid w:val="008234BB"/>
    <w:rsid w:val="0082363C"/>
    <w:rsid w:val="00823880"/>
    <w:rsid w:val="0082388A"/>
    <w:rsid w:val="00823D21"/>
    <w:rsid w:val="00823D2C"/>
    <w:rsid w:val="00823E48"/>
    <w:rsid w:val="00824310"/>
    <w:rsid w:val="008245C6"/>
    <w:rsid w:val="008245D5"/>
    <w:rsid w:val="0082486D"/>
    <w:rsid w:val="008248D3"/>
    <w:rsid w:val="008248E6"/>
    <w:rsid w:val="00824DAE"/>
    <w:rsid w:val="00824E8F"/>
    <w:rsid w:val="00824EC7"/>
    <w:rsid w:val="008255D9"/>
    <w:rsid w:val="008255DC"/>
    <w:rsid w:val="008255F0"/>
    <w:rsid w:val="008256A2"/>
    <w:rsid w:val="008258DC"/>
    <w:rsid w:val="0082591B"/>
    <w:rsid w:val="00825AC2"/>
    <w:rsid w:val="00825C20"/>
    <w:rsid w:val="008264BB"/>
    <w:rsid w:val="0082699D"/>
    <w:rsid w:val="00826B54"/>
    <w:rsid w:val="00826C00"/>
    <w:rsid w:val="00826D23"/>
    <w:rsid w:val="00826EF4"/>
    <w:rsid w:val="00826F72"/>
    <w:rsid w:val="0082723C"/>
    <w:rsid w:val="008274A4"/>
    <w:rsid w:val="00827658"/>
    <w:rsid w:val="00827678"/>
    <w:rsid w:val="00827938"/>
    <w:rsid w:val="00827B2E"/>
    <w:rsid w:val="00827E8F"/>
    <w:rsid w:val="00827F01"/>
    <w:rsid w:val="00830061"/>
    <w:rsid w:val="0083034B"/>
    <w:rsid w:val="0083042E"/>
    <w:rsid w:val="008304FE"/>
    <w:rsid w:val="008309BB"/>
    <w:rsid w:val="0083126D"/>
    <w:rsid w:val="008312BC"/>
    <w:rsid w:val="008313E9"/>
    <w:rsid w:val="00831429"/>
    <w:rsid w:val="00831623"/>
    <w:rsid w:val="008319B1"/>
    <w:rsid w:val="008319E0"/>
    <w:rsid w:val="00831B21"/>
    <w:rsid w:val="00831C6D"/>
    <w:rsid w:val="00831CC1"/>
    <w:rsid w:val="00831D36"/>
    <w:rsid w:val="00832276"/>
    <w:rsid w:val="0083236F"/>
    <w:rsid w:val="0083268C"/>
    <w:rsid w:val="008326A4"/>
    <w:rsid w:val="00832A74"/>
    <w:rsid w:val="00832FD8"/>
    <w:rsid w:val="00832FF1"/>
    <w:rsid w:val="0083307C"/>
    <w:rsid w:val="0083308D"/>
    <w:rsid w:val="008331ED"/>
    <w:rsid w:val="0083335F"/>
    <w:rsid w:val="008334F3"/>
    <w:rsid w:val="008336F7"/>
    <w:rsid w:val="008338B3"/>
    <w:rsid w:val="00833C7D"/>
    <w:rsid w:val="00833D52"/>
    <w:rsid w:val="00833E08"/>
    <w:rsid w:val="00833FD6"/>
    <w:rsid w:val="00834332"/>
    <w:rsid w:val="00834547"/>
    <w:rsid w:val="00834611"/>
    <w:rsid w:val="00834623"/>
    <w:rsid w:val="00834991"/>
    <w:rsid w:val="008349A5"/>
    <w:rsid w:val="00834B45"/>
    <w:rsid w:val="00834EE5"/>
    <w:rsid w:val="0083509A"/>
    <w:rsid w:val="008350BF"/>
    <w:rsid w:val="008354DB"/>
    <w:rsid w:val="00835636"/>
    <w:rsid w:val="00835945"/>
    <w:rsid w:val="00835D63"/>
    <w:rsid w:val="00835DF5"/>
    <w:rsid w:val="00835E6E"/>
    <w:rsid w:val="00835FBC"/>
    <w:rsid w:val="008362F0"/>
    <w:rsid w:val="0083665D"/>
    <w:rsid w:val="00836822"/>
    <w:rsid w:val="00836CA6"/>
    <w:rsid w:val="008373FF"/>
    <w:rsid w:val="00837454"/>
    <w:rsid w:val="00837468"/>
    <w:rsid w:val="00837522"/>
    <w:rsid w:val="008375DE"/>
    <w:rsid w:val="00837685"/>
    <w:rsid w:val="008378A1"/>
    <w:rsid w:val="008378B4"/>
    <w:rsid w:val="00837A44"/>
    <w:rsid w:val="00837BCC"/>
    <w:rsid w:val="00837C04"/>
    <w:rsid w:val="00837CF9"/>
    <w:rsid w:val="00837F24"/>
    <w:rsid w:val="00837F74"/>
    <w:rsid w:val="0084000B"/>
    <w:rsid w:val="00840029"/>
    <w:rsid w:val="008400D6"/>
    <w:rsid w:val="00840203"/>
    <w:rsid w:val="0084025F"/>
    <w:rsid w:val="008406A5"/>
    <w:rsid w:val="00840876"/>
    <w:rsid w:val="00840A69"/>
    <w:rsid w:val="00840C42"/>
    <w:rsid w:val="00840F9A"/>
    <w:rsid w:val="00840FF7"/>
    <w:rsid w:val="008410C8"/>
    <w:rsid w:val="00841233"/>
    <w:rsid w:val="0084128E"/>
    <w:rsid w:val="008412AF"/>
    <w:rsid w:val="008416B9"/>
    <w:rsid w:val="0084187B"/>
    <w:rsid w:val="00841893"/>
    <w:rsid w:val="008418A3"/>
    <w:rsid w:val="00841B9A"/>
    <w:rsid w:val="00841F5F"/>
    <w:rsid w:val="008421A3"/>
    <w:rsid w:val="0084235C"/>
    <w:rsid w:val="0084253E"/>
    <w:rsid w:val="0084282A"/>
    <w:rsid w:val="008429EB"/>
    <w:rsid w:val="00842A70"/>
    <w:rsid w:val="00842C59"/>
    <w:rsid w:val="00842E05"/>
    <w:rsid w:val="00842ED8"/>
    <w:rsid w:val="00842EF6"/>
    <w:rsid w:val="008434FA"/>
    <w:rsid w:val="00843683"/>
    <w:rsid w:val="00843B23"/>
    <w:rsid w:val="00843B85"/>
    <w:rsid w:val="00843BC0"/>
    <w:rsid w:val="00843C0D"/>
    <w:rsid w:val="00843E7B"/>
    <w:rsid w:val="00843EE9"/>
    <w:rsid w:val="00844033"/>
    <w:rsid w:val="0084404D"/>
    <w:rsid w:val="00844212"/>
    <w:rsid w:val="00844299"/>
    <w:rsid w:val="00844356"/>
    <w:rsid w:val="00844642"/>
    <w:rsid w:val="00844977"/>
    <w:rsid w:val="00844D24"/>
    <w:rsid w:val="00844F85"/>
    <w:rsid w:val="00845085"/>
    <w:rsid w:val="00845195"/>
    <w:rsid w:val="0084590F"/>
    <w:rsid w:val="008459AC"/>
    <w:rsid w:val="00845BD5"/>
    <w:rsid w:val="00845C74"/>
    <w:rsid w:val="00845D24"/>
    <w:rsid w:val="00845D6C"/>
    <w:rsid w:val="00845D7C"/>
    <w:rsid w:val="00845FE3"/>
    <w:rsid w:val="008463F1"/>
    <w:rsid w:val="008465FF"/>
    <w:rsid w:val="008467C8"/>
    <w:rsid w:val="008468E8"/>
    <w:rsid w:val="00846AEC"/>
    <w:rsid w:val="008470F0"/>
    <w:rsid w:val="008472D0"/>
    <w:rsid w:val="00847461"/>
    <w:rsid w:val="00847516"/>
    <w:rsid w:val="0084759A"/>
    <w:rsid w:val="00847727"/>
    <w:rsid w:val="008477E0"/>
    <w:rsid w:val="0084797D"/>
    <w:rsid w:val="00847AD1"/>
    <w:rsid w:val="00847ADC"/>
    <w:rsid w:val="00847C42"/>
    <w:rsid w:val="00847F37"/>
    <w:rsid w:val="00847F7F"/>
    <w:rsid w:val="0085021A"/>
    <w:rsid w:val="00850AE0"/>
    <w:rsid w:val="00850B2D"/>
    <w:rsid w:val="00850CD9"/>
    <w:rsid w:val="0085100E"/>
    <w:rsid w:val="008512C9"/>
    <w:rsid w:val="00851361"/>
    <w:rsid w:val="008513CC"/>
    <w:rsid w:val="008514E1"/>
    <w:rsid w:val="00851647"/>
    <w:rsid w:val="00851675"/>
    <w:rsid w:val="0085196E"/>
    <w:rsid w:val="00851CB9"/>
    <w:rsid w:val="00851CF5"/>
    <w:rsid w:val="00851F32"/>
    <w:rsid w:val="00851FDB"/>
    <w:rsid w:val="008520D1"/>
    <w:rsid w:val="0085218F"/>
    <w:rsid w:val="008522BB"/>
    <w:rsid w:val="008524F6"/>
    <w:rsid w:val="0085264A"/>
    <w:rsid w:val="00852A09"/>
    <w:rsid w:val="00852C46"/>
    <w:rsid w:val="00852D87"/>
    <w:rsid w:val="00852F83"/>
    <w:rsid w:val="00853266"/>
    <w:rsid w:val="00853452"/>
    <w:rsid w:val="0085346F"/>
    <w:rsid w:val="008537B4"/>
    <w:rsid w:val="008538DC"/>
    <w:rsid w:val="00853A82"/>
    <w:rsid w:val="00853BA1"/>
    <w:rsid w:val="00853BDE"/>
    <w:rsid w:val="00853DC5"/>
    <w:rsid w:val="0085407D"/>
    <w:rsid w:val="00854246"/>
    <w:rsid w:val="00854338"/>
    <w:rsid w:val="00854CCA"/>
    <w:rsid w:val="00854D9C"/>
    <w:rsid w:val="00854D9E"/>
    <w:rsid w:val="00854F76"/>
    <w:rsid w:val="00854F78"/>
    <w:rsid w:val="0085501F"/>
    <w:rsid w:val="008552A5"/>
    <w:rsid w:val="00855366"/>
    <w:rsid w:val="0085538A"/>
    <w:rsid w:val="008554DA"/>
    <w:rsid w:val="008554EA"/>
    <w:rsid w:val="008556BE"/>
    <w:rsid w:val="00855758"/>
    <w:rsid w:val="008558F4"/>
    <w:rsid w:val="00855C78"/>
    <w:rsid w:val="00855C9E"/>
    <w:rsid w:val="00855D22"/>
    <w:rsid w:val="00855EB7"/>
    <w:rsid w:val="0085613E"/>
    <w:rsid w:val="00856979"/>
    <w:rsid w:val="00856A6A"/>
    <w:rsid w:val="00856AF2"/>
    <w:rsid w:val="00856DB4"/>
    <w:rsid w:val="00857242"/>
    <w:rsid w:val="0085760D"/>
    <w:rsid w:val="00857658"/>
    <w:rsid w:val="00857921"/>
    <w:rsid w:val="008600CC"/>
    <w:rsid w:val="00860581"/>
    <w:rsid w:val="008606A6"/>
    <w:rsid w:val="00860817"/>
    <w:rsid w:val="008609A0"/>
    <w:rsid w:val="00860BFA"/>
    <w:rsid w:val="00860C3D"/>
    <w:rsid w:val="00860F05"/>
    <w:rsid w:val="00860FF5"/>
    <w:rsid w:val="0086121A"/>
    <w:rsid w:val="0086127C"/>
    <w:rsid w:val="0086128D"/>
    <w:rsid w:val="00861357"/>
    <w:rsid w:val="00861535"/>
    <w:rsid w:val="0086176D"/>
    <w:rsid w:val="0086197A"/>
    <w:rsid w:val="00861DA5"/>
    <w:rsid w:val="00861DFC"/>
    <w:rsid w:val="00861E71"/>
    <w:rsid w:val="00862023"/>
    <w:rsid w:val="00862301"/>
    <w:rsid w:val="00862338"/>
    <w:rsid w:val="0086233B"/>
    <w:rsid w:val="00862355"/>
    <w:rsid w:val="008623AD"/>
    <w:rsid w:val="008623C6"/>
    <w:rsid w:val="008623F0"/>
    <w:rsid w:val="0086240D"/>
    <w:rsid w:val="008624B2"/>
    <w:rsid w:val="00862577"/>
    <w:rsid w:val="008629E6"/>
    <w:rsid w:val="00862D14"/>
    <w:rsid w:val="00862D66"/>
    <w:rsid w:val="00862F5F"/>
    <w:rsid w:val="00862FD0"/>
    <w:rsid w:val="00863182"/>
    <w:rsid w:val="0086319D"/>
    <w:rsid w:val="00863267"/>
    <w:rsid w:val="0086330A"/>
    <w:rsid w:val="008636B9"/>
    <w:rsid w:val="008636F0"/>
    <w:rsid w:val="0086387D"/>
    <w:rsid w:val="008639D2"/>
    <w:rsid w:val="00863CEC"/>
    <w:rsid w:val="008640B2"/>
    <w:rsid w:val="008642AC"/>
    <w:rsid w:val="008645F7"/>
    <w:rsid w:val="0086483B"/>
    <w:rsid w:val="00864A7C"/>
    <w:rsid w:val="00864BAF"/>
    <w:rsid w:val="00864C60"/>
    <w:rsid w:val="00864CE2"/>
    <w:rsid w:val="00865032"/>
    <w:rsid w:val="00865207"/>
    <w:rsid w:val="0086521C"/>
    <w:rsid w:val="00865231"/>
    <w:rsid w:val="008653BE"/>
    <w:rsid w:val="0086575B"/>
    <w:rsid w:val="00865C9F"/>
    <w:rsid w:val="00865D21"/>
    <w:rsid w:val="00866049"/>
    <w:rsid w:val="00866139"/>
    <w:rsid w:val="008661AC"/>
    <w:rsid w:val="0086679F"/>
    <w:rsid w:val="008668D0"/>
    <w:rsid w:val="00866B82"/>
    <w:rsid w:val="008675B3"/>
    <w:rsid w:val="00867637"/>
    <w:rsid w:val="00867664"/>
    <w:rsid w:val="00867700"/>
    <w:rsid w:val="0086771D"/>
    <w:rsid w:val="00870558"/>
    <w:rsid w:val="00870745"/>
    <w:rsid w:val="00871435"/>
    <w:rsid w:val="008719E0"/>
    <w:rsid w:val="00871C60"/>
    <w:rsid w:val="00871CB7"/>
    <w:rsid w:val="00872000"/>
    <w:rsid w:val="0087210B"/>
    <w:rsid w:val="00872201"/>
    <w:rsid w:val="00872451"/>
    <w:rsid w:val="00872918"/>
    <w:rsid w:val="00872B85"/>
    <w:rsid w:val="00872C69"/>
    <w:rsid w:val="00872CCB"/>
    <w:rsid w:val="00872D82"/>
    <w:rsid w:val="0087308A"/>
    <w:rsid w:val="00873419"/>
    <w:rsid w:val="008738C8"/>
    <w:rsid w:val="00873908"/>
    <w:rsid w:val="00873B7A"/>
    <w:rsid w:val="00873BD0"/>
    <w:rsid w:val="00873D45"/>
    <w:rsid w:val="00873F23"/>
    <w:rsid w:val="0087429D"/>
    <w:rsid w:val="008743DE"/>
    <w:rsid w:val="0087471B"/>
    <w:rsid w:val="00874773"/>
    <w:rsid w:val="00874A93"/>
    <w:rsid w:val="00874CEF"/>
    <w:rsid w:val="00874D62"/>
    <w:rsid w:val="00874DBE"/>
    <w:rsid w:val="00874E87"/>
    <w:rsid w:val="00874F85"/>
    <w:rsid w:val="00875003"/>
    <w:rsid w:val="00875161"/>
    <w:rsid w:val="008752E5"/>
    <w:rsid w:val="00875402"/>
    <w:rsid w:val="00875569"/>
    <w:rsid w:val="0087561B"/>
    <w:rsid w:val="0087576E"/>
    <w:rsid w:val="008757B2"/>
    <w:rsid w:val="00875970"/>
    <w:rsid w:val="00875B9C"/>
    <w:rsid w:val="00875EC6"/>
    <w:rsid w:val="0087622F"/>
    <w:rsid w:val="0087624B"/>
    <w:rsid w:val="008762B7"/>
    <w:rsid w:val="00876368"/>
    <w:rsid w:val="00876375"/>
    <w:rsid w:val="008764CC"/>
    <w:rsid w:val="00876518"/>
    <w:rsid w:val="0087660C"/>
    <w:rsid w:val="00876711"/>
    <w:rsid w:val="008767AD"/>
    <w:rsid w:val="00876B74"/>
    <w:rsid w:val="00876B7F"/>
    <w:rsid w:val="00876C71"/>
    <w:rsid w:val="00877021"/>
    <w:rsid w:val="008770E6"/>
    <w:rsid w:val="008774B9"/>
    <w:rsid w:val="00877664"/>
    <w:rsid w:val="00877669"/>
    <w:rsid w:val="0087770C"/>
    <w:rsid w:val="0087797D"/>
    <w:rsid w:val="00877A42"/>
    <w:rsid w:val="00877C7E"/>
    <w:rsid w:val="00877EEF"/>
    <w:rsid w:val="0088002B"/>
    <w:rsid w:val="008801C1"/>
    <w:rsid w:val="0088032C"/>
    <w:rsid w:val="008803F4"/>
    <w:rsid w:val="008807F8"/>
    <w:rsid w:val="00880B5B"/>
    <w:rsid w:val="00880D92"/>
    <w:rsid w:val="0088115F"/>
    <w:rsid w:val="0088138B"/>
    <w:rsid w:val="00881457"/>
    <w:rsid w:val="00881472"/>
    <w:rsid w:val="0088162E"/>
    <w:rsid w:val="00881637"/>
    <w:rsid w:val="008817F1"/>
    <w:rsid w:val="00881CDF"/>
    <w:rsid w:val="00881F1A"/>
    <w:rsid w:val="00882042"/>
    <w:rsid w:val="00882161"/>
    <w:rsid w:val="008825F4"/>
    <w:rsid w:val="0088284E"/>
    <w:rsid w:val="00882918"/>
    <w:rsid w:val="00882996"/>
    <w:rsid w:val="00882A5E"/>
    <w:rsid w:val="00882D38"/>
    <w:rsid w:val="0088310C"/>
    <w:rsid w:val="00883180"/>
    <w:rsid w:val="008833F9"/>
    <w:rsid w:val="008839E3"/>
    <w:rsid w:val="00883B67"/>
    <w:rsid w:val="00883CE9"/>
    <w:rsid w:val="00883D98"/>
    <w:rsid w:val="0088429A"/>
    <w:rsid w:val="008842C5"/>
    <w:rsid w:val="008845EE"/>
    <w:rsid w:val="00884B2C"/>
    <w:rsid w:val="00884CD9"/>
    <w:rsid w:val="00884D54"/>
    <w:rsid w:val="00885050"/>
    <w:rsid w:val="00885138"/>
    <w:rsid w:val="0088530E"/>
    <w:rsid w:val="008853C2"/>
    <w:rsid w:val="0088547E"/>
    <w:rsid w:val="00885688"/>
    <w:rsid w:val="008857E9"/>
    <w:rsid w:val="00885A2E"/>
    <w:rsid w:val="00885ABF"/>
    <w:rsid w:val="00885AE5"/>
    <w:rsid w:val="00886058"/>
    <w:rsid w:val="008860EA"/>
    <w:rsid w:val="00886484"/>
    <w:rsid w:val="00886502"/>
    <w:rsid w:val="00886830"/>
    <w:rsid w:val="00886D33"/>
    <w:rsid w:val="00886E32"/>
    <w:rsid w:val="0088717E"/>
    <w:rsid w:val="00887229"/>
    <w:rsid w:val="00887238"/>
    <w:rsid w:val="008875EC"/>
    <w:rsid w:val="008877D8"/>
    <w:rsid w:val="0088788F"/>
    <w:rsid w:val="008878E4"/>
    <w:rsid w:val="00887A06"/>
    <w:rsid w:val="00887A8D"/>
    <w:rsid w:val="00887AD8"/>
    <w:rsid w:val="00887B1A"/>
    <w:rsid w:val="00887F18"/>
    <w:rsid w:val="00887F6E"/>
    <w:rsid w:val="008900C7"/>
    <w:rsid w:val="0089035D"/>
    <w:rsid w:val="0089066B"/>
    <w:rsid w:val="0089067B"/>
    <w:rsid w:val="008907F0"/>
    <w:rsid w:val="008909A6"/>
    <w:rsid w:val="008909FA"/>
    <w:rsid w:val="00890A68"/>
    <w:rsid w:val="00890C97"/>
    <w:rsid w:val="00890CAA"/>
    <w:rsid w:val="00891039"/>
    <w:rsid w:val="00891199"/>
    <w:rsid w:val="00891232"/>
    <w:rsid w:val="008912C7"/>
    <w:rsid w:val="0089155B"/>
    <w:rsid w:val="008915C1"/>
    <w:rsid w:val="00891618"/>
    <w:rsid w:val="0089190F"/>
    <w:rsid w:val="00891970"/>
    <w:rsid w:val="00891B6B"/>
    <w:rsid w:val="00891BCC"/>
    <w:rsid w:val="00891EBE"/>
    <w:rsid w:val="00891F1B"/>
    <w:rsid w:val="0089245B"/>
    <w:rsid w:val="00892480"/>
    <w:rsid w:val="00892527"/>
    <w:rsid w:val="00892584"/>
    <w:rsid w:val="00892A7A"/>
    <w:rsid w:val="00892BB9"/>
    <w:rsid w:val="00892C6E"/>
    <w:rsid w:val="00892E12"/>
    <w:rsid w:val="00892EA8"/>
    <w:rsid w:val="0089313D"/>
    <w:rsid w:val="0089342B"/>
    <w:rsid w:val="008935C0"/>
    <w:rsid w:val="0089362D"/>
    <w:rsid w:val="00893757"/>
    <w:rsid w:val="008938D0"/>
    <w:rsid w:val="00893E5C"/>
    <w:rsid w:val="0089403E"/>
    <w:rsid w:val="00894097"/>
    <w:rsid w:val="00894503"/>
    <w:rsid w:val="00894955"/>
    <w:rsid w:val="00894992"/>
    <w:rsid w:val="008949AB"/>
    <w:rsid w:val="00894AC0"/>
    <w:rsid w:val="00894AD8"/>
    <w:rsid w:val="00894BC1"/>
    <w:rsid w:val="008951C9"/>
    <w:rsid w:val="00895703"/>
    <w:rsid w:val="0089588F"/>
    <w:rsid w:val="008958D2"/>
    <w:rsid w:val="00895936"/>
    <w:rsid w:val="008959CB"/>
    <w:rsid w:val="00895A36"/>
    <w:rsid w:val="00895ED9"/>
    <w:rsid w:val="0089613B"/>
    <w:rsid w:val="008961C5"/>
    <w:rsid w:val="008961E9"/>
    <w:rsid w:val="008962D4"/>
    <w:rsid w:val="008963E2"/>
    <w:rsid w:val="00896563"/>
    <w:rsid w:val="00896941"/>
    <w:rsid w:val="00896953"/>
    <w:rsid w:val="00896D6D"/>
    <w:rsid w:val="00896DD0"/>
    <w:rsid w:val="0089719C"/>
    <w:rsid w:val="00897303"/>
    <w:rsid w:val="008973F4"/>
    <w:rsid w:val="008974B3"/>
    <w:rsid w:val="008976F9"/>
    <w:rsid w:val="0089772A"/>
    <w:rsid w:val="00897798"/>
    <w:rsid w:val="00897A31"/>
    <w:rsid w:val="00897A3F"/>
    <w:rsid w:val="00897A61"/>
    <w:rsid w:val="00897CDC"/>
    <w:rsid w:val="00897DAF"/>
    <w:rsid w:val="00897DD7"/>
    <w:rsid w:val="00897F3F"/>
    <w:rsid w:val="00897F89"/>
    <w:rsid w:val="008A0027"/>
    <w:rsid w:val="008A00A4"/>
    <w:rsid w:val="008A00D8"/>
    <w:rsid w:val="008A03F2"/>
    <w:rsid w:val="008A0418"/>
    <w:rsid w:val="008A05CF"/>
    <w:rsid w:val="008A0625"/>
    <w:rsid w:val="008A0689"/>
    <w:rsid w:val="008A091D"/>
    <w:rsid w:val="008A0A8D"/>
    <w:rsid w:val="008A0CD1"/>
    <w:rsid w:val="008A0D06"/>
    <w:rsid w:val="008A1102"/>
    <w:rsid w:val="008A120C"/>
    <w:rsid w:val="008A15D5"/>
    <w:rsid w:val="008A17CC"/>
    <w:rsid w:val="008A19AD"/>
    <w:rsid w:val="008A22BD"/>
    <w:rsid w:val="008A23B8"/>
    <w:rsid w:val="008A253B"/>
    <w:rsid w:val="008A2577"/>
    <w:rsid w:val="008A2590"/>
    <w:rsid w:val="008A265A"/>
    <w:rsid w:val="008A2A25"/>
    <w:rsid w:val="008A2AFF"/>
    <w:rsid w:val="008A2E95"/>
    <w:rsid w:val="008A2F4F"/>
    <w:rsid w:val="008A2FAD"/>
    <w:rsid w:val="008A31DD"/>
    <w:rsid w:val="008A3464"/>
    <w:rsid w:val="008A3475"/>
    <w:rsid w:val="008A3783"/>
    <w:rsid w:val="008A3A0A"/>
    <w:rsid w:val="008A3BEC"/>
    <w:rsid w:val="008A3E1F"/>
    <w:rsid w:val="008A4143"/>
    <w:rsid w:val="008A415F"/>
    <w:rsid w:val="008A4397"/>
    <w:rsid w:val="008A473C"/>
    <w:rsid w:val="008A4797"/>
    <w:rsid w:val="008A49D6"/>
    <w:rsid w:val="008A4A92"/>
    <w:rsid w:val="008A4D61"/>
    <w:rsid w:val="008A4E52"/>
    <w:rsid w:val="008A4E71"/>
    <w:rsid w:val="008A547E"/>
    <w:rsid w:val="008A556D"/>
    <w:rsid w:val="008A5973"/>
    <w:rsid w:val="008A59B3"/>
    <w:rsid w:val="008A5A3A"/>
    <w:rsid w:val="008A5AC0"/>
    <w:rsid w:val="008A5C02"/>
    <w:rsid w:val="008A5CDC"/>
    <w:rsid w:val="008A5D80"/>
    <w:rsid w:val="008A5ED3"/>
    <w:rsid w:val="008A62AA"/>
    <w:rsid w:val="008A644C"/>
    <w:rsid w:val="008A6500"/>
    <w:rsid w:val="008A6A79"/>
    <w:rsid w:val="008A700C"/>
    <w:rsid w:val="008A70F8"/>
    <w:rsid w:val="008A71E3"/>
    <w:rsid w:val="008A7257"/>
    <w:rsid w:val="008A752E"/>
    <w:rsid w:val="008A75A4"/>
    <w:rsid w:val="008A7638"/>
    <w:rsid w:val="008A7696"/>
    <w:rsid w:val="008A7E03"/>
    <w:rsid w:val="008A7F87"/>
    <w:rsid w:val="008A7FB7"/>
    <w:rsid w:val="008B02BB"/>
    <w:rsid w:val="008B066B"/>
    <w:rsid w:val="008B06D0"/>
    <w:rsid w:val="008B0756"/>
    <w:rsid w:val="008B07AE"/>
    <w:rsid w:val="008B0891"/>
    <w:rsid w:val="008B0A8B"/>
    <w:rsid w:val="008B0B68"/>
    <w:rsid w:val="008B0BC7"/>
    <w:rsid w:val="008B0C71"/>
    <w:rsid w:val="008B0CEC"/>
    <w:rsid w:val="008B0D84"/>
    <w:rsid w:val="008B0E31"/>
    <w:rsid w:val="008B147F"/>
    <w:rsid w:val="008B14E9"/>
    <w:rsid w:val="008B162C"/>
    <w:rsid w:val="008B1683"/>
    <w:rsid w:val="008B1725"/>
    <w:rsid w:val="008B17CA"/>
    <w:rsid w:val="008B1805"/>
    <w:rsid w:val="008B1942"/>
    <w:rsid w:val="008B1A10"/>
    <w:rsid w:val="008B1B47"/>
    <w:rsid w:val="008B1D02"/>
    <w:rsid w:val="008B1D5C"/>
    <w:rsid w:val="008B1F8D"/>
    <w:rsid w:val="008B20C4"/>
    <w:rsid w:val="008B2211"/>
    <w:rsid w:val="008B22A3"/>
    <w:rsid w:val="008B24B5"/>
    <w:rsid w:val="008B25BC"/>
    <w:rsid w:val="008B2B3F"/>
    <w:rsid w:val="008B2C29"/>
    <w:rsid w:val="008B30AA"/>
    <w:rsid w:val="008B31FD"/>
    <w:rsid w:val="008B3207"/>
    <w:rsid w:val="008B35E2"/>
    <w:rsid w:val="008B3F4B"/>
    <w:rsid w:val="008B3F50"/>
    <w:rsid w:val="008B407C"/>
    <w:rsid w:val="008B4161"/>
    <w:rsid w:val="008B41A1"/>
    <w:rsid w:val="008B42D3"/>
    <w:rsid w:val="008B435C"/>
    <w:rsid w:val="008B44A7"/>
    <w:rsid w:val="008B45FD"/>
    <w:rsid w:val="008B460C"/>
    <w:rsid w:val="008B4977"/>
    <w:rsid w:val="008B4A16"/>
    <w:rsid w:val="008B4AB3"/>
    <w:rsid w:val="008B4FD6"/>
    <w:rsid w:val="008B4FEE"/>
    <w:rsid w:val="008B5162"/>
    <w:rsid w:val="008B5342"/>
    <w:rsid w:val="008B5351"/>
    <w:rsid w:val="008B54BC"/>
    <w:rsid w:val="008B5572"/>
    <w:rsid w:val="008B5C91"/>
    <w:rsid w:val="008B5CFC"/>
    <w:rsid w:val="008B613C"/>
    <w:rsid w:val="008B6327"/>
    <w:rsid w:val="008B6395"/>
    <w:rsid w:val="008B6459"/>
    <w:rsid w:val="008B647D"/>
    <w:rsid w:val="008B64FA"/>
    <w:rsid w:val="008B6558"/>
    <w:rsid w:val="008B6A35"/>
    <w:rsid w:val="008B6BD7"/>
    <w:rsid w:val="008B6C53"/>
    <w:rsid w:val="008B6CC7"/>
    <w:rsid w:val="008B6EB9"/>
    <w:rsid w:val="008B7068"/>
    <w:rsid w:val="008B75F8"/>
    <w:rsid w:val="008B7789"/>
    <w:rsid w:val="008B7A08"/>
    <w:rsid w:val="008B7F4C"/>
    <w:rsid w:val="008C0472"/>
    <w:rsid w:val="008C048C"/>
    <w:rsid w:val="008C04EE"/>
    <w:rsid w:val="008C05D7"/>
    <w:rsid w:val="008C0619"/>
    <w:rsid w:val="008C065F"/>
    <w:rsid w:val="008C0B73"/>
    <w:rsid w:val="008C0C57"/>
    <w:rsid w:val="008C0DD1"/>
    <w:rsid w:val="008C0E5B"/>
    <w:rsid w:val="008C0EB6"/>
    <w:rsid w:val="008C1112"/>
    <w:rsid w:val="008C15D3"/>
    <w:rsid w:val="008C1675"/>
    <w:rsid w:val="008C198B"/>
    <w:rsid w:val="008C19D4"/>
    <w:rsid w:val="008C1EFC"/>
    <w:rsid w:val="008C20DF"/>
    <w:rsid w:val="008C225F"/>
    <w:rsid w:val="008C23CA"/>
    <w:rsid w:val="008C24A0"/>
    <w:rsid w:val="008C26E1"/>
    <w:rsid w:val="008C2870"/>
    <w:rsid w:val="008C2CFA"/>
    <w:rsid w:val="008C2E87"/>
    <w:rsid w:val="008C30E2"/>
    <w:rsid w:val="008C3128"/>
    <w:rsid w:val="008C316A"/>
    <w:rsid w:val="008C31FC"/>
    <w:rsid w:val="008C3234"/>
    <w:rsid w:val="008C34FA"/>
    <w:rsid w:val="008C35A2"/>
    <w:rsid w:val="008C3669"/>
    <w:rsid w:val="008C371B"/>
    <w:rsid w:val="008C374F"/>
    <w:rsid w:val="008C3B73"/>
    <w:rsid w:val="008C418F"/>
    <w:rsid w:val="008C430F"/>
    <w:rsid w:val="008C4331"/>
    <w:rsid w:val="008C48BB"/>
    <w:rsid w:val="008C4970"/>
    <w:rsid w:val="008C49BD"/>
    <w:rsid w:val="008C511E"/>
    <w:rsid w:val="008C51B8"/>
    <w:rsid w:val="008C55AC"/>
    <w:rsid w:val="008C59F1"/>
    <w:rsid w:val="008C5B00"/>
    <w:rsid w:val="008C5B60"/>
    <w:rsid w:val="008C5E9B"/>
    <w:rsid w:val="008C5FCC"/>
    <w:rsid w:val="008C6210"/>
    <w:rsid w:val="008C6A7E"/>
    <w:rsid w:val="008C6FFC"/>
    <w:rsid w:val="008C7360"/>
    <w:rsid w:val="008C73B1"/>
    <w:rsid w:val="008C7575"/>
    <w:rsid w:val="008C75DD"/>
    <w:rsid w:val="008C7765"/>
    <w:rsid w:val="008C77F9"/>
    <w:rsid w:val="008C7842"/>
    <w:rsid w:val="008C7F66"/>
    <w:rsid w:val="008D0230"/>
    <w:rsid w:val="008D085C"/>
    <w:rsid w:val="008D0C00"/>
    <w:rsid w:val="008D0D74"/>
    <w:rsid w:val="008D0E30"/>
    <w:rsid w:val="008D0EEC"/>
    <w:rsid w:val="008D1282"/>
    <w:rsid w:val="008D1781"/>
    <w:rsid w:val="008D1CB2"/>
    <w:rsid w:val="008D1EA0"/>
    <w:rsid w:val="008D2327"/>
    <w:rsid w:val="008D2563"/>
    <w:rsid w:val="008D2580"/>
    <w:rsid w:val="008D277A"/>
    <w:rsid w:val="008D2795"/>
    <w:rsid w:val="008D2B05"/>
    <w:rsid w:val="008D2C34"/>
    <w:rsid w:val="008D2CFC"/>
    <w:rsid w:val="008D2DB2"/>
    <w:rsid w:val="008D2EBD"/>
    <w:rsid w:val="008D2F60"/>
    <w:rsid w:val="008D303E"/>
    <w:rsid w:val="008D33F7"/>
    <w:rsid w:val="008D3777"/>
    <w:rsid w:val="008D3CB9"/>
    <w:rsid w:val="008D3E70"/>
    <w:rsid w:val="008D3F77"/>
    <w:rsid w:val="008D49DE"/>
    <w:rsid w:val="008D4BC5"/>
    <w:rsid w:val="008D4CA9"/>
    <w:rsid w:val="008D5256"/>
    <w:rsid w:val="008D52E7"/>
    <w:rsid w:val="008D5612"/>
    <w:rsid w:val="008D56CD"/>
    <w:rsid w:val="008D56CF"/>
    <w:rsid w:val="008D5701"/>
    <w:rsid w:val="008D57A4"/>
    <w:rsid w:val="008D58EF"/>
    <w:rsid w:val="008D5A27"/>
    <w:rsid w:val="008D5A36"/>
    <w:rsid w:val="008D5B70"/>
    <w:rsid w:val="008D5C49"/>
    <w:rsid w:val="008D5C72"/>
    <w:rsid w:val="008D5CCB"/>
    <w:rsid w:val="008D5D01"/>
    <w:rsid w:val="008D5E67"/>
    <w:rsid w:val="008D5FFA"/>
    <w:rsid w:val="008D60B6"/>
    <w:rsid w:val="008D61B6"/>
    <w:rsid w:val="008D626D"/>
    <w:rsid w:val="008D64DF"/>
    <w:rsid w:val="008D657D"/>
    <w:rsid w:val="008D6624"/>
    <w:rsid w:val="008D66F1"/>
    <w:rsid w:val="008D6809"/>
    <w:rsid w:val="008D69FC"/>
    <w:rsid w:val="008D6A2D"/>
    <w:rsid w:val="008D6B1B"/>
    <w:rsid w:val="008D6EBC"/>
    <w:rsid w:val="008D7278"/>
    <w:rsid w:val="008D72BC"/>
    <w:rsid w:val="008D76CA"/>
    <w:rsid w:val="008D76E6"/>
    <w:rsid w:val="008D7875"/>
    <w:rsid w:val="008D7AB4"/>
    <w:rsid w:val="008E0372"/>
    <w:rsid w:val="008E054E"/>
    <w:rsid w:val="008E0618"/>
    <w:rsid w:val="008E0695"/>
    <w:rsid w:val="008E0802"/>
    <w:rsid w:val="008E0DB9"/>
    <w:rsid w:val="008E0FEF"/>
    <w:rsid w:val="008E1053"/>
    <w:rsid w:val="008E11B4"/>
    <w:rsid w:val="008E1392"/>
    <w:rsid w:val="008E17D7"/>
    <w:rsid w:val="008E1893"/>
    <w:rsid w:val="008E194F"/>
    <w:rsid w:val="008E1B21"/>
    <w:rsid w:val="008E1B6D"/>
    <w:rsid w:val="008E1BFA"/>
    <w:rsid w:val="008E1FA7"/>
    <w:rsid w:val="008E25BD"/>
    <w:rsid w:val="008E25D3"/>
    <w:rsid w:val="008E2699"/>
    <w:rsid w:val="008E274F"/>
    <w:rsid w:val="008E27E6"/>
    <w:rsid w:val="008E29B8"/>
    <w:rsid w:val="008E2AA9"/>
    <w:rsid w:val="008E2BEC"/>
    <w:rsid w:val="008E2CDF"/>
    <w:rsid w:val="008E3002"/>
    <w:rsid w:val="008E32FE"/>
    <w:rsid w:val="008E38C8"/>
    <w:rsid w:val="008E3B5D"/>
    <w:rsid w:val="008E3B95"/>
    <w:rsid w:val="008E3DC6"/>
    <w:rsid w:val="008E3E57"/>
    <w:rsid w:val="008E3E65"/>
    <w:rsid w:val="008E3ED2"/>
    <w:rsid w:val="008E4032"/>
    <w:rsid w:val="008E4058"/>
    <w:rsid w:val="008E42FD"/>
    <w:rsid w:val="008E4678"/>
    <w:rsid w:val="008E46F3"/>
    <w:rsid w:val="008E46FA"/>
    <w:rsid w:val="008E47BD"/>
    <w:rsid w:val="008E49AC"/>
    <w:rsid w:val="008E4E3E"/>
    <w:rsid w:val="008E5082"/>
    <w:rsid w:val="008E59E7"/>
    <w:rsid w:val="008E5A30"/>
    <w:rsid w:val="008E5B23"/>
    <w:rsid w:val="008E5D20"/>
    <w:rsid w:val="008E62CD"/>
    <w:rsid w:val="008E6488"/>
    <w:rsid w:val="008E65B1"/>
    <w:rsid w:val="008E66F0"/>
    <w:rsid w:val="008E6A3B"/>
    <w:rsid w:val="008E6AD7"/>
    <w:rsid w:val="008E6AEE"/>
    <w:rsid w:val="008E6E9C"/>
    <w:rsid w:val="008E6F64"/>
    <w:rsid w:val="008E6FE7"/>
    <w:rsid w:val="008E71DD"/>
    <w:rsid w:val="008E72A5"/>
    <w:rsid w:val="008E75EC"/>
    <w:rsid w:val="008E7959"/>
    <w:rsid w:val="008E7981"/>
    <w:rsid w:val="008E7E06"/>
    <w:rsid w:val="008E7FE3"/>
    <w:rsid w:val="008F011C"/>
    <w:rsid w:val="008F03A0"/>
    <w:rsid w:val="008F0527"/>
    <w:rsid w:val="008F0719"/>
    <w:rsid w:val="008F0835"/>
    <w:rsid w:val="008F0856"/>
    <w:rsid w:val="008F0972"/>
    <w:rsid w:val="008F1036"/>
    <w:rsid w:val="008F109E"/>
    <w:rsid w:val="008F1920"/>
    <w:rsid w:val="008F1AEA"/>
    <w:rsid w:val="008F1B5D"/>
    <w:rsid w:val="008F1C7C"/>
    <w:rsid w:val="008F1D3E"/>
    <w:rsid w:val="008F1DA8"/>
    <w:rsid w:val="008F21A4"/>
    <w:rsid w:val="008F233D"/>
    <w:rsid w:val="008F23FE"/>
    <w:rsid w:val="008F24D0"/>
    <w:rsid w:val="008F273F"/>
    <w:rsid w:val="008F27E3"/>
    <w:rsid w:val="008F27FC"/>
    <w:rsid w:val="008F29DE"/>
    <w:rsid w:val="008F2A76"/>
    <w:rsid w:val="008F2CCC"/>
    <w:rsid w:val="008F2CF5"/>
    <w:rsid w:val="008F2FC7"/>
    <w:rsid w:val="008F30FF"/>
    <w:rsid w:val="008F3148"/>
    <w:rsid w:val="008F32C4"/>
    <w:rsid w:val="008F3514"/>
    <w:rsid w:val="008F351E"/>
    <w:rsid w:val="008F35C8"/>
    <w:rsid w:val="008F38CC"/>
    <w:rsid w:val="008F3986"/>
    <w:rsid w:val="008F3D18"/>
    <w:rsid w:val="008F3D4E"/>
    <w:rsid w:val="008F3E7B"/>
    <w:rsid w:val="008F3F91"/>
    <w:rsid w:val="008F407A"/>
    <w:rsid w:val="008F429C"/>
    <w:rsid w:val="008F4338"/>
    <w:rsid w:val="008F43CE"/>
    <w:rsid w:val="008F4464"/>
    <w:rsid w:val="008F458C"/>
    <w:rsid w:val="008F48B8"/>
    <w:rsid w:val="008F4DB3"/>
    <w:rsid w:val="008F50B3"/>
    <w:rsid w:val="008F51FF"/>
    <w:rsid w:val="008F5338"/>
    <w:rsid w:val="008F5757"/>
    <w:rsid w:val="008F5882"/>
    <w:rsid w:val="008F5AEC"/>
    <w:rsid w:val="008F5C51"/>
    <w:rsid w:val="008F5D10"/>
    <w:rsid w:val="008F5EE9"/>
    <w:rsid w:val="008F6192"/>
    <w:rsid w:val="008F61A8"/>
    <w:rsid w:val="008F62BB"/>
    <w:rsid w:val="008F64ED"/>
    <w:rsid w:val="008F65C7"/>
    <w:rsid w:val="008F66A4"/>
    <w:rsid w:val="008F67CD"/>
    <w:rsid w:val="008F686A"/>
    <w:rsid w:val="008F694A"/>
    <w:rsid w:val="008F6A52"/>
    <w:rsid w:val="008F6B77"/>
    <w:rsid w:val="008F6C4A"/>
    <w:rsid w:val="008F6C82"/>
    <w:rsid w:val="008F6E34"/>
    <w:rsid w:val="008F6FCF"/>
    <w:rsid w:val="008F736B"/>
    <w:rsid w:val="008F7390"/>
    <w:rsid w:val="008F7415"/>
    <w:rsid w:val="008F7720"/>
    <w:rsid w:val="008F79EE"/>
    <w:rsid w:val="008F7A95"/>
    <w:rsid w:val="008F7EF3"/>
    <w:rsid w:val="0090026F"/>
    <w:rsid w:val="009002C7"/>
    <w:rsid w:val="00900386"/>
    <w:rsid w:val="00900655"/>
    <w:rsid w:val="009006BD"/>
    <w:rsid w:val="009006C0"/>
    <w:rsid w:val="00900734"/>
    <w:rsid w:val="009009CE"/>
    <w:rsid w:val="009009F9"/>
    <w:rsid w:val="00900E17"/>
    <w:rsid w:val="00900E24"/>
    <w:rsid w:val="00900F5E"/>
    <w:rsid w:val="009011FA"/>
    <w:rsid w:val="00901277"/>
    <w:rsid w:val="009013AC"/>
    <w:rsid w:val="0090190B"/>
    <w:rsid w:val="00901950"/>
    <w:rsid w:val="00901983"/>
    <w:rsid w:val="00901BCF"/>
    <w:rsid w:val="00901BE4"/>
    <w:rsid w:val="00901DFB"/>
    <w:rsid w:val="00901E78"/>
    <w:rsid w:val="00901E85"/>
    <w:rsid w:val="009021A0"/>
    <w:rsid w:val="009021DC"/>
    <w:rsid w:val="00902296"/>
    <w:rsid w:val="00902497"/>
    <w:rsid w:val="0090251F"/>
    <w:rsid w:val="0090262A"/>
    <w:rsid w:val="009026BF"/>
    <w:rsid w:val="009027A6"/>
    <w:rsid w:val="0090298C"/>
    <w:rsid w:val="009029D1"/>
    <w:rsid w:val="00902B57"/>
    <w:rsid w:val="00902C34"/>
    <w:rsid w:val="00902E32"/>
    <w:rsid w:val="00903215"/>
    <w:rsid w:val="0090354A"/>
    <w:rsid w:val="00903712"/>
    <w:rsid w:val="00903AE0"/>
    <w:rsid w:val="00903B99"/>
    <w:rsid w:val="00903F9E"/>
    <w:rsid w:val="00904152"/>
    <w:rsid w:val="00904208"/>
    <w:rsid w:val="00904298"/>
    <w:rsid w:val="009049EA"/>
    <w:rsid w:val="00904BA9"/>
    <w:rsid w:val="00904C2A"/>
    <w:rsid w:val="00904CEA"/>
    <w:rsid w:val="00904D40"/>
    <w:rsid w:val="00904EA2"/>
    <w:rsid w:val="00904F0B"/>
    <w:rsid w:val="00904FAF"/>
    <w:rsid w:val="009050D9"/>
    <w:rsid w:val="009053FC"/>
    <w:rsid w:val="009057D4"/>
    <w:rsid w:val="009059E5"/>
    <w:rsid w:val="00905A9B"/>
    <w:rsid w:val="00905BFD"/>
    <w:rsid w:val="00905D11"/>
    <w:rsid w:val="00905D5A"/>
    <w:rsid w:val="00905F52"/>
    <w:rsid w:val="009061B7"/>
    <w:rsid w:val="009064D2"/>
    <w:rsid w:val="0090655A"/>
    <w:rsid w:val="00906921"/>
    <w:rsid w:val="009069FA"/>
    <w:rsid w:val="00906A54"/>
    <w:rsid w:val="00906C57"/>
    <w:rsid w:val="00906FED"/>
    <w:rsid w:val="009072AA"/>
    <w:rsid w:val="00907337"/>
    <w:rsid w:val="00907555"/>
    <w:rsid w:val="00907645"/>
    <w:rsid w:val="00907683"/>
    <w:rsid w:val="009078B2"/>
    <w:rsid w:val="00907954"/>
    <w:rsid w:val="00907C30"/>
    <w:rsid w:val="00910020"/>
    <w:rsid w:val="009100E1"/>
    <w:rsid w:val="00910393"/>
    <w:rsid w:val="009106A2"/>
    <w:rsid w:val="009106FD"/>
    <w:rsid w:val="0091098B"/>
    <w:rsid w:val="009109EC"/>
    <w:rsid w:val="00910B2C"/>
    <w:rsid w:val="00910BB9"/>
    <w:rsid w:val="00910D04"/>
    <w:rsid w:val="00910D15"/>
    <w:rsid w:val="00910E46"/>
    <w:rsid w:val="00910FB1"/>
    <w:rsid w:val="00911077"/>
    <w:rsid w:val="009110F5"/>
    <w:rsid w:val="00911474"/>
    <w:rsid w:val="00911A21"/>
    <w:rsid w:val="00911BA9"/>
    <w:rsid w:val="00911D2A"/>
    <w:rsid w:val="00911D7F"/>
    <w:rsid w:val="00911F1B"/>
    <w:rsid w:val="0091227E"/>
    <w:rsid w:val="00912405"/>
    <w:rsid w:val="009124F1"/>
    <w:rsid w:val="00912835"/>
    <w:rsid w:val="00912B6F"/>
    <w:rsid w:val="00912B7A"/>
    <w:rsid w:val="00912C3B"/>
    <w:rsid w:val="00912C3F"/>
    <w:rsid w:val="00912E34"/>
    <w:rsid w:val="00913068"/>
    <w:rsid w:val="0091309D"/>
    <w:rsid w:val="009130D7"/>
    <w:rsid w:val="009131E1"/>
    <w:rsid w:val="009132C8"/>
    <w:rsid w:val="00913620"/>
    <w:rsid w:val="00913655"/>
    <w:rsid w:val="009136CC"/>
    <w:rsid w:val="009136EF"/>
    <w:rsid w:val="0091383C"/>
    <w:rsid w:val="00913D73"/>
    <w:rsid w:val="00913DFB"/>
    <w:rsid w:val="00913FEC"/>
    <w:rsid w:val="0091439F"/>
    <w:rsid w:val="009143D9"/>
    <w:rsid w:val="00914431"/>
    <w:rsid w:val="009144AE"/>
    <w:rsid w:val="00914511"/>
    <w:rsid w:val="00914695"/>
    <w:rsid w:val="009148B0"/>
    <w:rsid w:val="00914C32"/>
    <w:rsid w:val="00914DD4"/>
    <w:rsid w:val="00914DDB"/>
    <w:rsid w:val="00915086"/>
    <w:rsid w:val="00915192"/>
    <w:rsid w:val="00915362"/>
    <w:rsid w:val="0091538E"/>
    <w:rsid w:val="00915521"/>
    <w:rsid w:val="009156DA"/>
    <w:rsid w:val="009158F7"/>
    <w:rsid w:val="00915B39"/>
    <w:rsid w:val="00915C3E"/>
    <w:rsid w:val="00916308"/>
    <w:rsid w:val="00916384"/>
    <w:rsid w:val="009164F5"/>
    <w:rsid w:val="0091664F"/>
    <w:rsid w:val="009166F8"/>
    <w:rsid w:val="00916775"/>
    <w:rsid w:val="00916885"/>
    <w:rsid w:val="00916923"/>
    <w:rsid w:val="00916988"/>
    <w:rsid w:val="00916A52"/>
    <w:rsid w:val="00916DEC"/>
    <w:rsid w:val="00916E3E"/>
    <w:rsid w:val="00917348"/>
    <w:rsid w:val="009175C5"/>
    <w:rsid w:val="0091769E"/>
    <w:rsid w:val="00917702"/>
    <w:rsid w:val="0091772A"/>
    <w:rsid w:val="00917784"/>
    <w:rsid w:val="009177FE"/>
    <w:rsid w:val="00917867"/>
    <w:rsid w:val="0091799E"/>
    <w:rsid w:val="00917D64"/>
    <w:rsid w:val="00917D67"/>
    <w:rsid w:val="00917E0D"/>
    <w:rsid w:val="00917E54"/>
    <w:rsid w:val="00917EC5"/>
    <w:rsid w:val="009203B7"/>
    <w:rsid w:val="00920401"/>
    <w:rsid w:val="00920461"/>
    <w:rsid w:val="0092071A"/>
    <w:rsid w:val="00920A9D"/>
    <w:rsid w:val="00921015"/>
    <w:rsid w:val="0092110E"/>
    <w:rsid w:val="009211B0"/>
    <w:rsid w:val="0092126A"/>
    <w:rsid w:val="009214E8"/>
    <w:rsid w:val="009216B2"/>
    <w:rsid w:val="0092188E"/>
    <w:rsid w:val="00921D5A"/>
    <w:rsid w:val="00921DF8"/>
    <w:rsid w:val="00922203"/>
    <w:rsid w:val="0092237E"/>
    <w:rsid w:val="00922416"/>
    <w:rsid w:val="009226F4"/>
    <w:rsid w:val="00922984"/>
    <w:rsid w:val="00922B2B"/>
    <w:rsid w:val="00922FAF"/>
    <w:rsid w:val="00922FF6"/>
    <w:rsid w:val="009233F9"/>
    <w:rsid w:val="00923858"/>
    <w:rsid w:val="009238FB"/>
    <w:rsid w:val="00923CA1"/>
    <w:rsid w:val="00923E41"/>
    <w:rsid w:val="00923F2A"/>
    <w:rsid w:val="00923F90"/>
    <w:rsid w:val="00923FFA"/>
    <w:rsid w:val="00924077"/>
    <w:rsid w:val="009240C9"/>
    <w:rsid w:val="00924184"/>
    <w:rsid w:val="00924468"/>
    <w:rsid w:val="0092470C"/>
    <w:rsid w:val="00924865"/>
    <w:rsid w:val="00924915"/>
    <w:rsid w:val="00924B67"/>
    <w:rsid w:val="00924D0C"/>
    <w:rsid w:val="00924DD7"/>
    <w:rsid w:val="00924E2E"/>
    <w:rsid w:val="00924E90"/>
    <w:rsid w:val="00925076"/>
    <w:rsid w:val="009254BA"/>
    <w:rsid w:val="00925804"/>
    <w:rsid w:val="009258FC"/>
    <w:rsid w:val="009259CC"/>
    <w:rsid w:val="00925A25"/>
    <w:rsid w:val="00925D6D"/>
    <w:rsid w:val="00925DB3"/>
    <w:rsid w:val="00926269"/>
    <w:rsid w:val="009262E6"/>
    <w:rsid w:val="00926336"/>
    <w:rsid w:val="00926386"/>
    <w:rsid w:val="0092662E"/>
    <w:rsid w:val="00926942"/>
    <w:rsid w:val="00926D91"/>
    <w:rsid w:val="00927095"/>
    <w:rsid w:val="009270D5"/>
    <w:rsid w:val="00927444"/>
    <w:rsid w:val="0092749A"/>
    <w:rsid w:val="009274EC"/>
    <w:rsid w:val="0092756C"/>
    <w:rsid w:val="00927916"/>
    <w:rsid w:val="0092796D"/>
    <w:rsid w:val="00927988"/>
    <w:rsid w:val="00927A8F"/>
    <w:rsid w:val="00927BD2"/>
    <w:rsid w:val="00927C13"/>
    <w:rsid w:val="00927D4E"/>
    <w:rsid w:val="00927F89"/>
    <w:rsid w:val="00930183"/>
    <w:rsid w:val="009303F7"/>
    <w:rsid w:val="009305FF"/>
    <w:rsid w:val="009309DA"/>
    <w:rsid w:val="00930A4C"/>
    <w:rsid w:val="00930EEC"/>
    <w:rsid w:val="00930FD9"/>
    <w:rsid w:val="0093119B"/>
    <w:rsid w:val="009312A5"/>
    <w:rsid w:val="0093150D"/>
    <w:rsid w:val="0093176D"/>
    <w:rsid w:val="009319CB"/>
    <w:rsid w:val="00931B76"/>
    <w:rsid w:val="00931C03"/>
    <w:rsid w:val="00931C27"/>
    <w:rsid w:val="00931D19"/>
    <w:rsid w:val="00931D29"/>
    <w:rsid w:val="00932019"/>
    <w:rsid w:val="0093224F"/>
    <w:rsid w:val="009327F7"/>
    <w:rsid w:val="0093283C"/>
    <w:rsid w:val="009328F2"/>
    <w:rsid w:val="00932CCC"/>
    <w:rsid w:val="00932F58"/>
    <w:rsid w:val="009331D7"/>
    <w:rsid w:val="009332BD"/>
    <w:rsid w:val="009335FE"/>
    <w:rsid w:val="0093381D"/>
    <w:rsid w:val="009338F2"/>
    <w:rsid w:val="0093395C"/>
    <w:rsid w:val="009339DB"/>
    <w:rsid w:val="00933B98"/>
    <w:rsid w:val="009344C6"/>
    <w:rsid w:val="0093452C"/>
    <w:rsid w:val="009345D0"/>
    <w:rsid w:val="009346BA"/>
    <w:rsid w:val="009346D1"/>
    <w:rsid w:val="00934868"/>
    <w:rsid w:val="0093494D"/>
    <w:rsid w:val="00934A4D"/>
    <w:rsid w:val="00934CFD"/>
    <w:rsid w:val="00934E23"/>
    <w:rsid w:val="00935176"/>
    <w:rsid w:val="009351F7"/>
    <w:rsid w:val="00935427"/>
    <w:rsid w:val="009354D2"/>
    <w:rsid w:val="009354F2"/>
    <w:rsid w:val="009356DA"/>
    <w:rsid w:val="00935D93"/>
    <w:rsid w:val="00936098"/>
    <w:rsid w:val="00936309"/>
    <w:rsid w:val="009364C8"/>
    <w:rsid w:val="00936583"/>
    <w:rsid w:val="009366BA"/>
    <w:rsid w:val="00936EE1"/>
    <w:rsid w:val="00937007"/>
    <w:rsid w:val="00937070"/>
    <w:rsid w:val="009371CB"/>
    <w:rsid w:val="009371FB"/>
    <w:rsid w:val="00937257"/>
    <w:rsid w:val="0093761A"/>
    <w:rsid w:val="0093776C"/>
    <w:rsid w:val="009378DB"/>
    <w:rsid w:val="0093790E"/>
    <w:rsid w:val="00937A0E"/>
    <w:rsid w:val="00937A2F"/>
    <w:rsid w:val="00937B18"/>
    <w:rsid w:val="00937BA9"/>
    <w:rsid w:val="00937BFD"/>
    <w:rsid w:val="00937D66"/>
    <w:rsid w:val="00937DC4"/>
    <w:rsid w:val="00940155"/>
    <w:rsid w:val="0094022A"/>
    <w:rsid w:val="00940292"/>
    <w:rsid w:val="009403C6"/>
    <w:rsid w:val="00940401"/>
    <w:rsid w:val="009404FE"/>
    <w:rsid w:val="009408C3"/>
    <w:rsid w:val="00941012"/>
    <w:rsid w:val="00941639"/>
    <w:rsid w:val="009416C0"/>
    <w:rsid w:val="0094178B"/>
    <w:rsid w:val="00941C64"/>
    <w:rsid w:val="00941C7E"/>
    <w:rsid w:val="00941D36"/>
    <w:rsid w:val="00941E92"/>
    <w:rsid w:val="00941FA2"/>
    <w:rsid w:val="009420B6"/>
    <w:rsid w:val="009421FC"/>
    <w:rsid w:val="0094253C"/>
    <w:rsid w:val="009425F1"/>
    <w:rsid w:val="009425FC"/>
    <w:rsid w:val="009427C9"/>
    <w:rsid w:val="00942A64"/>
    <w:rsid w:val="00942EDA"/>
    <w:rsid w:val="009431BA"/>
    <w:rsid w:val="009431EC"/>
    <w:rsid w:val="00943228"/>
    <w:rsid w:val="00943296"/>
    <w:rsid w:val="00943335"/>
    <w:rsid w:val="00943376"/>
    <w:rsid w:val="009434A4"/>
    <w:rsid w:val="00943517"/>
    <w:rsid w:val="009435A3"/>
    <w:rsid w:val="009438A3"/>
    <w:rsid w:val="00943AF8"/>
    <w:rsid w:val="00943DBE"/>
    <w:rsid w:val="00943EB8"/>
    <w:rsid w:val="00944BAC"/>
    <w:rsid w:val="00944E2D"/>
    <w:rsid w:val="00944E71"/>
    <w:rsid w:val="00944F4A"/>
    <w:rsid w:val="0094500D"/>
    <w:rsid w:val="00945106"/>
    <w:rsid w:val="00945226"/>
    <w:rsid w:val="009455B7"/>
    <w:rsid w:val="00945881"/>
    <w:rsid w:val="00945939"/>
    <w:rsid w:val="00945AF3"/>
    <w:rsid w:val="00945F72"/>
    <w:rsid w:val="0094625F"/>
    <w:rsid w:val="00946272"/>
    <w:rsid w:val="00946358"/>
    <w:rsid w:val="009463E5"/>
    <w:rsid w:val="009467F1"/>
    <w:rsid w:val="009469A0"/>
    <w:rsid w:val="00946A4F"/>
    <w:rsid w:val="00946D6A"/>
    <w:rsid w:val="00946D78"/>
    <w:rsid w:val="00946DC5"/>
    <w:rsid w:val="00946E9E"/>
    <w:rsid w:val="00947269"/>
    <w:rsid w:val="009474B9"/>
    <w:rsid w:val="009476D7"/>
    <w:rsid w:val="00947881"/>
    <w:rsid w:val="00947979"/>
    <w:rsid w:val="00947AA8"/>
    <w:rsid w:val="00947B4B"/>
    <w:rsid w:val="00947C06"/>
    <w:rsid w:val="00947D75"/>
    <w:rsid w:val="00950075"/>
    <w:rsid w:val="009501C1"/>
    <w:rsid w:val="00950360"/>
    <w:rsid w:val="00950361"/>
    <w:rsid w:val="00950695"/>
    <w:rsid w:val="00950B7C"/>
    <w:rsid w:val="00950F45"/>
    <w:rsid w:val="00950F5E"/>
    <w:rsid w:val="00950F6B"/>
    <w:rsid w:val="00950FFE"/>
    <w:rsid w:val="009510FB"/>
    <w:rsid w:val="00951226"/>
    <w:rsid w:val="00951420"/>
    <w:rsid w:val="00951747"/>
    <w:rsid w:val="00951763"/>
    <w:rsid w:val="00951910"/>
    <w:rsid w:val="00951AC6"/>
    <w:rsid w:val="00951D59"/>
    <w:rsid w:val="0095232D"/>
    <w:rsid w:val="009523C5"/>
    <w:rsid w:val="00952512"/>
    <w:rsid w:val="009527CC"/>
    <w:rsid w:val="00952978"/>
    <w:rsid w:val="00952A0C"/>
    <w:rsid w:val="00952AA0"/>
    <w:rsid w:val="00952B48"/>
    <w:rsid w:val="00952BD0"/>
    <w:rsid w:val="00952C40"/>
    <w:rsid w:val="00952C49"/>
    <w:rsid w:val="00952D20"/>
    <w:rsid w:val="009530E5"/>
    <w:rsid w:val="00953253"/>
    <w:rsid w:val="009533EF"/>
    <w:rsid w:val="0095350D"/>
    <w:rsid w:val="00953723"/>
    <w:rsid w:val="00953948"/>
    <w:rsid w:val="00953CA5"/>
    <w:rsid w:val="00953CC4"/>
    <w:rsid w:val="00953F0A"/>
    <w:rsid w:val="00954669"/>
    <w:rsid w:val="009546D7"/>
    <w:rsid w:val="00954933"/>
    <w:rsid w:val="00954951"/>
    <w:rsid w:val="00954A99"/>
    <w:rsid w:val="00954AA9"/>
    <w:rsid w:val="00954D4D"/>
    <w:rsid w:val="00954DB8"/>
    <w:rsid w:val="00954F9B"/>
    <w:rsid w:val="009550BE"/>
    <w:rsid w:val="00955118"/>
    <w:rsid w:val="00955364"/>
    <w:rsid w:val="0095545E"/>
    <w:rsid w:val="009555CE"/>
    <w:rsid w:val="0095586C"/>
    <w:rsid w:val="0095592E"/>
    <w:rsid w:val="009559DF"/>
    <w:rsid w:val="00955A45"/>
    <w:rsid w:val="00955A58"/>
    <w:rsid w:val="00955E93"/>
    <w:rsid w:val="00956150"/>
    <w:rsid w:val="00956305"/>
    <w:rsid w:val="00956415"/>
    <w:rsid w:val="009565D4"/>
    <w:rsid w:val="00956663"/>
    <w:rsid w:val="00956731"/>
    <w:rsid w:val="00956773"/>
    <w:rsid w:val="009567C6"/>
    <w:rsid w:val="00956985"/>
    <w:rsid w:val="00956A61"/>
    <w:rsid w:val="00956AAC"/>
    <w:rsid w:val="00956C33"/>
    <w:rsid w:val="00956D8A"/>
    <w:rsid w:val="00956E2F"/>
    <w:rsid w:val="00956E5A"/>
    <w:rsid w:val="00956FD1"/>
    <w:rsid w:val="009574AC"/>
    <w:rsid w:val="009574DC"/>
    <w:rsid w:val="009579AA"/>
    <w:rsid w:val="00957AA7"/>
    <w:rsid w:val="00957E10"/>
    <w:rsid w:val="0096007F"/>
    <w:rsid w:val="00960112"/>
    <w:rsid w:val="009601FE"/>
    <w:rsid w:val="0096022D"/>
    <w:rsid w:val="00960251"/>
    <w:rsid w:val="00960397"/>
    <w:rsid w:val="00960446"/>
    <w:rsid w:val="00960773"/>
    <w:rsid w:val="00960A25"/>
    <w:rsid w:val="00960E28"/>
    <w:rsid w:val="00960F37"/>
    <w:rsid w:val="00961432"/>
    <w:rsid w:val="009615BD"/>
    <w:rsid w:val="00961674"/>
    <w:rsid w:val="0096167F"/>
    <w:rsid w:val="00961756"/>
    <w:rsid w:val="00961C5D"/>
    <w:rsid w:val="00961DE6"/>
    <w:rsid w:val="00961F6A"/>
    <w:rsid w:val="00962059"/>
    <w:rsid w:val="0096218E"/>
    <w:rsid w:val="00962284"/>
    <w:rsid w:val="009626EA"/>
    <w:rsid w:val="00962899"/>
    <w:rsid w:val="00962D44"/>
    <w:rsid w:val="00963442"/>
    <w:rsid w:val="009637FB"/>
    <w:rsid w:val="00963829"/>
    <w:rsid w:val="009638DE"/>
    <w:rsid w:val="00963928"/>
    <w:rsid w:val="0096395C"/>
    <w:rsid w:val="00963B6D"/>
    <w:rsid w:val="00963DEA"/>
    <w:rsid w:val="00963E58"/>
    <w:rsid w:val="00963F77"/>
    <w:rsid w:val="00963F7B"/>
    <w:rsid w:val="0096427C"/>
    <w:rsid w:val="00964AED"/>
    <w:rsid w:val="00964B13"/>
    <w:rsid w:val="00965018"/>
    <w:rsid w:val="0096505A"/>
    <w:rsid w:val="00965075"/>
    <w:rsid w:val="00965481"/>
    <w:rsid w:val="00965626"/>
    <w:rsid w:val="00965822"/>
    <w:rsid w:val="00965890"/>
    <w:rsid w:val="00965922"/>
    <w:rsid w:val="009659BE"/>
    <w:rsid w:val="00965C2D"/>
    <w:rsid w:val="00965E2A"/>
    <w:rsid w:val="00965FBB"/>
    <w:rsid w:val="00965FE8"/>
    <w:rsid w:val="00965FF9"/>
    <w:rsid w:val="0096603E"/>
    <w:rsid w:val="009665E9"/>
    <w:rsid w:val="0096677A"/>
    <w:rsid w:val="009667D6"/>
    <w:rsid w:val="00966ADF"/>
    <w:rsid w:val="00966B70"/>
    <w:rsid w:val="00966C57"/>
    <w:rsid w:val="00966DBC"/>
    <w:rsid w:val="00966EA8"/>
    <w:rsid w:val="00966FA8"/>
    <w:rsid w:val="00967000"/>
    <w:rsid w:val="00967399"/>
    <w:rsid w:val="0096744B"/>
    <w:rsid w:val="0096744C"/>
    <w:rsid w:val="009675C5"/>
    <w:rsid w:val="009675EA"/>
    <w:rsid w:val="009677F9"/>
    <w:rsid w:val="00967830"/>
    <w:rsid w:val="009678C4"/>
    <w:rsid w:val="00967919"/>
    <w:rsid w:val="00967A4D"/>
    <w:rsid w:val="00967A7B"/>
    <w:rsid w:val="00967CD6"/>
    <w:rsid w:val="00967E00"/>
    <w:rsid w:val="00967E4E"/>
    <w:rsid w:val="00967EBA"/>
    <w:rsid w:val="00967EEB"/>
    <w:rsid w:val="00970097"/>
    <w:rsid w:val="009701E1"/>
    <w:rsid w:val="009701F5"/>
    <w:rsid w:val="0097066A"/>
    <w:rsid w:val="00970673"/>
    <w:rsid w:val="009706C1"/>
    <w:rsid w:val="009707DF"/>
    <w:rsid w:val="009709EA"/>
    <w:rsid w:val="00970A65"/>
    <w:rsid w:val="00970AF3"/>
    <w:rsid w:val="00970B2C"/>
    <w:rsid w:val="00970C5A"/>
    <w:rsid w:val="009710E1"/>
    <w:rsid w:val="00971224"/>
    <w:rsid w:val="00971882"/>
    <w:rsid w:val="0097198B"/>
    <w:rsid w:val="00971A02"/>
    <w:rsid w:val="00971D34"/>
    <w:rsid w:val="00971D4F"/>
    <w:rsid w:val="00971EF4"/>
    <w:rsid w:val="009721D1"/>
    <w:rsid w:val="009723A6"/>
    <w:rsid w:val="00972514"/>
    <w:rsid w:val="0097277C"/>
    <w:rsid w:val="009727FB"/>
    <w:rsid w:val="00972957"/>
    <w:rsid w:val="00972AC2"/>
    <w:rsid w:val="00972BA8"/>
    <w:rsid w:val="00972EE4"/>
    <w:rsid w:val="00972EE7"/>
    <w:rsid w:val="0097301B"/>
    <w:rsid w:val="009733D3"/>
    <w:rsid w:val="009735A8"/>
    <w:rsid w:val="009737D0"/>
    <w:rsid w:val="00973829"/>
    <w:rsid w:val="00973B21"/>
    <w:rsid w:val="00973B52"/>
    <w:rsid w:val="00973D0D"/>
    <w:rsid w:val="00973D19"/>
    <w:rsid w:val="00973FB2"/>
    <w:rsid w:val="00974A07"/>
    <w:rsid w:val="00974AAB"/>
    <w:rsid w:val="00974DFD"/>
    <w:rsid w:val="00974E5A"/>
    <w:rsid w:val="00974EDC"/>
    <w:rsid w:val="00974F99"/>
    <w:rsid w:val="009758A1"/>
    <w:rsid w:val="00975A0D"/>
    <w:rsid w:val="00975BD5"/>
    <w:rsid w:val="00975C87"/>
    <w:rsid w:val="00975C9F"/>
    <w:rsid w:val="00975F5B"/>
    <w:rsid w:val="009762A0"/>
    <w:rsid w:val="0097634C"/>
    <w:rsid w:val="00976398"/>
    <w:rsid w:val="0097646E"/>
    <w:rsid w:val="009769C8"/>
    <w:rsid w:val="009769EF"/>
    <w:rsid w:val="00976BA1"/>
    <w:rsid w:val="00976FB3"/>
    <w:rsid w:val="009773B4"/>
    <w:rsid w:val="009773CC"/>
    <w:rsid w:val="00977578"/>
    <w:rsid w:val="00977603"/>
    <w:rsid w:val="009777C2"/>
    <w:rsid w:val="00977849"/>
    <w:rsid w:val="009779CB"/>
    <w:rsid w:val="009779D9"/>
    <w:rsid w:val="00977A1C"/>
    <w:rsid w:val="00977A5A"/>
    <w:rsid w:val="00977BBB"/>
    <w:rsid w:val="00977BDB"/>
    <w:rsid w:val="00977C5B"/>
    <w:rsid w:val="00977CDF"/>
    <w:rsid w:val="00977D9C"/>
    <w:rsid w:val="00977E9D"/>
    <w:rsid w:val="00977F4A"/>
    <w:rsid w:val="009800C9"/>
    <w:rsid w:val="009800DF"/>
    <w:rsid w:val="009801B7"/>
    <w:rsid w:val="0098046F"/>
    <w:rsid w:val="009804B2"/>
    <w:rsid w:val="0098056B"/>
    <w:rsid w:val="009806D2"/>
    <w:rsid w:val="00980786"/>
    <w:rsid w:val="009807C8"/>
    <w:rsid w:val="00980850"/>
    <w:rsid w:val="00980EF8"/>
    <w:rsid w:val="00980F34"/>
    <w:rsid w:val="00980FD7"/>
    <w:rsid w:val="00981049"/>
    <w:rsid w:val="00981200"/>
    <w:rsid w:val="00981564"/>
    <w:rsid w:val="00981644"/>
    <w:rsid w:val="00981674"/>
    <w:rsid w:val="0098177D"/>
    <w:rsid w:val="009817D6"/>
    <w:rsid w:val="00981829"/>
    <w:rsid w:val="00981A8C"/>
    <w:rsid w:val="00981C8B"/>
    <w:rsid w:val="00981E75"/>
    <w:rsid w:val="0098206A"/>
    <w:rsid w:val="009821BB"/>
    <w:rsid w:val="00982282"/>
    <w:rsid w:val="009822D7"/>
    <w:rsid w:val="00982406"/>
    <w:rsid w:val="00982409"/>
    <w:rsid w:val="009829BB"/>
    <w:rsid w:val="00982C36"/>
    <w:rsid w:val="00982E62"/>
    <w:rsid w:val="0098300D"/>
    <w:rsid w:val="00983A72"/>
    <w:rsid w:val="00983B77"/>
    <w:rsid w:val="00983B7B"/>
    <w:rsid w:val="00983BC1"/>
    <w:rsid w:val="00984070"/>
    <w:rsid w:val="009841BD"/>
    <w:rsid w:val="00984337"/>
    <w:rsid w:val="0098462C"/>
    <w:rsid w:val="00984986"/>
    <w:rsid w:val="009849E0"/>
    <w:rsid w:val="00984A8E"/>
    <w:rsid w:val="00984D26"/>
    <w:rsid w:val="00984F1D"/>
    <w:rsid w:val="00985603"/>
    <w:rsid w:val="00985923"/>
    <w:rsid w:val="00985AB1"/>
    <w:rsid w:val="00985D97"/>
    <w:rsid w:val="00985F65"/>
    <w:rsid w:val="00986303"/>
    <w:rsid w:val="009864D3"/>
    <w:rsid w:val="00986586"/>
    <w:rsid w:val="009866EA"/>
    <w:rsid w:val="0098677E"/>
    <w:rsid w:val="009868FA"/>
    <w:rsid w:val="00986915"/>
    <w:rsid w:val="00986BA8"/>
    <w:rsid w:val="00986C03"/>
    <w:rsid w:val="00986C97"/>
    <w:rsid w:val="00986E0C"/>
    <w:rsid w:val="00986E68"/>
    <w:rsid w:val="00986F25"/>
    <w:rsid w:val="00987047"/>
    <w:rsid w:val="00987244"/>
    <w:rsid w:val="009875AC"/>
    <w:rsid w:val="009879B0"/>
    <w:rsid w:val="00987B7E"/>
    <w:rsid w:val="00987DDD"/>
    <w:rsid w:val="00987E24"/>
    <w:rsid w:val="00987E71"/>
    <w:rsid w:val="009900B5"/>
    <w:rsid w:val="0099063A"/>
    <w:rsid w:val="009908E5"/>
    <w:rsid w:val="00990998"/>
    <w:rsid w:val="00990B2C"/>
    <w:rsid w:val="00990B66"/>
    <w:rsid w:val="00990B99"/>
    <w:rsid w:val="00990E56"/>
    <w:rsid w:val="00991057"/>
    <w:rsid w:val="00991148"/>
    <w:rsid w:val="00991192"/>
    <w:rsid w:val="009912EF"/>
    <w:rsid w:val="00991314"/>
    <w:rsid w:val="00991618"/>
    <w:rsid w:val="0099176B"/>
    <w:rsid w:val="00991A62"/>
    <w:rsid w:val="00991B3D"/>
    <w:rsid w:val="00991D12"/>
    <w:rsid w:val="0099201F"/>
    <w:rsid w:val="00992030"/>
    <w:rsid w:val="00992084"/>
    <w:rsid w:val="00992094"/>
    <w:rsid w:val="009921AB"/>
    <w:rsid w:val="0099222F"/>
    <w:rsid w:val="009922B9"/>
    <w:rsid w:val="00992535"/>
    <w:rsid w:val="0099277C"/>
    <w:rsid w:val="009927E0"/>
    <w:rsid w:val="00992895"/>
    <w:rsid w:val="00992C27"/>
    <w:rsid w:val="00992D55"/>
    <w:rsid w:val="00992EEB"/>
    <w:rsid w:val="00993007"/>
    <w:rsid w:val="00993187"/>
    <w:rsid w:val="009931A5"/>
    <w:rsid w:val="00993622"/>
    <w:rsid w:val="00993704"/>
    <w:rsid w:val="00993A96"/>
    <w:rsid w:val="00993C5C"/>
    <w:rsid w:val="00993D32"/>
    <w:rsid w:val="00993D47"/>
    <w:rsid w:val="00993F56"/>
    <w:rsid w:val="00993FA3"/>
    <w:rsid w:val="00993FFF"/>
    <w:rsid w:val="009941A8"/>
    <w:rsid w:val="009941ED"/>
    <w:rsid w:val="00994254"/>
    <w:rsid w:val="0099428A"/>
    <w:rsid w:val="009943E7"/>
    <w:rsid w:val="009945FD"/>
    <w:rsid w:val="00994650"/>
    <w:rsid w:val="00994690"/>
    <w:rsid w:val="00994980"/>
    <w:rsid w:val="00994A1D"/>
    <w:rsid w:val="00994C77"/>
    <w:rsid w:val="00994CAD"/>
    <w:rsid w:val="00994EE2"/>
    <w:rsid w:val="009950BF"/>
    <w:rsid w:val="009953A3"/>
    <w:rsid w:val="0099546C"/>
    <w:rsid w:val="0099550E"/>
    <w:rsid w:val="00995530"/>
    <w:rsid w:val="00995A2E"/>
    <w:rsid w:val="00995B79"/>
    <w:rsid w:val="00995C56"/>
    <w:rsid w:val="00995F53"/>
    <w:rsid w:val="009960B0"/>
    <w:rsid w:val="00996714"/>
    <w:rsid w:val="00996918"/>
    <w:rsid w:val="00996F0A"/>
    <w:rsid w:val="00996F9E"/>
    <w:rsid w:val="00997048"/>
    <w:rsid w:val="00997063"/>
    <w:rsid w:val="0099729C"/>
    <w:rsid w:val="00997411"/>
    <w:rsid w:val="009976CA"/>
    <w:rsid w:val="00997D00"/>
    <w:rsid w:val="00997D59"/>
    <w:rsid w:val="00997E10"/>
    <w:rsid w:val="009A00C5"/>
    <w:rsid w:val="009A02B9"/>
    <w:rsid w:val="009A030C"/>
    <w:rsid w:val="009A0493"/>
    <w:rsid w:val="009A04F0"/>
    <w:rsid w:val="009A0765"/>
    <w:rsid w:val="009A07C8"/>
    <w:rsid w:val="009A07DE"/>
    <w:rsid w:val="009A07F8"/>
    <w:rsid w:val="009A0812"/>
    <w:rsid w:val="009A08BB"/>
    <w:rsid w:val="009A0917"/>
    <w:rsid w:val="009A0AC1"/>
    <w:rsid w:val="009A0D6B"/>
    <w:rsid w:val="009A0E2C"/>
    <w:rsid w:val="009A0F4F"/>
    <w:rsid w:val="009A0FB6"/>
    <w:rsid w:val="009A1135"/>
    <w:rsid w:val="009A1244"/>
    <w:rsid w:val="009A128A"/>
    <w:rsid w:val="009A156B"/>
    <w:rsid w:val="009A167F"/>
    <w:rsid w:val="009A1841"/>
    <w:rsid w:val="009A197A"/>
    <w:rsid w:val="009A1B3D"/>
    <w:rsid w:val="009A1C85"/>
    <w:rsid w:val="009A1CAA"/>
    <w:rsid w:val="009A1D7F"/>
    <w:rsid w:val="009A1F03"/>
    <w:rsid w:val="009A1F75"/>
    <w:rsid w:val="009A212F"/>
    <w:rsid w:val="009A25CF"/>
    <w:rsid w:val="009A26ED"/>
    <w:rsid w:val="009A28BF"/>
    <w:rsid w:val="009A2BCB"/>
    <w:rsid w:val="009A3139"/>
    <w:rsid w:val="009A32AC"/>
    <w:rsid w:val="009A3417"/>
    <w:rsid w:val="009A347F"/>
    <w:rsid w:val="009A366D"/>
    <w:rsid w:val="009A36B9"/>
    <w:rsid w:val="009A38C8"/>
    <w:rsid w:val="009A3A3E"/>
    <w:rsid w:val="009A3F5F"/>
    <w:rsid w:val="009A3FA5"/>
    <w:rsid w:val="009A4126"/>
    <w:rsid w:val="009A4183"/>
    <w:rsid w:val="009A4257"/>
    <w:rsid w:val="009A427B"/>
    <w:rsid w:val="009A42F7"/>
    <w:rsid w:val="009A44E6"/>
    <w:rsid w:val="009A459E"/>
    <w:rsid w:val="009A45D6"/>
    <w:rsid w:val="009A4A2E"/>
    <w:rsid w:val="009A4A49"/>
    <w:rsid w:val="009A4CA0"/>
    <w:rsid w:val="009A4CB8"/>
    <w:rsid w:val="009A4CCE"/>
    <w:rsid w:val="009A4DC9"/>
    <w:rsid w:val="009A5116"/>
    <w:rsid w:val="009A521D"/>
    <w:rsid w:val="009A541D"/>
    <w:rsid w:val="009A550E"/>
    <w:rsid w:val="009A5567"/>
    <w:rsid w:val="009A5E4C"/>
    <w:rsid w:val="009A622B"/>
    <w:rsid w:val="009A64FA"/>
    <w:rsid w:val="009A6630"/>
    <w:rsid w:val="009A66FF"/>
    <w:rsid w:val="009A6899"/>
    <w:rsid w:val="009A694F"/>
    <w:rsid w:val="009A6A5C"/>
    <w:rsid w:val="009A6AC8"/>
    <w:rsid w:val="009A6FC2"/>
    <w:rsid w:val="009A7069"/>
    <w:rsid w:val="009A71C7"/>
    <w:rsid w:val="009A7271"/>
    <w:rsid w:val="009A738A"/>
    <w:rsid w:val="009A739B"/>
    <w:rsid w:val="009A73E0"/>
    <w:rsid w:val="009A744A"/>
    <w:rsid w:val="009A7530"/>
    <w:rsid w:val="009A75E6"/>
    <w:rsid w:val="009A7769"/>
    <w:rsid w:val="009A776A"/>
    <w:rsid w:val="009A7B14"/>
    <w:rsid w:val="009A7BDD"/>
    <w:rsid w:val="009A7BE7"/>
    <w:rsid w:val="009A7C9E"/>
    <w:rsid w:val="009A7D37"/>
    <w:rsid w:val="009A7FB9"/>
    <w:rsid w:val="009A7FCB"/>
    <w:rsid w:val="009B0526"/>
    <w:rsid w:val="009B0878"/>
    <w:rsid w:val="009B08DF"/>
    <w:rsid w:val="009B0C00"/>
    <w:rsid w:val="009B0D78"/>
    <w:rsid w:val="009B0E7D"/>
    <w:rsid w:val="009B0EBE"/>
    <w:rsid w:val="009B0F5E"/>
    <w:rsid w:val="009B1145"/>
    <w:rsid w:val="009B1361"/>
    <w:rsid w:val="009B1582"/>
    <w:rsid w:val="009B16A8"/>
    <w:rsid w:val="009B1B7D"/>
    <w:rsid w:val="009B1E7C"/>
    <w:rsid w:val="009B215E"/>
    <w:rsid w:val="009B23EB"/>
    <w:rsid w:val="009B264D"/>
    <w:rsid w:val="009B27B1"/>
    <w:rsid w:val="009B27FD"/>
    <w:rsid w:val="009B28A2"/>
    <w:rsid w:val="009B2A7A"/>
    <w:rsid w:val="009B2DE4"/>
    <w:rsid w:val="009B3054"/>
    <w:rsid w:val="009B30AE"/>
    <w:rsid w:val="009B342E"/>
    <w:rsid w:val="009B35D2"/>
    <w:rsid w:val="009B3647"/>
    <w:rsid w:val="009B3673"/>
    <w:rsid w:val="009B3A54"/>
    <w:rsid w:val="009B3C98"/>
    <w:rsid w:val="009B3DD2"/>
    <w:rsid w:val="009B40FE"/>
    <w:rsid w:val="009B4210"/>
    <w:rsid w:val="009B4367"/>
    <w:rsid w:val="009B43B7"/>
    <w:rsid w:val="009B445A"/>
    <w:rsid w:val="009B4AD3"/>
    <w:rsid w:val="009B4BF0"/>
    <w:rsid w:val="009B4EB5"/>
    <w:rsid w:val="009B4F06"/>
    <w:rsid w:val="009B4F9D"/>
    <w:rsid w:val="009B50F8"/>
    <w:rsid w:val="009B55F5"/>
    <w:rsid w:val="009B5775"/>
    <w:rsid w:val="009B57CC"/>
    <w:rsid w:val="009B595D"/>
    <w:rsid w:val="009B5BFE"/>
    <w:rsid w:val="009B5E39"/>
    <w:rsid w:val="009B6454"/>
    <w:rsid w:val="009B6499"/>
    <w:rsid w:val="009B653A"/>
    <w:rsid w:val="009B66CA"/>
    <w:rsid w:val="009B66D4"/>
    <w:rsid w:val="009B67D3"/>
    <w:rsid w:val="009B6EE2"/>
    <w:rsid w:val="009B6F3E"/>
    <w:rsid w:val="009B6F55"/>
    <w:rsid w:val="009B6F6E"/>
    <w:rsid w:val="009B6FA9"/>
    <w:rsid w:val="009B708A"/>
    <w:rsid w:val="009B7329"/>
    <w:rsid w:val="009B754F"/>
    <w:rsid w:val="009B7754"/>
    <w:rsid w:val="009B77BC"/>
    <w:rsid w:val="009B7879"/>
    <w:rsid w:val="009B7CC1"/>
    <w:rsid w:val="009C00C3"/>
    <w:rsid w:val="009C014C"/>
    <w:rsid w:val="009C028B"/>
    <w:rsid w:val="009C0511"/>
    <w:rsid w:val="009C054B"/>
    <w:rsid w:val="009C0857"/>
    <w:rsid w:val="009C0A65"/>
    <w:rsid w:val="009C0A67"/>
    <w:rsid w:val="009C0A76"/>
    <w:rsid w:val="009C0C30"/>
    <w:rsid w:val="009C0D24"/>
    <w:rsid w:val="009C10AC"/>
    <w:rsid w:val="009C117E"/>
    <w:rsid w:val="009C1180"/>
    <w:rsid w:val="009C1330"/>
    <w:rsid w:val="009C1499"/>
    <w:rsid w:val="009C1517"/>
    <w:rsid w:val="009C169F"/>
    <w:rsid w:val="009C16EA"/>
    <w:rsid w:val="009C17FB"/>
    <w:rsid w:val="009C18A8"/>
    <w:rsid w:val="009C1923"/>
    <w:rsid w:val="009C1D44"/>
    <w:rsid w:val="009C1E76"/>
    <w:rsid w:val="009C1E90"/>
    <w:rsid w:val="009C1F10"/>
    <w:rsid w:val="009C1F34"/>
    <w:rsid w:val="009C2040"/>
    <w:rsid w:val="009C2336"/>
    <w:rsid w:val="009C24F4"/>
    <w:rsid w:val="009C2775"/>
    <w:rsid w:val="009C2805"/>
    <w:rsid w:val="009C2855"/>
    <w:rsid w:val="009C2BC0"/>
    <w:rsid w:val="009C2CEC"/>
    <w:rsid w:val="009C3254"/>
    <w:rsid w:val="009C33EE"/>
    <w:rsid w:val="009C3447"/>
    <w:rsid w:val="009C3CEB"/>
    <w:rsid w:val="009C3F09"/>
    <w:rsid w:val="009C4171"/>
    <w:rsid w:val="009C4278"/>
    <w:rsid w:val="009C4430"/>
    <w:rsid w:val="009C4760"/>
    <w:rsid w:val="009C47E5"/>
    <w:rsid w:val="009C4989"/>
    <w:rsid w:val="009C4DCC"/>
    <w:rsid w:val="009C4EC9"/>
    <w:rsid w:val="009C511B"/>
    <w:rsid w:val="009C5313"/>
    <w:rsid w:val="009C53DB"/>
    <w:rsid w:val="009C552D"/>
    <w:rsid w:val="009C5639"/>
    <w:rsid w:val="009C56EF"/>
    <w:rsid w:val="009C591A"/>
    <w:rsid w:val="009C5B01"/>
    <w:rsid w:val="009C5CA0"/>
    <w:rsid w:val="009C5CC6"/>
    <w:rsid w:val="009C5DD6"/>
    <w:rsid w:val="009C5E5C"/>
    <w:rsid w:val="009C5FEC"/>
    <w:rsid w:val="009C6152"/>
    <w:rsid w:val="009C61B8"/>
    <w:rsid w:val="009C61FA"/>
    <w:rsid w:val="009C64AA"/>
    <w:rsid w:val="009C6648"/>
    <w:rsid w:val="009C67EB"/>
    <w:rsid w:val="009C68D9"/>
    <w:rsid w:val="009C6AC4"/>
    <w:rsid w:val="009C71F7"/>
    <w:rsid w:val="009C7384"/>
    <w:rsid w:val="009C73DB"/>
    <w:rsid w:val="009C75AE"/>
    <w:rsid w:val="009C75E7"/>
    <w:rsid w:val="009C7662"/>
    <w:rsid w:val="009C7974"/>
    <w:rsid w:val="009C7991"/>
    <w:rsid w:val="009C7B95"/>
    <w:rsid w:val="009C7B9B"/>
    <w:rsid w:val="009C7BE3"/>
    <w:rsid w:val="009C7C48"/>
    <w:rsid w:val="009C7CB0"/>
    <w:rsid w:val="009C7DA2"/>
    <w:rsid w:val="009C7F9E"/>
    <w:rsid w:val="009D05AF"/>
    <w:rsid w:val="009D0A97"/>
    <w:rsid w:val="009D0AEB"/>
    <w:rsid w:val="009D0B76"/>
    <w:rsid w:val="009D0B85"/>
    <w:rsid w:val="009D0D97"/>
    <w:rsid w:val="009D0FAE"/>
    <w:rsid w:val="009D13D7"/>
    <w:rsid w:val="009D1A1C"/>
    <w:rsid w:val="009D1A7E"/>
    <w:rsid w:val="009D1DDC"/>
    <w:rsid w:val="009D1F75"/>
    <w:rsid w:val="009D1FC5"/>
    <w:rsid w:val="009D1FFE"/>
    <w:rsid w:val="009D2107"/>
    <w:rsid w:val="009D23F6"/>
    <w:rsid w:val="009D2410"/>
    <w:rsid w:val="009D2A50"/>
    <w:rsid w:val="009D2B97"/>
    <w:rsid w:val="009D2D80"/>
    <w:rsid w:val="009D2FA7"/>
    <w:rsid w:val="009D32AE"/>
    <w:rsid w:val="009D34B3"/>
    <w:rsid w:val="009D3571"/>
    <w:rsid w:val="009D369A"/>
    <w:rsid w:val="009D3735"/>
    <w:rsid w:val="009D37E9"/>
    <w:rsid w:val="009D3896"/>
    <w:rsid w:val="009D39EA"/>
    <w:rsid w:val="009D39F9"/>
    <w:rsid w:val="009D3A4F"/>
    <w:rsid w:val="009D3ABE"/>
    <w:rsid w:val="009D44AB"/>
    <w:rsid w:val="009D45CE"/>
    <w:rsid w:val="009D4727"/>
    <w:rsid w:val="009D4804"/>
    <w:rsid w:val="009D4A46"/>
    <w:rsid w:val="009D4A5F"/>
    <w:rsid w:val="009D509B"/>
    <w:rsid w:val="009D514F"/>
    <w:rsid w:val="009D5303"/>
    <w:rsid w:val="009D5B46"/>
    <w:rsid w:val="009D5E5F"/>
    <w:rsid w:val="009D606B"/>
    <w:rsid w:val="009D60B7"/>
    <w:rsid w:val="009D614A"/>
    <w:rsid w:val="009D61F7"/>
    <w:rsid w:val="009D63F2"/>
    <w:rsid w:val="009D6722"/>
    <w:rsid w:val="009D6904"/>
    <w:rsid w:val="009D6B4F"/>
    <w:rsid w:val="009D6C0F"/>
    <w:rsid w:val="009D6CBC"/>
    <w:rsid w:val="009D6CFE"/>
    <w:rsid w:val="009D724B"/>
    <w:rsid w:val="009D72FD"/>
    <w:rsid w:val="009D7324"/>
    <w:rsid w:val="009D7398"/>
    <w:rsid w:val="009D73C5"/>
    <w:rsid w:val="009D744B"/>
    <w:rsid w:val="009D77B2"/>
    <w:rsid w:val="009D77C3"/>
    <w:rsid w:val="009D77E6"/>
    <w:rsid w:val="009D783E"/>
    <w:rsid w:val="009D7C56"/>
    <w:rsid w:val="009D7EC2"/>
    <w:rsid w:val="009E036B"/>
    <w:rsid w:val="009E0598"/>
    <w:rsid w:val="009E073C"/>
    <w:rsid w:val="009E0932"/>
    <w:rsid w:val="009E0BF1"/>
    <w:rsid w:val="009E0D0F"/>
    <w:rsid w:val="009E0D96"/>
    <w:rsid w:val="009E0DF5"/>
    <w:rsid w:val="009E0E6F"/>
    <w:rsid w:val="009E0F96"/>
    <w:rsid w:val="009E1200"/>
    <w:rsid w:val="009E15D9"/>
    <w:rsid w:val="009E15E5"/>
    <w:rsid w:val="009E1748"/>
    <w:rsid w:val="009E1962"/>
    <w:rsid w:val="009E19AE"/>
    <w:rsid w:val="009E1A5B"/>
    <w:rsid w:val="009E1CDC"/>
    <w:rsid w:val="009E1D30"/>
    <w:rsid w:val="009E1FA5"/>
    <w:rsid w:val="009E2017"/>
    <w:rsid w:val="009E2144"/>
    <w:rsid w:val="009E22D7"/>
    <w:rsid w:val="009E2500"/>
    <w:rsid w:val="009E2651"/>
    <w:rsid w:val="009E2756"/>
    <w:rsid w:val="009E2784"/>
    <w:rsid w:val="009E2826"/>
    <w:rsid w:val="009E28A1"/>
    <w:rsid w:val="009E28B9"/>
    <w:rsid w:val="009E28C6"/>
    <w:rsid w:val="009E28FA"/>
    <w:rsid w:val="009E29E8"/>
    <w:rsid w:val="009E2CAE"/>
    <w:rsid w:val="009E2CC8"/>
    <w:rsid w:val="009E2D30"/>
    <w:rsid w:val="009E2DB1"/>
    <w:rsid w:val="009E2F3D"/>
    <w:rsid w:val="009E301A"/>
    <w:rsid w:val="009E32D3"/>
    <w:rsid w:val="009E34FD"/>
    <w:rsid w:val="009E3500"/>
    <w:rsid w:val="009E3589"/>
    <w:rsid w:val="009E366A"/>
    <w:rsid w:val="009E3760"/>
    <w:rsid w:val="009E3807"/>
    <w:rsid w:val="009E3ABF"/>
    <w:rsid w:val="009E3ACE"/>
    <w:rsid w:val="009E3B03"/>
    <w:rsid w:val="009E3B07"/>
    <w:rsid w:val="009E3B24"/>
    <w:rsid w:val="009E3B83"/>
    <w:rsid w:val="009E44F0"/>
    <w:rsid w:val="009E45BF"/>
    <w:rsid w:val="009E4B9B"/>
    <w:rsid w:val="009E4E4A"/>
    <w:rsid w:val="009E5088"/>
    <w:rsid w:val="009E50AB"/>
    <w:rsid w:val="009E54EF"/>
    <w:rsid w:val="009E572B"/>
    <w:rsid w:val="009E58B5"/>
    <w:rsid w:val="009E59D8"/>
    <w:rsid w:val="009E5AC5"/>
    <w:rsid w:val="009E5D4A"/>
    <w:rsid w:val="009E5DA1"/>
    <w:rsid w:val="009E5F05"/>
    <w:rsid w:val="009E6093"/>
    <w:rsid w:val="009E6192"/>
    <w:rsid w:val="009E6454"/>
    <w:rsid w:val="009E6467"/>
    <w:rsid w:val="009E6921"/>
    <w:rsid w:val="009E6B1D"/>
    <w:rsid w:val="009E6BC7"/>
    <w:rsid w:val="009E6DA1"/>
    <w:rsid w:val="009E6F88"/>
    <w:rsid w:val="009E6FD2"/>
    <w:rsid w:val="009E708E"/>
    <w:rsid w:val="009E7229"/>
    <w:rsid w:val="009E7244"/>
    <w:rsid w:val="009E748C"/>
    <w:rsid w:val="009E74D4"/>
    <w:rsid w:val="009E7692"/>
    <w:rsid w:val="009E7D6E"/>
    <w:rsid w:val="009E7EA1"/>
    <w:rsid w:val="009F0027"/>
    <w:rsid w:val="009F00D4"/>
    <w:rsid w:val="009F019B"/>
    <w:rsid w:val="009F03F7"/>
    <w:rsid w:val="009F0864"/>
    <w:rsid w:val="009F0B0D"/>
    <w:rsid w:val="009F0B5F"/>
    <w:rsid w:val="009F0E7E"/>
    <w:rsid w:val="009F0EA3"/>
    <w:rsid w:val="009F0FA7"/>
    <w:rsid w:val="009F1523"/>
    <w:rsid w:val="009F1544"/>
    <w:rsid w:val="009F157D"/>
    <w:rsid w:val="009F1709"/>
    <w:rsid w:val="009F18F5"/>
    <w:rsid w:val="009F1907"/>
    <w:rsid w:val="009F19DC"/>
    <w:rsid w:val="009F1A72"/>
    <w:rsid w:val="009F1EBD"/>
    <w:rsid w:val="009F1EE9"/>
    <w:rsid w:val="009F1FF9"/>
    <w:rsid w:val="009F205D"/>
    <w:rsid w:val="009F20E7"/>
    <w:rsid w:val="009F216B"/>
    <w:rsid w:val="009F218E"/>
    <w:rsid w:val="009F2252"/>
    <w:rsid w:val="009F2419"/>
    <w:rsid w:val="009F2499"/>
    <w:rsid w:val="009F2718"/>
    <w:rsid w:val="009F2883"/>
    <w:rsid w:val="009F28A8"/>
    <w:rsid w:val="009F2A91"/>
    <w:rsid w:val="009F3115"/>
    <w:rsid w:val="009F31EB"/>
    <w:rsid w:val="009F32A6"/>
    <w:rsid w:val="009F34B8"/>
    <w:rsid w:val="009F3663"/>
    <w:rsid w:val="009F37E3"/>
    <w:rsid w:val="009F3C25"/>
    <w:rsid w:val="009F3E38"/>
    <w:rsid w:val="009F3EE6"/>
    <w:rsid w:val="009F414F"/>
    <w:rsid w:val="009F415E"/>
    <w:rsid w:val="009F41B8"/>
    <w:rsid w:val="009F4332"/>
    <w:rsid w:val="009F4443"/>
    <w:rsid w:val="009F463E"/>
    <w:rsid w:val="009F4683"/>
    <w:rsid w:val="009F4A7B"/>
    <w:rsid w:val="009F4DBB"/>
    <w:rsid w:val="009F4DDA"/>
    <w:rsid w:val="009F4E07"/>
    <w:rsid w:val="009F51DF"/>
    <w:rsid w:val="009F521A"/>
    <w:rsid w:val="009F572F"/>
    <w:rsid w:val="009F5848"/>
    <w:rsid w:val="009F5948"/>
    <w:rsid w:val="009F59D4"/>
    <w:rsid w:val="009F59F1"/>
    <w:rsid w:val="009F5BFC"/>
    <w:rsid w:val="009F606B"/>
    <w:rsid w:val="009F6115"/>
    <w:rsid w:val="009F61D7"/>
    <w:rsid w:val="009F6268"/>
    <w:rsid w:val="009F6447"/>
    <w:rsid w:val="009F6788"/>
    <w:rsid w:val="009F67C2"/>
    <w:rsid w:val="009F68E0"/>
    <w:rsid w:val="009F69EF"/>
    <w:rsid w:val="009F6AC6"/>
    <w:rsid w:val="009F6CCD"/>
    <w:rsid w:val="009F6CEC"/>
    <w:rsid w:val="009F6DF4"/>
    <w:rsid w:val="009F6E32"/>
    <w:rsid w:val="009F70FB"/>
    <w:rsid w:val="009F72D8"/>
    <w:rsid w:val="009F788E"/>
    <w:rsid w:val="009F7925"/>
    <w:rsid w:val="009F794D"/>
    <w:rsid w:val="009F79D9"/>
    <w:rsid w:val="009F7DF8"/>
    <w:rsid w:val="00A00136"/>
    <w:rsid w:val="00A0025E"/>
    <w:rsid w:val="00A00708"/>
    <w:rsid w:val="00A00D8E"/>
    <w:rsid w:val="00A00F0D"/>
    <w:rsid w:val="00A01079"/>
    <w:rsid w:val="00A01206"/>
    <w:rsid w:val="00A01259"/>
    <w:rsid w:val="00A0132C"/>
    <w:rsid w:val="00A0138D"/>
    <w:rsid w:val="00A01463"/>
    <w:rsid w:val="00A01765"/>
    <w:rsid w:val="00A019C8"/>
    <w:rsid w:val="00A01B7A"/>
    <w:rsid w:val="00A01C16"/>
    <w:rsid w:val="00A01CA7"/>
    <w:rsid w:val="00A01F82"/>
    <w:rsid w:val="00A02161"/>
    <w:rsid w:val="00A025E3"/>
    <w:rsid w:val="00A02697"/>
    <w:rsid w:val="00A0275F"/>
    <w:rsid w:val="00A02785"/>
    <w:rsid w:val="00A028CB"/>
    <w:rsid w:val="00A029D1"/>
    <w:rsid w:val="00A02C4E"/>
    <w:rsid w:val="00A02E83"/>
    <w:rsid w:val="00A02FB6"/>
    <w:rsid w:val="00A03056"/>
    <w:rsid w:val="00A03093"/>
    <w:rsid w:val="00A03128"/>
    <w:rsid w:val="00A03145"/>
    <w:rsid w:val="00A03164"/>
    <w:rsid w:val="00A03183"/>
    <w:rsid w:val="00A0368E"/>
    <w:rsid w:val="00A037E8"/>
    <w:rsid w:val="00A03801"/>
    <w:rsid w:val="00A03F6E"/>
    <w:rsid w:val="00A04090"/>
    <w:rsid w:val="00A0412D"/>
    <w:rsid w:val="00A0420A"/>
    <w:rsid w:val="00A042C0"/>
    <w:rsid w:val="00A042E9"/>
    <w:rsid w:val="00A04459"/>
    <w:rsid w:val="00A045E5"/>
    <w:rsid w:val="00A045E7"/>
    <w:rsid w:val="00A04715"/>
    <w:rsid w:val="00A047C0"/>
    <w:rsid w:val="00A04813"/>
    <w:rsid w:val="00A04EE3"/>
    <w:rsid w:val="00A0504A"/>
    <w:rsid w:val="00A05124"/>
    <w:rsid w:val="00A05179"/>
    <w:rsid w:val="00A05511"/>
    <w:rsid w:val="00A0576B"/>
    <w:rsid w:val="00A05B04"/>
    <w:rsid w:val="00A05C71"/>
    <w:rsid w:val="00A05CA5"/>
    <w:rsid w:val="00A05CDC"/>
    <w:rsid w:val="00A05D76"/>
    <w:rsid w:val="00A05D8E"/>
    <w:rsid w:val="00A06068"/>
    <w:rsid w:val="00A06130"/>
    <w:rsid w:val="00A062AE"/>
    <w:rsid w:val="00A064B0"/>
    <w:rsid w:val="00A066F0"/>
    <w:rsid w:val="00A0679F"/>
    <w:rsid w:val="00A069A9"/>
    <w:rsid w:val="00A06CBF"/>
    <w:rsid w:val="00A06DDF"/>
    <w:rsid w:val="00A06F34"/>
    <w:rsid w:val="00A07244"/>
    <w:rsid w:val="00A072A5"/>
    <w:rsid w:val="00A073C7"/>
    <w:rsid w:val="00A074DB"/>
    <w:rsid w:val="00A07649"/>
    <w:rsid w:val="00A07665"/>
    <w:rsid w:val="00A077C1"/>
    <w:rsid w:val="00A07CD8"/>
    <w:rsid w:val="00A07EEC"/>
    <w:rsid w:val="00A101B0"/>
    <w:rsid w:val="00A10250"/>
    <w:rsid w:val="00A10435"/>
    <w:rsid w:val="00A10638"/>
    <w:rsid w:val="00A1069C"/>
    <w:rsid w:val="00A10743"/>
    <w:rsid w:val="00A1087B"/>
    <w:rsid w:val="00A1087E"/>
    <w:rsid w:val="00A1088F"/>
    <w:rsid w:val="00A109EB"/>
    <w:rsid w:val="00A10A1F"/>
    <w:rsid w:val="00A10ADC"/>
    <w:rsid w:val="00A10B26"/>
    <w:rsid w:val="00A10D59"/>
    <w:rsid w:val="00A10F09"/>
    <w:rsid w:val="00A11165"/>
    <w:rsid w:val="00A11224"/>
    <w:rsid w:val="00A11431"/>
    <w:rsid w:val="00A1184D"/>
    <w:rsid w:val="00A11856"/>
    <w:rsid w:val="00A11B22"/>
    <w:rsid w:val="00A11BE9"/>
    <w:rsid w:val="00A11ED8"/>
    <w:rsid w:val="00A1266D"/>
    <w:rsid w:val="00A1272F"/>
    <w:rsid w:val="00A129E4"/>
    <w:rsid w:val="00A12E11"/>
    <w:rsid w:val="00A12F39"/>
    <w:rsid w:val="00A13320"/>
    <w:rsid w:val="00A134F5"/>
    <w:rsid w:val="00A1377A"/>
    <w:rsid w:val="00A138E9"/>
    <w:rsid w:val="00A13E30"/>
    <w:rsid w:val="00A1413D"/>
    <w:rsid w:val="00A142A6"/>
    <w:rsid w:val="00A143B5"/>
    <w:rsid w:val="00A14592"/>
    <w:rsid w:val="00A146C1"/>
    <w:rsid w:val="00A1479E"/>
    <w:rsid w:val="00A148F8"/>
    <w:rsid w:val="00A14C01"/>
    <w:rsid w:val="00A14CC5"/>
    <w:rsid w:val="00A152AB"/>
    <w:rsid w:val="00A15960"/>
    <w:rsid w:val="00A159A1"/>
    <w:rsid w:val="00A16054"/>
    <w:rsid w:val="00A1613E"/>
    <w:rsid w:val="00A162A1"/>
    <w:rsid w:val="00A16395"/>
    <w:rsid w:val="00A16539"/>
    <w:rsid w:val="00A1656B"/>
    <w:rsid w:val="00A165D6"/>
    <w:rsid w:val="00A1669F"/>
    <w:rsid w:val="00A1680A"/>
    <w:rsid w:val="00A168F5"/>
    <w:rsid w:val="00A16D21"/>
    <w:rsid w:val="00A16D37"/>
    <w:rsid w:val="00A16D7A"/>
    <w:rsid w:val="00A16E81"/>
    <w:rsid w:val="00A16EBB"/>
    <w:rsid w:val="00A17051"/>
    <w:rsid w:val="00A17576"/>
    <w:rsid w:val="00A17693"/>
    <w:rsid w:val="00A17B4C"/>
    <w:rsid w:val="00A17BB4"/>
    <w:rsid w:val="00A17F65"/>
    <w:rsid w:val="00A20024"/>
    <w:rsid w:val="00A20112"/>
    <w:rsid w:val="00A20284"/>
    <w:rsid w:val="00A2031A"/>
    <w:rsid w:val="00A203C6"/>
    <w:rsid w:val="00A2044D"/>
    <w:rsid w:val="00A204B5"/>
    <w:rsid w:val="00A2068B"/>
    <w:rsid w:val="00A206AD"/>
    <w:rsid w:val="00A20B21"/>
    <w:rsid w:val="00A20BEA"/>
    <w:rsid w:val="00A20BF8"/>
    <w:rsid w:val="00A20F3C"/>
    <w:rsid w:val="00A2119E"/>
    <w:rsid w:val="00A2128D"/>
    <w:rsid w:val="00A21486"/>
    <w:rsid w:val="00A2149C"/>
    <w:rsid w:val="00A21542"/>
    <w:rsid w:val="00A21555"/>
    <w:rsid w:val="00A2160A"/>
    <w:rsid w:val="00A21893"/>
    <w:rsid w:val="00A219EB"/>
    <w:rsid w:val="00A220ED"/>
    <w:rsid w:val="00A22218"/>
    <w:rsid w:val="00A22390"/>
    <w:rsid w:val="00A2242B"/>
    <w:rsid w:val="00A22805"/>
    <w:rsid w:val="00A2285F"/>
    <w:rsid w:val="00A228CD"/>
    <w:rsid w:val="00A228D9"/>
    <w:rsid w:val="00A22A13"/>
    <w:rsid w:val="00A22CF6"/>
    <w:rsid w:val="00A22F1C"/>
    <w:rsid w:val="00A232EB"/>
    <w:rsid w:val="00A23306"/>
    <w:rsid w:val="00A2338E"/>
    <w:rsid w:val="00A23483"/>
    <w:rsid w:val="00A23769"/>
    <w:rsid w:val="00A23A1B"/>
    <w:rsid w:val="00A23D98"/>
    <w:rsid w:val="00A23E8B"/>
    <w:rsid w:val="00A23EF9"/>
    <w:rsid w:val="00A24029"/>
    <w:rsid w:val="00A24116"/>
    <w:rsid w:val="00A2414C"/>
    <w:rsid w:val="00A242F1"/>
    <w:rsid w:val="00A24414"/>
    <w:rsid w:val="00A247C7"/>
    <w:rsid w:val="00A24807"/>
    <w:rsid w:val="00A2480A"/>
    <w:rsid w:val="00A24980"/>
    <w:rsid w:val="00A24B86"/>
    <w:rsid w:val="00A24C4E"/>
    <w:rsid w:val="00A24F37"/>
    <w:rsid w:val="00A2507A"/>
    <w:rsid w:val="00A25126"/>
    <w:rsid w:val="00A2557A"/>
    <w:rsid w:val="00A256EA"/>
    <w:rsid w:val="00A25E09"/>
    <w:rsid w:val="00A25E2B"/>
    <w:rsid w:val="00A25E6D"/>
    <w:rsid w:val="00A25F55"/>
    <w:rsid w:val="00A260A7"/>
    <w:rsid w:val="00A260F4"/>
    <w:rsid w:val="00A2621F"/>
    <w:rsid w:val="00A26343"/>
    <w:rsid w:val="00A2641A"/>
    <w:rsid w:val="00A2664D"/>
    <w:rsid w:val="00A26813"/>
    <w:rsid w:val="00A26849"/>
    <w:rsid w:val="00A26875"/>
    <w:rsid w:val="00A2687D"/>
    <w:rsid w:val="00A26881"/>
    <w:rsid w:val="00A2697B"/>
    <w:rsid w:val="00A26D58"/>
    <w:rsid w:val="00A273D4"/>
    <w:rsid w:val="00A273EB"/>
    <w:rsid w:val="00A274C2"/>
    <w:rsid w:val="00A27740"/>
    <w:rsid w:val="00A27BCE"/>
    <w:rsid w:val="00A27BE9"/>
    <w:rsid w:val="00A27CBB"/>
    <w:rsid w:val="00A27E1A"/>
    <w:rsid w:val="00A27EC6"/>
    <w:rsid w:val="00A30235"/>
    <w:rsid w:val="00A3041E"/>
    <w:rsid w:val="00A3081B"/>
    <w:rsid w:val="00A30B41"/>
    <w:rsid w:val="00A30C37"/>
    <w:rsid w:val="00A30E61"/>
    <w:rsid w:val="00A31014"/>
    <w:rsid w:val="00A314B6"/>
    <w:rsid w:val="00A314D8"/>
    <w:rsid w:val="00A31695"/>
    <w:rsid w:val="00A3169A"/>
    <w:rsid w:val="00A31778"/>
    <w:rsid w:val="00A31852"/>
    <w:rsid w:val="00A31997"/>
    <w:rsid w:val="00A31A71"/>
    <w:rsid w:val="00A31AD1"/>
    <w:rsid w:val="00A31EC6"/>
    <w:rsid w:val="00A321C9"/>
    <w:rsid w:val="00A32536"/>
    <w:rsid w:val="00A32737"/>
    <w:rsid w:val="00A3278E"/>
    <w:rsid w:val="00A3292C"/>
    <w:rsid w:val="00A32A54"/>
    <w:rsid w:val="00A32BAE"/>
    <w:rsid w:val="00A32D5B"/>
    <w:rsid w:val="00A32DD1"/>
    <w:rsid w:val="00A32F38"/>
    <w:rsid w:val="00A3304C"/>
    <w:rsid w:val="00A332C2"/>
    <w:rsid w:val="00A33598"/>
    <w:rsid w:val="00A335C2"/>
    <w:rsid w:val="00A33721"/>
    <w:rsid w:val="00A33730"/>
    <w:rsid w:val="00A33FF3"/>
    <w:rsid w:val="00A3404C"/>
    <w:rsid w:val="00A3420B"/>
    <w:rsid w:val="00A34561"/>
    <w:rsid w:val="00A34585"/>
    <w:rsid w:val="00A34904"/>
    <w:rsid w:val="00A34984"/>
    <w:rsid w:val="00A34B89"/>
    <w:rsid w:val="00A34EC5"/>
    <w:rsid w:val="00A34F6D"/>
    <w:rsid w:val="00A3513B"/>
    <w:rsid w:val="00A35213"/>
    <w:rsid w:val="00A358F2"/>
    <w:rsid w:val="00A359EB"/>
    <w:rsid w:val="00A35A30"/>
    <w:rsid w:val="00A35F9A"/>
    <w:rsid w:val="00A3609B"/>
    <w:rsid w:val="00A361FE"/>
    <w:rsid w:val="00A362E0"/>
    <w:rsid w:val="00A3634B"/>
    <w:rsid w:val="00A369BE"/>
    <w:rsid w:val="00A36B15"/>
    <w:rsid w:val="00A36CAE"/>
    <w:rsid w:val="00A36CDC"/>
    <w:rsid w:val="00A36F68"/>
    <w:rsid w:val="00A370F2"/>
    <w:rsid w:val="00A37289"/>
    <w:rsid w:val="00A372CA"/>
    <w:rsid w:val="00A379EB"/>
    <w:rsid w:val="00A37EF2"/>
    <w:rsid w:val="00A37F88"/>
    <w:rsid w:val="00A40333"/>
    <w:rsid w:val="00A40367"/>
    <w:rsid w:val="00A403BB"/>
    <w:rsid w:val="00A4058D"/>
    <w:rsid w:val="00A407D8"/>
    <w:rsid w:val="00A408DE"/>
    <w:rsid w:val="00A40997"/>
    <w:rsid w:val="00A40A2B"/>
    <w:rsid w:val="00A40A5A"/>
    <w:rsid w:val="00A40A9A"/>
    <w:rsid w:val="00A40C8C"/>
    <w:rsid w:val="00A40E7A"/>
    <w:rsid w:val="00A40FF5"/>
    <w:rsid w:val="00A414D1"/>
    <w:rsid w:val="00A4156D"/>
    <w:rsid w:val="00A419B2"/>
    <w:rsid w:val="00A41A03"/>
    <w:rsid w:val="00A41B89"/>
    <w:rsid w:val="00A41C75"/>
    <w:rsid w:val="00A4244C"/>
    <w:rsid w:val="00A42690"/>
    <w:rsid w:val="00A42698"/>
    <w:rsid w:val="00A42E09"/>
    <w:rsid w:val="00A42E1C"/>
    <w:rsid w:val="00A42E62"/>
    <w:rsid w:val="00A42ECC"/>
    <w:rsid w:val="00A42EEE"/>
    <w:rsid w:val="00A42F18"/>
    <w:rsid w:val="00A42FB1"/>
    <w:rsid w:val="00A4305F"/>
    <w:rsid w:val="00A43211"/>
    <w:rsid w:val="00A433D7"/>
    <w:rsid w:val="00A43642"/>
    <w:rsid w:val="00A43656"/>
    <w:rsid w:val="00A437AF"/>
    <w:rsid w:val="00A437CB"/>
    <w:rsid w:val="00A438E8"/>
    <w:rsid w:val="00A43A21"/>
    <w:rsid w:val="00A43B6B"/>
    <w:rsid w:val="00A43DA5"/>
    <w:rsid w:val="00A43F38"/>
    <w:rsid w:val="00A43FD6"/>
    <w:rsid w:val="00A442DF"/>
    <w:rsid w:val="00A4473B"/>
    <w:rsid w:val="00A44BB3"/>
    <w:rsid w:val="00A44C9E"/>
    <w:rsid w:val="00A44F0E"/>
    <w:rsid w:val="00A45107"/>
    <w:rsid w:val="00A451E1"/>
    <w:rsid w:val="00A4554D"/>
    <w:rsid w:val="00A4576A"/>
    <w:rsid w:val="00A4587A"/>
    <w:rsid w:val="00A45B34"/>
    <w:rsid w:val="00A45D61"/>
    <w:rsid w:val="00A45E11"/>
    <w:rsid w:val="00A45E13"/>
    <w:rsid w:val="00A45E9F"/>
    <w:rsid w:val="00A465DA"/>
    <w:rsid w:val="00A4669F"/>
    <w:rsid w:val="00A46725"/>
    <w:rsid w:val="00A468CA"/>
    <w:rsid w:val="00A4694A"/>
    <w:rsid w:val="00A46AB5"/>
    <w:rsid w:val="00A46B79"/>
    <w:rsid w:val="00A46B94"/>
    <w:rsid w:val="00A46D8F"/>
    <w:rsid w:val="00A46D90"/>
    <w:rsid w:val="00A46EC0"/>
    <w:rsid w:val="00A47076"/>
    <w:rsid w:val="00A474F0"/>
    <w:rsid w:val="00A4756E"/>
    <w:rsid w:val="00A4759B"/>
    <w:rsid w:val="00A47686"/>
    <w:rsid w:val="00A4769B"/>
    <w:rsid w:val="00A4771B"/>
    <w:rsid w:val="00A478A1"/>
    <w:rsid w:val="00A479DB"/>
    <w:rsid w:val="00A47B56"/>
    <w:rsid w:val="00A505D5"/>
    <w:rsid w:val="00A505DE"/>
    <w:rsid w:val="00A5090C"/>
    <w:rsid w:val="00A50A41"/>
    <w:rsid w:val="00A50B78"/>
    <w:rsid w:val="00A50CCE"/>
    <w:rsid w:val="00A50F56"/>
    <w:rsid w:val="00A51082"/>
    <w:rsid w:val="00A5109F"/>
    <w:rsid w:val="00A51195"/>
    <w:rsid w:val="00A511E9"/>
    <w:rsid w:val="00A51279"/>
    <w:rsid w:val="00A513CF"/>
    <w:rsid w:val="00A514C7"/>
    <w:rsid w:val="00A5153E"/>
    <w:rsid w:val="00A51A90"/>
    <w:rsid w:val="00A51C86"/>
    <w:rsid w:val="00A51E8C"/>
    <w:rsid w:val="00A52171"/>
    <w:rsid w:val="00A5233B"/>
    <w:rsid w:val="00A52342"/>
    <w:rsid w:val="00A52390"/>
    <w:rsid w:val="00A523E4"/>
    <w:rsid w:val="00A524E0"/>
    <w:rsid w:val="00A527A4"/>
    <w:rsid w:val="00A528DE"/>
    <w:rsid w:val="00A52A5F"/>
    <w:rsid w:val="00A52BD6"/>
    <w:rsid w:val="00A52CCD"/>
    <w:rsid w:val="00A52D8A"/>
    <w:rsid w:val="00A53185"/>
    <w:rsid w:val="00A53477"/>
    <w:rsid w:val="00A53707"/>
    <w:rsid w:val="00A537AE"/>
    <w:rsid w:val="00A537E1"/>
    <w:rsid w:val="00A53851"/>
    <w:rsid w:val="00A53CC9"/>
    <w:rsid w:val="00A53F4B"/>
    <w:rsid w:val="00A5408F"/>
    <w:rsid w:val="00A54494"/>
    <w:rsid w:val="00A544AE"/>
    <w:rsid w:val="00A5460B"/>
    <w:rsid w:val="00A54946"/>
    <w:rsid w:val="00A54A10"/>
    <w:rsid w:val="00A54D11"/>
    <w:rsid w:val="00A54D4C"/>
    <w:rsid w:val="00A54E1C"/>
    <w:rsid w:val="00A55062"/>
    <w:rsid w:val="00A55177"/>
    <w:rsid w:val="00A551D9"/>
    <w:rsid w:val="00A55412"/>
    <w:rsid w:val="00A55857"/>
    <w:rsid w:val="00A55A1D"/>
    <w:rsid w:val="00A55A2F"/>
    <w:rsid w:val="00A55AF8"/>
    <w:rsid w:val="00A55B3E"/>
    <w:rsid w:val="00A55BCF"/>
    <w:rsid w:val="00A55C57"/>
    <w:rsid w:val="00A55E06"/>
    <w:rsid w:val="00A56421"/>
    <w:rsid w:val="00A56B09"/>
    <w:rsid w:val="00A56D1D"/>
    <w:rsid w:val="00A5708C"/>
    <w:rsid w:val="00A57271"/>
    <w:rsid w:val="00A57348"/>
    <w:rsid w:val="00A573AA"/>
    <w:rsid w:val="00A5743D"/>
    <w:rsid w:val="00A57987"/>
    <w:rsid w:val="00A57AC9"/>
    <w:rsid w:val="00A57CA2"/>
    <w:rsid w:val="00A57D1B"/>
    <w:rsid w:val="00A57D37"/>
    <w:rsid w:val="00A601A0"/>
    <w:rsid w:val="00A6070C"/>
    <w:rsid w:val="00A6079D"/>
    <w:rsid w:val="00A6085B"/>
    <w:rsid w:val="00A608B4"/>
    <w:rsid w:val="00A609F5"/>
    <w:rsid w:val="00A60F44"/>
    <w:rsid w:val="00A61017"/>
    <w:rsid w:val="00A610A6"/>
    <w:rsid w:val="00A610AC"/>
    <w:rsid w:val="00A61227"/>
    <w:rsid w:val="00A61249"/>
    <w:rsid w:val="00A6144E"/>
    <w:rsid w:val="00A61565"/>
    <w:rsid w:val="00A6176C"/>
    <w:rsid w:val="00A61918"/>
    <w:rsid w:val="00A61C39"/>
    <w:rsid w:val="00A61CA9"/>
    <w:rsid w:val="00A61D25"/>
    <w:rsid w:val="00A61D66"/>
    <w:rsid w:val="00A61FF0"/>
    <w:rsid w:val="00A622D3"/>
    <w:rsid w:val="00A623EF"/>
    <w:rsid w:val="00A6256B"/>
    <w:rsid w:val="00A62932"/>
    <w:rsid w:val="00A62BEB"/>
    <w:rsid w:val="00A62E4E"/>
    <w:rsid w:val="00A62F18"/>
    <w:rsid w:val="00A63011"/>
    <w:rsid w:val="00A63158"/>
    <w:rsid w:val="00A631E2"/>
    <w:rsid w:val="00A632D5"/>
    <w:rsid w:val="00A633FB"/>
    <w:rsid w:val="00A63666"/>
    <w:rsid w:val="00A63990"/>
    <w:rsid w:val="00A63A45"/>
    <w:rsid w:val="00A63A9D"/>
    <w:rsid w:val="00A63B62"/>
    <w:rsid w:val="00A63E1E"/>
    <w:rsid w:val="00A63F7F"/>
    <w:rsid w:val="00A6412B"/>
    <w:rsid w:val="00A64667"/>
    <w:rsid w:val="00A646A1"/>
    <w:rsid w:val="00A6474F"/>
    <w:rsid w:val="00A64CFC"/>
    <w:rsid w:val="00A64D08"/>
    <w:rsid w:val="00A64D9E"/>
    <w:rsid w:val="00A64DF6"/>
    <w:rsid w:val="00A650A2"/>
    <w:rsid w:val="00A652F0"/>
    <w:rsid w:val="00A6535D"/>
    <w:rsid w:val="00A6565C"/>
    <w:rsid w:val="00A65870"/>
    <w:rsid w:val="00A65C03"/>
    <w:rsid w:val="00A65D24"/>
    <w:rsid w:val="00A65EB6"/>
    <w:rsid w:val="00A65EE7"/>
    <w:rsid w:val="00A6606C"/>
    <w:rsid w:val="00A66337"/>
    <w:rsid w:val="00A66822"/>
    <w:rsid w:val="00A6687E"/>
    <w:rsid w:val="00A668D2"/>
    <w:rsid w:val="00A66F04"/>
    <w:rsid w:val="00A673BA"/>
    <w:rsid w:val="00A674D6"/>
    <w:rsid w:val="00A67640"/>
    <w:rsid w:val="00A677BE"/>
    <w:rsid w:val="00A679D6"/>
    <w:rsid w:val="00A67C9B"/>
    <w:rsid w:val="00A67DD0"/>
    <w:rsid w:val="00A67E39"/>
    <w:rsid w:val="00A67F28"/>
    <w:rsid w:val="00A67FE3"/>
    <w:rsid w:val="00A70419"/>
    <w:rsid w:val="00A704C4"/>
    <w:rsid w:val="00A7064F"/>
    <w:rsid w:val="00A70845"/>
    <w:rsid w:val="00A70C70"/>
    <w:rsid w:val="00A70C80"/>
    <w:rsid w:val="00A70CE5"/>
    <w:rsid w:val="00A70E3F"/>
    <w:rsid w:val="00A70EB3"/>
    <w:rsid w:val="00A70F1B"/>
    <w:rsid w:val="00A71037"/>
    <w:rsid w:val="00A711A2"/>
    <w:rsid w:val="00A71248"/>
    <w:rsid w:val="00A713E7"/>
    <w:rsid w:val="00A7148B"/>
    <w:rsid w:val="00A7150B"/>
    <w:rsid w:val="00A71773"/>
    <w:rsid w:val="00A71819"/>
    <w:rsid w:val="00A718C2"/>
    <w:rsid w:val="00A71B45"/>
    <w:rsid w:val="00A71F3C"/>
    <w:rsid w:val="00A71F6E"/>
    <w:rsid w:val="00A72211"/>
    <w:rsid w:val="00A722A7"/>
    <w:rsid w:val="00A726BC"/>
    <w:rsid w:val="00A72745"/>
    <w:rsid w:val="00A728AD"/>
    <w:rsid w:val="00A728DF"/>
    <w:rsid w:val="00A72A48"/>
    <w:rsid w:val="00A72C22"/>
    <w:rsid w:val="00A72D92"/>
    <w:rsid w:val="00A72E2C"/>
    <w:rsid w:val="00A736CD"/>
    <w:rsid w:val="00A738ED"/>
    <w:rsid w:val="00A73ED0"/>
    <w:rsid w:val="00A73F2C"/>
    <w:rsid w:val="00A7421C"/>
    <w:rsid w:val="00A743CA"/>
    <w:rsid w:val="00A747AA"/>
    <w:rsid w:val="00A74A24"/>
    <w:rsid w:val="00A74C26"/>
    <w:rsid w:val="00A74D3B"/>
    <w:rsid w:val="00A74F7B"/>
    <w:rsid w:val="00A750B0"/>
    <w:rsid w:val="00A7511E"/>
    <w:rsid w:val="00A75372"/>
    <w:rsid w:val="00A7550A"/>
    <w:rsid w:val="00A75791"/>
    <w:rsid w:val="00A75A51"/>
    <w:rsid w:val="00A75B87"/>
    <w:rsid w:val="00A75B9E"/>
    <w:rsid w:val="00A763C8"/>
    <w:rsid w:val="00A7659D"/>
    <w:rsid w:val="00A76602"/>
    <w:rsid w:val="00A76652"/>
    <w:rsid w:val="00A76727"/>
    <w:rsid w:val="00A76A4C"/>
    <w:rsid w:val="00A76AA4"/>
    <w:rsid w:val="00A76DC3"/>
    <w:rsid w:val="00A76FD9"/>
    <w:rsid w:val="00A77442"/>
    <w:rsid w:val="00A775E5"/>
    <w:rsid w:val="00A7776F"/>
    <w:rsid w:val="00A779DE"/>
    <w:rsid w:val="00A77DE3"/>
    <w:rsid w:val="00A77F39"/>
    <w:rsid w:val="00A8003D"/>
    <w:rsid w:val="00A801BD"/>
    <w:rsid w:val="00A80294"/>
    <w:rsid w:val="00A803A6"/>
    <w:rsid w:val="00A80A76"/>
    <w:rsid w:val="00A80CF2"/>
    <w:rsid w:val="00A80D0F"/>
    <w:rsid w:val="00A80DAB"/>
    <w:rsid w:val="00A80E45"/>
    <w:rsid w:val="00A80F60"/>
    <w:rsid w:val="00A80FC4"/>
    <w:rsid w:val="00A81058"/>
    <w:rsid w:val="00A8115E"/>
    <w:rsid w:val="00A81253"/>
    <w:rsid w:val="00A812FB"/>
    <w:rsid w:val="00A8164D"/>
    <w:rsid w:val="00A819C5"/>
    <w:rsid w:val="00A81BDE"/>
    <w:rsid w:val="00A81C70"/>
    <w:rsid w:val="00A81C7F"/>
    <w:rsid w:val="00A821C4"/>
    <w:rsid w:val="00A82399"/>
    <w:rsid w:val="00A823C3"/>
    <w:rsid w:val="00A828BD"/>
    <w:rsid w:val="00A82DFD"/>
    <w:rsid w:val="00A8313D"/>
    <w:rsid w:val="00A83177"/>
    <w:rsid w:val="00A83752"/>
    <w:rsid w:val="00A83814"/>
    <w:rsid w:val="00A83E63"/>
    <w:rsid w:val="00A8409F"/>
    <w:rsid w:val="00A8430A"/>
    <w:rsid w:val="00A8451A"/>
    <w:rsid w:val="00A8459B"/>
    <w:rsid w:val="00A84777"/>
    <w:rsid w:val="00A84947"/>
    <w:rsid w:val="00A8498C"/>
    <w:rsid w:val="00A84A0E"/>
    <w:rsid w:val="00A84A69"/>
    <w:rsid w:val="00A84A7F"/>
    <w:rsid w:val="00A84DD9"/>
    <w:rsid w:val="00A84EC3"/>
    <w:rsid w:val="00A853E7"/>
    <w:rsid w:val="00A8561F"/>
    <w:rsid w:val="00A85A42"/>
    <w:rsid w:val="00A85AED"/>
    <w:rsid w:val="00A85C03"/>
    <w:rsid w:val="00A85C92"/>
    <w:rsid w:val="00A85D57"/>
    <w:rsid w:val="00A85E5C"/>
    <w:rsid w:val="00A86090"/>
    <w:rsid w:val="00A8619E"/>
    <w:rsid w:val="00A86440"/>
    <w:rsid w:val="00A865EA"/>
    <w:rsid w:val="00A86A5D"/>
    <w:rsid w:val="00A86AD0"/>
    <w:rsid w:val="00A86B9A"/>
    <w:rsid w:val="00A86D4D"/>
    <w:rsid w:val="00A86D5B"/>
    <w:rsid w:val="00A8708A"/>
    <w:rsid w:val="00A872F9"/>
    <w:rsid w:val="00A873ED"/>
    <w:rsid w:val="00A87426"/>
    <w:rsid w:val="00A876F0"/>
    <w:rsid w:val="00A877B7"/>
    <w:rsid w:val="00A87B42"/>
    <w:rsid w:val="00A87B96"/>
    <w:rsid w:val="00A87D13"/>
    <w:rsid w:val="00A87DFB"/>
    <w:rsid w:val="00A87E17"/>
    <w:rsid w:val="00A87FCF"/>
    <w:rsid w:val="00A9026C"/>
    <w:rsid w:val="00A903F6"/>
    <w:rsid w:val="00A90761"/>
    <w:rsid w:val="00A9088F"/>
    <w:rsid w:val="00A9094B"/>
    <w:rsid w:val="00A90C03"/>
    <w:rsid w:val="00A90C63"/>
    <w:rsid w:val="00A90FBD"/>
    <w:rsid w:val="00A9119E"/>
    <w:rsid w:val="00A91386"/>
    <w:rsid w:val="00A9146F"/>
    <w:rsid w:val="00A9153F"/>
    <w:rsid w:val="00A91624"/>
    <w:rsid w:val="00A91832"/>
    <w:rsid w:val="00A91949"/>
    <w:rsid w:val="00A91A3C"/>
    <w:rsid w:val="00A923D3"/>
    <w:rsid w:val="00A924A1"/>
    <w:rsid w:val="00A92A72"/>
    <w:rsid w:val="00A92D51"/>
    <w:rsid w:val="00A92E90"/>
    <w:rsid w:val="00A92FE0"/>
    <w:rsid w:val="00A93008"/>
    <w:rsid w:val="00A9312E"/>
    <w:rsid w:val="00A931CC"/>
    <w:rsid w:val="00A9328B"/>
    <w:rsid w:val="00A932BE"/>
    <w:rsid w:val="00A9341C"/>
    <w:rsid w:val="00A93450"/>
    <w:rsid w:val="00A93457"/>
    <w:rsid w:val="00A936ED"/>
    <w:rsid w:val="00A93757"/>
    <w:rsid w:val="00A93764"/>
    <w:rsid w:val="00A93DB7"/>
    <w:rsid w:val="00A9424E"/>
    <w:rsid w:val="00A9449F"/>
    <w:rsid w:val="00A9457D"/>
    <w:rsid w:val="00A94644"/>
    <w:rsid w:val="00A94AB9"/>
    <w:rsid w:val="00A94BD1"/>
    <w:rsid w:val="00A94C55"/>
    <w:rsid w:val="00A9513E"/>
    <w:rsid w:val="00A95182"/>
    <w:rsid w:val="00A951C6"/>
    <w:rsid w:val="00A95281"/>
    <w:rsid w:val="00A9539E"/>
    <w:rsid w:val="00A953E2"/>
    <w:rsid w:val="00A95488"/>
    <w:rsid w:val="00A9549D"/>
    <w:rsid w:val="00A958B0"/>
    <w:rsid w:val="00A958CE"/>
    <w:rsid w:val="00A95B89"/>
    <w:rsid w:val="00A95B8A"/>
    <w:rsid w:val="00A95D13"/>
    <w:rsid w:val="00A95D9A"/>
    <w:rsid w:val="00A96072"/>
    <w:rsid w:val="00A967E9"/>
    <w:rsid w:val="00A9683C"/>
    <w:rsid w:val="00A968EB"/>
    <w:rsid w:val="00A96965"/>
    <w:rsid w:val="00A9703E"/>
    <w:rsid w:val="00A97082"/>
    <w:rsid w:val="00A97475"/>
    <w:rsid w:val="00A9747A"/>
    <w:rsid w:val="00A9769F"/>
    <w:rsid w:val="00A977AB"/>
    <w:rsid w:val="00A978A8"/>
    <w:rsid w:val="00A97928"/>
    <w:rsid w:val="00A979A7"/>
    <w:rsid w:val="00A97A3B"/>
    <w:rsid w:val="00A97BF9"/>
    <w:rsid w:val="00A97CBC"/>
    <w:rsid w:val="00AA003F"/>
    <w:rsid w:val="00AA0214"/>
    <w:rsid w:val="00AA038C"/>
    <w:rsid w:val="00AA0431"/>
    <w:rsid w:val="00AA04EB"/>
    <w:rsid w:val="00AA0C82"/>
    <w:rsid w:val="00AA0F0E"/>
    <w:rsid w:val="00AA11B3"/>
    <w:rsid w:val="00AA1352"/>
    <w:rsid w:val="00AA14AB"/>
    <w:rsid w:val="00AA152B"/>
    <w:rsid w:val="00AA168B"/>
    <w:rsid w:val="00AA18D0"/>
    <w:rsid w:val="00AA1BAD"/>
    <w:rsid w:val="00AA1CBF"/>
    <w:rsid w:val="00AA1F5F"/>
    <w:rsid w:val="00AA2004"/>
    <w:rsid w:val="00AA24C5"/>
    <w:rsid w:val="00AA253F"/>
    <w:rsid w:val="00AA25B8"/>
    <w:rsid w:val="00AA265B"/>
    <w:rsid w:val="00AA26D7"/>
    <w:rsid w:val="00AA27C7"/>
    <w:rsid w:val="00AA293F"/>
    <w:rsid w:val="00AA2A13"/>
    <w:rsid w:val="00AA2C35"/>
    <w:rsid w:val="00AA2DF1"/>
    <w:rsid w:val="00AA2E61"/>
    <w:rsid w:val="00AA2F9A"/>
    <w:rsid w:val="00AA3265"/>
    <w:rsid w:val="00AA332F"/>
    <w:rsid w:val="00AA3398"/>
    <w:rsid w:val="00AA3490"/>
    <w:rsid w:val="00AA34C5"/>
    <w:rsid w:val="00AA36ED"/>
    <w:rsid w:val="00AA3BB1"/>
    <w:rsid w:val="00AA3F8B"/>
    <w:rsid w:val="00AA4021"/>
    <w:rsid w:val="00AA431B"/>
    <w:rsid w:val="00AA44D3"/>
    <w:rsid w:val="00AA4EAC"/>
    <w:rsid w:val="00AA4EDC"/>
    <w:rsid w:val="00AA50D2"/>
    <w:rsid w:val="00AA512B"/>
    <w:rsid w:val="00AA5176"/>
    <w:rsid w:val="00AA519C"/>
    <w:rsid w:val="00AA51F8"/>
    <w:rsid w:val="00AA530F"/>
    <w:rsid w:val="00AA5543"/>
    <w:rsid w:val="00AA55B8"/>
    <w:rsid w:val="00AA55EE"/>
    <w:rsid w:val="00AA5607"/>
    <w:rsid w:val="00AA575E"/>
    <w:rsid w:val="00AA5768"/>
    <w:rsid w:val="00AA58CC"/>
    <w:rsid w:val="00AA5928"/>
    <w:rsid w:val="00AA5E87"/>
    <w:rsid w:val="00AA6053"/>
    <w:rsid w:val="00AA6144"/>
    <w:rsid w:val="00AA61F9"/>
    <w:rsid w:val="00AA6480"/>
    <w:rsid w:val="00AA6821"/>
    <w:rsid w:val="00AA686C"/>
    <w:rsid w:val="00AA690A"/>
    <w:rsid w:val="00AA69D4"/>
    <w:rsid w:val="00AA6AE7"/>
    <w:rsid w:val="00AA6B19"/>
    <w:rsid w:val="00AA6BBC"/>
    <w:rsid w:val="00AA6EDC"/>
    <w:rsid w:val="00AA739B"/>
    <w:rsid w:val="00AA76E1"/>
    <w:rsid w:val="00AA7806"/>
    <w:rsid w:val="00AA7BA0"/>
    <w:rsid w:val="00AA7C4D"/>
    <w:rsid w:val="00AA7E6F"/>
    <w:rsid w:val="00AB03BA"/>
    <w:rsid w:val="00AB047F"/>
    <w:rsid w:val="00AB06BE"/>
    <w:rsid w:val="00AB0985"/>
    <w:rsid w:val="00AB0B07"/>
    <w:rsid w:val="00AB0BC6"/>
    <w:rsid w:val="00AB0C60"/>
    <w:rsid w:val="00AB0D1E"/>
    <w:rsid w:val="00AB0D82"/>
    <w:rsid w:val="00AB1037"/>
    <w:rsid w:val="00AB13AA"/>
    <w:rsid w:val="00AB14DB"/>
    <w:rsid w:val="00AB1695"/>
    <w:rsid w:val="00AB18EE"/>
    <w:rsid w:val="00AB1996"/>
    <w:rsid w:val="00AB1CC5"/>
    <w:rsid w:val="00AB1DAC"/>
    <w:rsid w:val="00AB1F4A"/>
    <w:rsid w:val="00AB2180"/>
    <w:rsid w:val="00AB21C2"/>
    <w:rsid w:val="00AB21E2"/>
    <w:rsid w:val="00AB2308"/>
    <w:rsid w:val="00AB236D"/>
    <w:rsid w:val="00AB26DF"/>
    <w:rsid w:val="00AB287F"/>
    <w:rsid w:val="00AB2B1D"/>
    <w:rsid w:val="00AB2C1E"/>
    <w:rsid w:val="00AB2DA4"/>
    <w:rsid w:val="00AB2DC3"/>
    <w:rsid w:val="00AB3192"/>
    <w:rsid w:val="00AB322F"/>
    <w:rsid w:val="00AB3437"/>
    <w:rsid w:val="00AB34EC"/>
    <w:rsid w:val="00AB3521"/>
    <w:rsid w:val="00AB35ED"/>
    <w:rsid w:val="00AB363A"/>
    <w:rsid w:val="00AB37E2"/>
    <w:rsid w:val="00AB3A14"/>
    <w:rsid w:val="00AB3A46"/>
    <w:rsid w:val="00AB3B59"/>
    <w:rsid w:val="00AB3C91"/>
    <w:rsid w:val="00AB3F5E"/>
    <w:rsid w:val="00AB441C"/>
    <w:rsid w:val="00AB4AEE"/>
    <w:rsid w:val="00AB4C4F"/>
    <w:rsid w:val="00AB4D19"/>
    <w:rsid w:val="00AB4E42"/>
    <w:rsid w:val="00AB4F2F"/>
    <w:rsid w:val="00AB50B9"/>
    <w:rsid w:val="00AB50BA"/>
    <w:rsid w:val="00AB51EA"/>
    <w:rsid w:val="00AB52EE"/>
    <w:rsid w:val="00AB53C6"/>
    <w:rsid w:val="00AB58C4"/>
    <w:rsid w:val="00AB594D"/>
    <w:rsid w:val="00AB5CC4"/>
    <w:rsid w:val="00AB6176"/>
    <w:rsid w:val="00AB6476"/>
    <w:rsid w:val="00AB64A8"/>
    <w:rsid w:val="00AB66FA"/>
    <w:rsid w:val="00AB70C1"/>
    <w:rsid w:val="00AB7214"/>
    <w:rsid w:val="00AB7225"/>
    <w:rsid w:val="00AB7851"/>
    <w:rsid w:val="00AB790B"/>
    <w:rsid w:val="00AB7A47"/>
    <w:rsid w:val="00AB7B3A"/>
    <w:rsid w:val="00AB7BD7"/>
    <w:rsid w:val="00AB7DB8"/>
    <w:rsid w:val="00AC02F3"/>
    <w:rsid w:val="00AC045F"/>
    <w:rsid w:val="00AC04E1"/>
    <w:rsid w:val="00AC056B"/>
    <w:rsid w:val="00AC0712"/>
    <w:rsid w:val="00AC07BC"/>
    <w:rsid w:val="00AC0AF5"/>
    <w:rsid w:val="00AC0CE1"/>
    <w:rsid w:val="00AC0DEF"/>
    <w:rsid w:val="00AC0E15"/>
    <w:rsid w:val="00AC0E49"/>
    <w:rsid w:val="00AC113A"/>
    <w:rsid w:val="00AC1294"/>
    <w:rsid w:val="00AC1732"/>
    <w:rsid w:val="00AC197B"/>
    <w:rsid w:val="00AC1ED7"/>
    <w:rsid w:val="00AC1F11"/>
    <w:rsid w:val="00AC20E2"/>
    <w:rsid w:val="00AC2306"/>
    <w:rsid w:val="00AC2376"/>
    <w:rsid w:val="00AC2415"/>
    <w:rsid w:val="00AC26C7"/>
    <w:rsid w:val="00AC2759"/>
    <w:rsid w:val="00AC2B42"/>
    <w:rsid w:val="00AC2CA7"/>
    <w:rsid w:val="00AC2CB3"/>
    <w:rsid w:val="00AC2F1F"/>
    <w:rsid w:val="00AC30DE"/>
    <w:rsid w:val="00AC31E0"/>
    <w:rsid w:val="00AC36F7"/>
    <w:rsid w:val="00AC3A78"/>
    <w:rsid w:val="00AC3B2E"/>
    <w:rsid w:val="00AC40C0"/>
    <w:rsid w:val="00AC40E0"/>
    <w:rsid w:val="00AC448D"/>
    <w:rsid w:val="00AC44F5"/>
    <w:rsid w:val="00AC4910"/>
    <w:rsid w:val="00AC4F1B"/>
    <w:rsid w:val="00AC4F2D"/>
    <w:rsid w:val="00AC4FB3"/>
    <w:rsid w:val="00AC50A0"/>
    <w:rsid w:val="00AC5591"/>
    <w:rsid w:val="00AC5592"/>
    <w:rsid w:val="00AC5722"/>
    <w:rsid w:val="00AC58E3"/>
    <w:rsid w:val="00AC598F"/>
    <w:rsid w:val="00AC5A14"/>
    <w:rsid w:val="00AC5A23"/>
    <w:rsid w:val="00AC5DA2"/>
    <w:rsid w:val="00AC68C9"/>
    <w:rsid w:val="00AC6926"/>
    <w:rsid w:val="00AC694D"/>
    <w:rsid w:val="00AC6D98"/>
    <w:rsid w:val="00AC6E74"/>
    <w:rsid w:val="00AC6EC7"/>
    <w:rsid w:val="00AC6F28"/>
    <w:rsid w:val="00AC6F85"/>
    <w:rsid w:val="00AC7542"/>
    <w:rsid w:val="00AC79A6"/>
    <w:rsid w:val="00AC7D47"/>
    <w:rsid w:val="00AC7EA6"/>
    <w:rsid w:val="00AD05AA"/>
    <w:rsid w:val="00AD0828"/>
    <w:rsid w:val="00AD09B6"/>
    <w:rsid w:val="00AD0BCA"/>
    <w:rsid w:val="00AD0DA9"/>
    <w:rsid w:val="00AD0EED"/>
    <w:rsid w:val="00AD0F48"/>
    <w:rsid w:val="00AD1206"/>
    <w:rsid w:val="00AD146D"/>
    <w:rsid w:val="00AD1DF5"/>
    <w:rsid w:val="00AD217A"/>
    <w:rsid w:val="00AD22B4"/>
    <w:rsid w:val="00AD22FF"/>
    <w:rsid w:val="00AD231A"/>
    <w:rsid w:val="00AD2417"/>
    <w:rsid w:val="00AD245F"/>
    <w:rsid w:val="00AD24FF"/>
    <w:rsid w:val="00AD2555"/>
    <w:rsid w:val="00AD2876"/>
    <w:rsid w:val="00AD29A9"/>
    <w:rsid w:val="00AD2C61"/>
    <w:rsid w:val="00AD2DF5"/>
    <w:rsid w:val="00AD2ED4"/>
    <w:rsid w:val="00AD2F35"/>
    <w:rsid w:val="00AD3313"/>
    <w:rsid w:val="00AD386A"/>
    <w:rsid w:val="00AD3C2E"/>
    <w:rsid w:val="00AD3C44"/>
    <w:rsid w:val="00AD3D73"/>
    <w:rsid w:val="00AD3F29"/>
    <w:rsid w:val="00AD4206"/>
    <w:rsid w:val="00AD4257"/>
    <w:rsid w:val="00AD4698"/>
    <w:rsid w:val="00AD476A"/>
    <w:rsid w:val="00AD48FA"/>
    <w:rsid w:val="00AD4B0F"/>
    <w:rsid w:val="00AD4BE8"/>
    <w:rsid w:val="00AD4CC7"/>
    <w:rsid w:val="00AD4DC2"/>
    <w:rsid w:val="00AD5061"/>
    <w:rsid w:val="00AD5158"/>
    <w:rsid w:val="00AD53D8"/>
    <w:rsid w:val="00AD54AE"/>
    <w:rsid w:val="00AD559C"/>
    <w:rsid w:val="00AD571E"/>
    <w:rsid w:val="00AD573A"/>
    <w:rsid w:val="00AD5805"/>
    <w:rsid w:val="00AD5AE8"/>
    <w:rsid w:val="00AD5EE1"/>
    <w:rsid w:val="00AD6006"/>
    <w:rsid w:val="00AD611E"/>
    <w:rsid w:val="00AD61BC"/>
    <w:rsid w:val="00AD645B"/>
    <w:rsid w:val="00AD649E"/>
    <w:rsid w:val="00AD64C4"/>
    <w:rsid w:val="00AD65C5"/>
    <w:rsid w:val="00AD6994"/>
    <w:rsid w:val="00AD6B22"/>
    <w:rsid w:val="00AD6BF8"/>
    <w:rsid w:val="00AD6C3B"/>
    <w:rsid w:val="00AD6D36"/>
    <w:rsid w:val="00AD731C"/>
    <w:rsid w:val="00AD7598"/>
    <w:rsid w:val="00AD7689"/>
    <w:rsid w:val="00AD769F"/>
    <w:rsid w:val="00AD76A0"/>
    <w:rsid w:val="00AD7F76"/>
    <w:rsid w:val="00AE015D"/>
    <w:rsid w:val="00AE02F5"/>
    <w:rsid w:val="00AE03B6"/>
    <w:rsid w:val="00AE0421"/>
    <w:rsid w:val="00AE0583"/>
    <w:rsid w:val="00AE07FC"/>
    <w:rsid w:val="00AE080C"/>
    <w:rsid w:val="00AE0878"/>
    <w:rsid w:val="00AE0B98"/>
    <w:rsid w:val="00AE0CF1"/>
    <w:rsid w:val="00AE0F76"/>
    <w:rsid w:val="00AE15BE"/>
    <w:rsid w:val="00AE161A"/>
    <w:rsid w:val="00AE1893"/>
    <w:rsid w:val="00AE1A06"/>
    <w:rsid w:val="00AE1BFF"/>
    <w:rsid w:val="00AE1C75"/>
    <w:rsid w:val="00AE2650"/>
    <w:rsid w:val="00AE26AC"/>
    <w:rsid w:val="00AE2A9D"/>
    <w:rsid w:val="00AE2B8D"/>
    <w:rsid w:val="00AE2CE8"/>
    <w:rsid w:val="00AE2DE2"/>
    <w:rsid w:val="00AE2E4B"/>
    <w:rsid w:val="00AE30B1"/>
    <w:rsid w:val="00AE31DB"/>
    <w:rsid w:val="00AE32EC"/>
    <w:rsid w:val="00AE3514"/>
    <w:rsid w:val="00AE3533"/>
    <w:rsid w:val="00AE3672"/>
    <w:rsid w:val="00AE3989"/>
    <w:rsid w:val="00AE3CBE"/>
    <w:rsid w:val="00AE3E49"/>
    <w:rsid w:val="00AE3F01"/>
    <w:rsid w:val="00AE4469"/>
    <w:rsid w:val="00AE44CF"/>
    <w:rsid w:val="00AE4751"/>
    <w:rsid w:val="00AE4776"/>
    <w:rsid w:val="00AE4B32"/>
    <w:rsid w:val="00AE4BB8"/>
    <w:rsid w:val="00AE4C84"/>
    <w:rsid w:val="00AE4E9F"/>
    <w:rsid w:val="00AE51B6"/>
    <w:rsid w:val="00AE5222"/>
    <w:rsid w:val="00AE542F"/>
    <w:rsid w:val="00AE553F"/>
    <w:rsid w:val="00AE565D"/>
    <w:rsid w:val="00AE57C9"/>
    <w:rsid w:val="00AE586B"/>
    <w:rsid w:val="00AE58AC"/>
    <w:rsid w:val="00AE58EB"/>
    <w:rsid w:val="00AE58FB"/>
    <w:rsid w:val="00AE5961"/>
    <w:rsid w:val="00AE5A23"/>
    <w:rsid w:val="00AE5A3E"/>
    <w:rsid w:val="00AE62E3"/>
    <w:rsid w:val="00AE63E7"/>
    <w:rsid w:val="00AE6460"/>
    <w:rsid w:val="00AE664E"/>
    <w:rsid w:val="00AE68C5"/>
    <w:rsid w:val="00AE6C12"/>
    <w:rsid w:val="00AE6C9F"/>
    <w:rsid w:val="00AE6CEE"/>
    <w:rsid w:val="00AE6EA8"/>
    <w:rsid w:val="00AE6EC7"/>
    <w:rsid w:val="00AE6F2B"/>
    <w:rsid w:val="00AE701C"/>
    <w:rsid w:val="00AE7264"/>
    <w:rsid w:val="00AE7334"/>
    <w:rsid w:val="00AE7373"/>
    <w:rsid w:val="00AE7505"/>
    <w:rsid w:val="00AE7623"/>
    <w:rsid w:val="00AE766F"/>
    <w:rsid w:val="00AE7781"/>
    <w:rsid w:val="00AE7B02"/>
    <w:rsid w:val="00AE7C85"/>
    <w:rsid w:val="00AE7CD0"/>
    <w:rsid w:val="00AE7D3E"/>
    <w:rsid w:val="00AE7D74"/>
    <w:rsid w:val="00AE7DB1"/>
    <w:rsid w:val="00AE7E69"/>
    <w:rsid w:val="00AE7F5D"/>
    <w:rsid w:val="00AF001E"/>
    <w:rsid w:val="00AF0060"/>
    <w:rsid w:val="00AF0421"/>
    <w:rsid w:val="00AF08AD"/>
    <w:rsid w:val="00AF0E8B"/>
    <w:rsid w:val="00AF1287"/>
    <w:rsid w:val="00AF14CF"/>
    <w:rsid w:val="00AF17F9"/>
    <w:rsid w:val="00AF1891"/>
    <w:rsid w:val="00AF1899"/>
    <w:rsid w:val="00AF1B1F"/>
    <w:rsid w:val="00AF1BDF"/>
    <w:rsid w:val="00AF1EA3"/>
    <w:rsid w:val="00AF1F5B"/>
    <w:rsid w:val="00AF1FEA"/>
    <w:rsid w:val="00AF206E"/>
    <w:rsid w:val="00AF2094"/>
    <w:rsid w:val="00AF212F"/>
    <w:rsid w:val="00AF2351"/>
    <w:rsid w:val="00AF24E4"/>
    <w:rsid w:val="00AF254E"/>
    <w:rsid w:val="00AF25E8"/>
    <w:rsid w:val="00AF267C"/>
    <w:rsid w:val="00AF26AC"/>
    <w:rsid w:val="00AF2809"/>
    <w:rsid w:val="00AF29E5"/>
    <w:rsid w:val="00AF2BD4"/>
    <w:rsid w:val="00AF2D7A"/>
    <w:rsid w:val="00AF304F"/>
    <w:rsid w:val="00AF346A"/>
    <w:rsid w:val="00AF3824"/>
    <w:rsid w:val="00AF3AF4"/>
    <w:rsid w:val="00AF3DB6"/>
    <w:rsid w:val="00AF3EFC"/>
    <w:rsid w:val="00AF3F29"/>
    <w:rsid w:val="00AF40AE"/>
    <w:rsid w:val="00AF4524"/>
    <w:rsid w:val="00AF4A29"/>
    <w:rsid w:val="00AF4DB7"/>
    <w:rsid w:val="00AF4DF4"/>
    <w:rsid w:val="00AF4DF8"/>
    <w:rsid w:val="00AF4F15"/>
    <w:rsid w:val="00AF51B0"/>
    <w:rsid w:val="00AF5242"/>
    <w:rsid w:val="00AF529A"/>
    <w:rsid w:val="00AF535E"/>
    <w:rsid w:val="00AF5526"/>
    <w:rsid w:val="00AF559F"/>
    <w:rsid w:val="00AF5622"/>
    <w:rsid w:val="00AF5D53"/>
    <w:rsid w:val="00AF5EB3"/>
    <w:rsid w:val="00AF6094"/>
    <w:rsid w:val="00AF612F"/>
    <w:rsid w:val="00AF65D2"/>
    <w:rsid w:val="00AF6705"/>
    <w:rsid w:val="00AF677C"/>
    <w:rsid w:val="00AF6A01"/>
    <w:rsid w:val="00AF6AA0"/>
    <w:rsid w:val="00AF6CA9"/>
    <w:rsid w:val="00AF6D32"/>
    <w:rsid w:val="00AF7609"/>
    <w:rsid w:val="00B00000"/>
    <w:rsid w:val="00B00021"/>
    <w:rsid w:val="00B00278"/>
    <w:rsid w:val="00B00764"/>
    <w:rsid w:val="00B0079A"/>
    <w:rsid w:val="00B0099E"/>
    <w:rsid w:val="00B00EEE"/>
    <w:rsid w:val="00B00FA2"/>
    <w:rsid w:val="00B01139"/>
    <w:rsid w:val="00B0126E"/>
    <w:rsid w:val="00B01273"/>
    <w:rsid w:val="00B013D9"/>
    <w:rsid w:val="00B01407"/>
    <w:rsid w:val="00B016BB"/>
    <w:rsid w:val="00B01752"/>
    <w:rsid w:val="00B01873"/>
    <w:rsid w:val="00B01983"/>
    <w:rsid w:val="00B01A8A"/>
    <w:rsid w:val="00B01AC8"/>
    <w:rsid w:val="00B01C73"/>
    <w:rsid w:val="00B01D18"/>
    <w:rsid w:val="00B01E31"/>
    <w:rsid w:val="00B01FD9"/>
    <w:rsid w:val="00B0207F"/>
    <w:rsid w:val="00B02413"/>
    <w:rsid w:val="00B024EE"/>
    <w:rsid w:val="00B02731"/>
    <w:rsid w:val="00B02DC7"/>
    <w:rsid w:val="00B02F5C"/>
    <w:rsid w:val="00B0300E"/>
    <w:rsid w:val="00B03095"/>
    <w:rsid w:val="00B0320F"/>
    <w:rsid w:val="00B03288"/>
    <w:rsid w:val="00B032FD"/>
    <w:rsid w:val="00B0330E"/>
    <w:rsid w:val="00B0335A"/>
    <w:rsid w:val="00B03A29"/>
    <w:rsid w:val="00B03C6E"/>
    <w:rsid w:val="00B04342"/>
    <w:rsid w:val="00B04894"/>
    <w:rsid w:val="00B048D0"/>
    <w:rsid w:val="00B04ADA"/>
    <w:rsid w:val="00B04BCA"/>
    <w:rsid w:val="00B04EB9"/>
    <w:rsid w:val="00B04F36"/>
    <w:rsid w:val="00B050BC"/>
    <w:rsid w:val="00B05149"/>
    <w:rsid w:val="00B05293"/>
    <w:rsid w:val="00B0576E"/>
    <w:rsid w:val="00B05CE5"/>
    <w:rsid w:val="00B05E81"/>
    <w:rsid w:val="00B05F7B"/>
    <w:rsid w:val="00B06048"/>
    <w:rsid w:val="00B0608B"/>
    <w:rsid w:val="00B061C0"/>
    <w:rsid w:val="00B0628E"/>
    <w:rsid w:val="00B064BA"/>
    <w:rsid w:val="00B06568"/>
    <w:rsid w:val="00B06913"/>
    <w:rsid w:val="00B06B06"/>
    <w:rsid w:val="00B06B32"/>
    <w:rsid w:val="00B06B36"/>
    <w:rsid w:val="00B06C83"/>
    <w:rsid w:val="00B06CC9"/>
    <w:rsid w:val="00B06F66"/>
    <w:rsid w:val="00B07059"/>
    <w:rsid w:val="00B072CA"/>
    <w:rsid w:val="00B074B6"/>
    <w:rsid w:val="00B0754C"/>
    <w:rsid w:val="00B076B8"/>
    <w:rsid w:val="00B07965"/>
    <w:rsid w:val="00B07AC7"/>
    <w:rsid w:val="00B07CCE"/>
    <w:rsid w:val="00B07D91"/>
    <w:rsid w:val="00B07E10"/>
    <w:rsid w:val="00B1009C"/>
    <w:rsid w:val="00B101E9"/>
    <w:rsid w:val="00B10484"/>
    <w:rsid w:val="00B1062A"/>
    <w:rsid w:val="00B1067B"/>
    <w:rsid w:val="00B10713"/>
    <w:rsid w:val="00B10854"/>
    <w:rsid w:val="00B10965"/>
    <w:rsid w:val="00B10B29"/>
    <w:rsid w:val="00B10CB7"/>
    <w:rsid w:val="00B10E7F"/>
    <w:rsid w:val="00B10EAD"/>
    <w:rsid w:val="00B11002"/>
    <w:rsid w:val="00B11082"/>
    <w:rsid w:val="00B11217"/>
    <w:rsid w:val="00B1171B"/>
    <w:rsid w:val="00B117D8"/>
    <w:rsid w:val="00B11903"/>
    <w:rsid w:val="00B11A52"/>
    <w:rsid w:val="00B11E6D"/>
    <w:rsid w:val="00B12004"/>
    <w:rsid w:val="00B129DE"/>
    <w:rsid w:val="00B12AE7"/>
    <w:rsid w:val="00B12C3A"/>
    <w:rsid w:val="00B12CBF"/>
    <w:rsid w:val="00B134D0"/>
    <w:rsid w:val="00B1353B"/>
    <w:rsid w:val="00B138B9"/>
    <w:rsid w:val="00B13A8F"/>
    <w:rsid w:val="00B13C3F"/>
    <w:rsid w:val="00B14016"/>
    <w:rsid w:val="00B1408B"/>
    <w:rsid w:val="00B142A7"/>
    <w:rsid w:val="00B14310"/>
    <w:rsid w:val="00B14406"/>
    <w:rsid w:val="00B14491"/>
    <w:rsid w:val="00B146AE"/>
    <w:rsid w:val="00B146D4"/>
    <w:rsid w:val="00B14A83"/>
    <w:rsid w:val="00B14C73"/>
    <w:rsid w:val="00B14E75"/>
    <w:rsid w:val="00B15288"/>
    <w:rsid w:val="00B15611"/>
    <w:rsid w:val="00B158F2"/>
    <w:rsid w:val="00B15E28"/>
    <w:rsid w:val="00B15E3F"/>
    <w:rsid w:val="00B15E53"/>
    <w:rsid w:val="00B160D1"/>
    <w:rsid w:val="00B16206"/>
    <w:rsid w:val="00B1641D"/>
    <w:rsid w:val="00B167B6"/>
    <w:rsid w:val="00B167FF"/>
    <w:rsid w:val="00B1683F"/>
    <w:rsid w:val="00B168A8"/>
    <w:rsid w:val="00B16B7F"/>
    <w:rsid w:val="00B17062"/>
    <w:rsid w:val="00B173DC"/>
    <w:rsid w:val="00B17494"/>
    <w:rsid w:val="00B177BA"/>
    <w:rsid w:val="00B17A02"/>
    <w:rsid w:val="00B17AC1"/>
    <w:rsid w:val="00B17C09"/>
    <w:rsid w:val="00B17C77"/>
    <w:rsid w:val="00B2009C"/>
    <w:rsid w:val="00B2025E"/>
    <w:rsid w:val="00B20483"/>
    <w:rsid w:val="00B206F0"/>
    <w:rsid w:val="00B20A2E"/>
    <w:rsid w:val="00B20A48"/>
    <w:rsid w:val="00B20CBB"/>
    <w:rsid w:val="00B2112C"/>
    <w:rsid w:val="00B21899"/>
    <w:rsid w:val="00B21B15"/>
    <w:rsid w:val="00B21B99"/>
    <w:rsid w:val="00B21BEE"/>
    <w:rsid w:val="00B21D88"/>
    <w:rsid w:val="00B21F28"/>
    <w:rsid w:val="00B21F7A"/>
    <w:rsid w:val="00B222C1"/>
    <w:rsid w:val="00B223D8"/>
    <w:rsid w:val="00B22800"/>
    <w:rsid w:val="00B22B0F"/>
    <w:rsid w:val="00B22B59"/>
    <w:rsid w:val="00B22D28"/>
    <w:rsid w:val="00B22D3E"/>
    <w:rsid w:val="00B22E18"/>
    <w:rsid w:val="00B22E73"/>
    <w:rsid w:val="00B23066"/>
    <w:rsid w:val="00B2310E"/>
    <w:rsid w:val="00B2310F"/>
    <w:rsid w:val="00B23141"/>
    <w:rsid w:val="00B23163"/>
    <w:rsid w:val="00B231D3"/>
    <w:rsid w:val="00B232A2"/>
    <w:rsid w:val="00B23367"/>
    <w:rsid w:val="00B2397C"/>
    <w:rsid w:val="00B23CB0"/>
    <w:rsid w:val="00B23EB7"/>
    <w:rsid w:val="00B24027"/>
    <w:rsid w:val="00B241C5"/>
    <w:rsid w:val="00B245AF"/>
    <w:rsid w:val="00B24641"/>
    <w:rsid w:val="00B24659"/>
    <w:rsid w:val="00B24676"/>
    <w:rsid w:val="00B24767"/>
    <w:rsid w:val="00B2476C"/>
    <w:rsid w:val="00B24BE1"/>
    <w:rsid w:val="00B24D46"/>
    <w:rsid w:val="00B24F33"/>
    <w:rsid w:val="00B24FEC"/>
    <w:rsid w:val="00B2500D"/>
    <w:rsid w:val="00B253C9"/>
    <w:rsid w:val="00B258E3"/>
    <w:rsid w:val="00B259A9"/>
    <w:rsid w:val="00B25B0B"/>
    <w:rsid w:val="00B25B5B"/>
    <w:rsid w:val="00B25BF1"/>
    <w:rsid w:val="00B25C05"/>
    <w:rsid w:val="00B26904"/>
    <w:rsid w:val="00B26986"/>
    <w:rsid w:val="00B26D65"/>
    <w:rsid w:val="00B26EC5"/>
    <w:rsid w:val="00B26F92"/>
    <w:rsid w:val="00B2733A"/>
    <w:rsid w:val="00B276D7"/>
    <w:rsid w:val="00B277AE"/>
    <w:rsid w:val="00B27A2B"/>
    <w:rsid w:val="00B27A85"/>
    <w:rsid w:val="00B27CE8"/>
    <w:rsid w:val="00B27DD3"/>
    <w:rsid w:val="00B27F43"/>
    <w:rsid w:val="00B27FA0"/>
    <w:rsid w:val="00B30086"/>
    <w:rsid w:val="00B300AE"/>
    <w:rsid w:val="00B3024F"/>
    <w:rsid w:val="00B30490"/>
    <w:rsid w:val="00B3062E"/>
    <w:rsid w:val="00B306C8"/>
    <w:rsid w:val="00B30ADB"/>
    <w:rsid w:val="00B30B9B"/>
    <w:rsid w:val="00B30C25"/>
    <w:rsid w:val="00B30C84"/>
    <w:rsid w:val="00B30F30"/>
    <w:rsid w:val="00B31011"/>
    <w:rsid w:val="00B315DF"/>
    <w:rsid w:val="00B3188A"/>
    <w:rsid w:val="00B318F1"/>
    <w:rsid w:val="00B31A66"/>
    <w:rsid w:val="00B31CC6"/>
    <w:rsid w:val="00B31CC9"/>
    <w:rsid w:val="00B31DE7"/>
    <w:rsid w:val="00B324E9"/>
    <w:rsid w:val="00B32626"/>
    <w:rsid w:val="00B326EA"/>
    <w:rsid w:val="00B32726"/>
    <w:rsid w:val="00B3284A"/>
    <w:rsid w:val="00B328FF"/>
    <w:rsid w:val="00B32A01"/>
    <w:rsid w:val="00B32A4E"/>
    <w:rsid w:val="00B32B17"/>
    <w:rsid w:val="00B32BA7"/>
    <w:rsid w:val="00B32BC1"/>
    <w:rsid w:val="00B32F2F"/>
    <w:rsid w:val="00B33298"/>
    <w:rsid w:val="00B3335B"/>
    <w:rsid w:val="00B33724"/>
    <w:rsid w:val="00B33833"/>
    <w:rsid w:val="00B338C9"/>
    <w:rsid w:val="00B33958"/>
    <w:rsid w:val="00B33D21"/>
    <w:rsid w:val="00B3425D"/>
    <w:rsid w:val="00B342EE"/>
    <w:rsid w:val="00B342EF"/>
    <w:rsid w:val="00B3436A"/>
    <w:rsid w:val="00B34526"/>
    <w:rsid w:val="00B346E9"/>
    <w:rsid w:val="00B3481B"/>
    <w:rsid w:val="00B34955"/>
    <w:rsid w:val="00B34972"/>
    <w:rsid w:val="00B34AA4"/>
    <w:rsid w:val="00B34C4D"/>
    <w:rsid w:val="00B34E54"/>
    <w:rsid w:val="00B35053"/>
    <w:rsid w:val="00B350E9"/>
    <w:rsid w:val="00B35689"/>
    <w:rsid w:val="00B356E5"/>
    <w:rsid w:val="00B356EC"/>
    <w:rsid w:val="00B35AB3"/>
    <w:rsid w:val="00B35B58"/>
    <w:rsid w:val="00B35CA8"/>
    <w:rsid w:val="00B35F43"/>
    <w:rsid w:val="00B35F66"/>
    <w:rsid w:val="00B35F67"/>
    <w:rsid w:val="00B35FAF"/>
    <w:rsid w:val="00B35FE0"/>
    <w:rsid w:val="00B361F8"/>
    <w:rsid w:val="00B365BD"/>
    <w:rsid w:val="00B36682"/>
    <w:rsid w:val="00B367BA"/>
    <w:rsid w:val="00B3691E"/>
    <w:rsid w:val="00B36964"/>
    <w:rsid w:val="00B36B71"/>
    <w:rsid w:val="00B36C34"/>
    <w:rsid w:val="00B36FE6"/>
    <w:rsid w:val="00B3729D"/>
    <w:rsid w:val="00B37A91"/>
    <w:rsid w:val="00B37BC5"/>
    <w:rsid w:val="00B37D0B"/>
    <w:rsid w:val="00B37D44"/>
    <w:rsid w:val="00B37ECA"/>
    <w:rsid w:val="00B37F0C"/>
    <w:rsid w:val="00B401A3"/>
    <w:rsid w:val="00B40A23"/>
    <w:rsid w:val="00B40A5B"/>
    <w:rsid w:val="00B40AC4"/>
    <w:rsid w:val="00B40BBA"/>
    <w:rsid w:val="00B40C0D"/>
    <w:rsid w:val="00B40D8E"/>
    <w:rsid w:val="00B412E3"/>
    <w:rsid w:val="00B41536"/>
    <w:rsid w:val="00B415A0"/>
    <w:rsid w:val="00B416C4"/>
    <w:rsid w:val="00B4187A"/>
    <w:rsid w:val="00B418DD"/>
    <w:rsid w:val="00B418F5"/>
    <w:rsid w:val="00B41AEE"/>
    <w:rsid w:val="00B41F86"/>
    <w:rsid w:val="00B4204B"/>
    <w:rsid w:val="00B420E5"/>
    <w:rsid w:val="00B42128"/>
    <w:rsid w:val="00B42168"/>
    <w:rsid w:val="00B424A1"/>
    <w:rsid w:val="00B42556"/>
    <w:rsid w:val="00B42762"/>
    <w:rsid w:val="00B42C00"/>
    <w:rsid w:val="00B43137"/>
    <w:rsid w:val="00B43204"/>
    <w:rsid w:val="00B43740"/>
    <w:rsid w:val="00B437F1"/>
    <w:rsid w:val="00B43D6E"/>
    <w:rsid w:val="00B44017"/>
    <w:rsid w:val="00B44114"/>
    <w:rsid w:val="00B4417A"/>
    <w:rsid w:val="00B44531"/>
    <w:rsid w:val="00B447D6"/>
    <w:rsid w:val="00B44804"/>
    <w:rsid w:val="00B44D32"/>
    <w:rsid w:val="00B44E2E"/>
    <w:rsid w:val="00B44F73"/>
    <w:rsid w:val="00B45036"/>
    <w:rsid w:val="00B4514D"/>
    <w:rsid w:val="00B457F8"/>
    <w:rsid w:val="00B45818"/>
    <w:rsid w:val="00B45899"/>
    <w:rsid w:val="00B4594B"/>
    <w:rsid w:val="00B459C1"/>
    <w:rsid w:val="00B45A5F"/>
    <w:rsid w:val="00B45FDE"/>
    <w:rsid w:val="00B460FD"/>
    <w:rsid w:val="00B464B9"/>
    <w:rsid w:val="00B4650D"/>
    <w:rsid w:val="00B468D7"/>
    <w:rsid w:val="00B46BE5"/>
    <w:rsid w:val="00B47589"/>
    <w:rsid w:val="00B47747"/>
    <w:rsid w:val="00B47806"/>
    <w:rsid w:val="00B47990"/>
    <w:rsid w:val="00B47A41"/>
    <w:rsid w:val="00B47BB6"/>
    <w:rsid w:val="00B47BDE"/>
    <w:rsid w:val="00B47C54"/>
    <w:rsid w:val="00B47D5B"/>
    <w:rsid w:val="00B47F06"/>
    <w:rsid w:val="00B500F6"/>
    <w:rsid w:val="00B503FA"/>
    <w:rsid w:val="00B5054C"/>
    <w:rsid w:val="00B505B7"/>
    <w:rsid w:val="00B50693"/>
    <w:rsid w:val="00B506EB"/>
    <w:rsid w:val="00B50702"/>
    <w:rsid w:val="00B50777"/>
    <w:rsid w:val="00B508C0"/>
    <w:rsid w:val="00B50958"/>
    <w:rsid w:val="00B509B8"/>
    <w:rsid w:val="00B50B77"/>
    <w:rsid w:val="00B50F07"/>
    <w:rsid w:val="00B50F59"/>
    <w:rsid w:val="00B50F5A"/>
    <w:rsid w:val="00B510E7"/>
    <w:rsid w:val="00B51177"/>
    <w:rsid w:val="00B5159E"/>
    <w:rsid w:val="00B516D8"/>
    <w:rsid w:val="00B51B87"/>
    <w:rsid w:val="00B51C43"/>
    <w:rsid w:val="00B51CA3"/>
    <w:rsid w:val="00B51D17"/>
    <w:rsid w:val="00B52188"/>
    <w:rsid w:val="00B52340"/>
    <w:rsid w:val="00B523A2"/>
    <w:rsid w:val="00B524D2"/>
    <w:rsid w:val="00B526E3"/>
    <w:rsid w:val="00B52F8B"/>
    <w:rsid w:val="00B53175"/>
    <w:rsid w:val="00B531C7"/>
    <w:rsid w:val="00B53649"/>
    <w:rsid w:val="00B536C2"/>
    <w:rsid w:val="00B53822"/>
    <w:rsid w:val="00B53868"/>
    <w:rsid w:val="00B5397E"/>
    <w:rsid w:val="00B53A22"/>
    <w:rsid w:val="00B53C7C"/>
    <w:rsid w:val="00B53D97"/>
    <w:rsid w:val="00B542BE"/>
    <w:rsid w:val="00B542C8"/>
    <w:rsid w:val="00B542D3"/>
    <w:rsid w:val="00B54519"/>
    <w:rsid w:val="00B545A5"/>
    <w:rsid w:val="00B54675"/>
    <w:rsid w:val="00B54691"/>
    <w:rsid w:val="00B548FE"/>
    <w:rsid w:val="00B5494D"/>
    <w:rsid w:val="00B549FB"/>
    <w:rsid w:val="00B54DA8"/>
    <w:rsid w:val="00B54F9E"/>
    <w:rsid w:val="00B552D7"/>
    <w:rsid w:val="00B5536B"/>
    <w:rsid w:val="00B553EF"/>
    <w:rsid w:val="00B5542F"/>
    <w:rsid w:val="00B555BC"/>
    <w:rsid w:val="00B5565D"/>
    <w:rsid w:val="00B55701"/>
    <w:rsid w:val="00B55948"/>
    <w:rsid w:val="00B55D3C"/>
    <w:rsid w:val="00B55FD8"/>
    <w:rsid w:val="00B56273"/>
    <w:rsid w:val="00B562A0"/>
    <w:rsid w:val="00B56720"/>
    <w:rsid w:val="00B56A49"/>
    <w:rsid w:val="00B56A73"/>
    <w:rsid w:val="00B56B78"/>
    <w:rsid w:val="00B56CC4"/>
    <w:rsid w:val="00B56E02"/>
    <w:rsid w:val="00B5700C"/>
    <w:rsid w:val="00B57034"/>
    <w:rsid w:val="00B5703C"/>
    <w:rsid w:val="00B572B5"/>
    <w:rsid w:val="00B572F1"/>
    <w:rsid w:val="00B5751D"/>
    <w:rsid w:val="00B57820"/>
    <w:rsid w:val="00B578A1"/>
    <w:rsid w:val="00B57C0A"/>
    <w:rsid w:val="00B57C35"/>
    <w:rsid w:val="00B600F8"/>
    <w:rsid w:val="00B60204"/>
    <w:rsid w:val="00B6030E"/>
    <w:rsid w:val="00B607DB"/>
    <w:rsid w:val="00B608C9"/>
    <w:rsid w:val="00B60926"/>
    <w:rsid w:val="00B609A3"/>
    <w:rsid w:val="00B60AF6"/>
    <w:rsid w:val="00B612A1"/>
    <w:rsid w:val="00B61315"/>
    <w:rsid w:val="00B616EB"/>
    <w:rsid w:val="00B6177F"/>
    <w:rsid w:val="00B618EC"/>
    <w:rsid w:val="00B61ACE"/>
    <w:rsid w:val="00B61BA8"/>
    <w:rsid w:val="00B61D4B"/>
    <w:rsid w:val="00B61D88"/>
    <w:rsid w:val="00B6209F"/>
    <w:rsid w:val="00B624BC"/>
    <w:rsid w:val="00B626B4"/>
    <w:rsid w:val="00B62762"/>
    <w:rsid w:val="00B6299C"/>
    <w:rsid w:val="00B62B14"/>
    <w:rsid w:val="00B62C3D"/>
    <w:rsid w:val="00B6304B"/>
    <w:rsid w:val="00B63232"/>
    <w:rsid w:val="00B6337F"/>
    <w:rsid w:val="00B634F2"/>
    <w:rsid w:val="00B6378E"/>
    <w:rsid w:val="00B63973"/>
    <w:rsid w:val="00B63A87"/>
    <w:rsid w:val="00B63C69"/>
    <w:rsid w:val="00B63D42"/>
    <w:rsid w:val="00B64180"/>
    <w:rsid w:val="00B642E6"/>
    <w:rsid w:val="00B64421"/>
    <w:rsid w:val="00B64551"/>
    <w:rsid w:val="00B64988"/>
    <w:rsid w:val="00B64A4D"/>
    <w:rsid w:val="00B64FC8"/>
    <w:rsid w:val="00B6527C"/>
    <w:rsid w:val="00B6543F"/>
    <w:rsid w:val="00B6558E"/>
    <w:rsid w:val="00B6559F"/>
    <w:rsid w:val="00B655A3"/>
    <w:rsid w:val="00B657ED"/>
    <w:rsid w:val="00B6581E"/>
    <w:rsid w:val="00B65DF4"/>
    <w:rsid w:val="00B65ED8"/>
    <w:rsid w:val="00B65F7A"/>
    <w:rsid w:val="00B65FB9"/>
    <w:rsid w:val="00B661D7"/>
    <w:rsid w:val="00B66607"/>
    <w:rsid w:val="00B6678D"/>
    <w:rsid w:val="00B66856"/>
    <w:rsid w:val="00B66946"/>
    <w:rsid w:val="00B669F0"/>
    <w:rsid w:val="00B66A65"/>
    <w:rsid w:val="00B66C01"/>
    <w:rsid w:val="00B66C6E"/>
    <w:rsid w:val="00B66CF1"/>
    <w:rsid w:val="00B67039"/>
    <w:rsid w:val="00B67250"/>
    <w:rsid w:val="00B675FF"/>
    <w:rsid w:val="00B67819"/>
    <w:rsid w:val="00B67942"/>
    <w:rsid w:val="00B67C1D"/>
    <w:rsid w:val="00B67DF9"/>
    <w:rsid w:val="00B67E40"/>
    <w:rsid w:val="00B70429"/>
    <w:rsid w:val="00B7057F"/>
    <w:rsid w:val="00B707D4"/>
    <w:rsid w:val="00B70C04"/>
    <w:rsid w:val="00B70C7F"/>
    <w:rsid w:val="00B70CFA"/>
    <w:rsid w:val="00B70D18"/>
    <w:rsid w:val="00B70D77"/>
    <w:rsid w:val="00B70DC5"/>
    <w:rsid w:val="00B7124B"/>
    <w:rsid w:val="00B713B7"/>
    <w:rsid w:val="00B714BB"/>
    <w:rsid w:val="00B7152B"/>
    <w:rsid w:val="00B715FF"/>
    <w:rsid w:val="00B71691"/>
    <w:rsid w:val="00B7174F"/>
    <w:rsid w:val="00B717DF"/>
    <w:rsid w:val="00B71A24"/>
    <w:rsid w:val="00B71ADC"/>
    <w:rsid w:val="00B71B25"/>
    <w:rsid w:val="00B71D0A"/>
    <w:rsid w:val="00B71EE1"/>
    <w:rsid w:val="00B7213E"/>
    <w:rsid w:val="00B721ED"/>
    <w:rsid w:val="00B722E6"/>
    <w:rsid w:val="00B723AC"/>
    <w:rsid w:val="00B72734"/>
    <w:rsid w:val="00B7288A"/>
    <w:rsid w:val="00B73031"/>
    <w:rsid w:val="00B7306A"/>
    <w:rsid w:val="00B73159"/>
    <w:rsid w:val="00B73240"/>
    <w:rsid w:val="00B73614"/>
    <w:rsid w:val="00B7361D"/>
    <w:rsid w:val="00B737BC"/>
    <w:rsid w:val="00B7387B"/>
    <w:rsid w:val="00B73B87"/>
    <w:rsid w:val="00B73BEB"/>
    <w:rsid w:val="00B73E11"/>
    <w:rsid w:val="00B73FC3"/>
    <w:rsid w:val="00B742A7"/>
    <w:rsid w:val="00B744E5"/>
    <w:rsid w:val="00B74695"/>
    <w:rsid w:val="00B7484A"/>
    <w:rsid w:val="00B74924"/>
    <w:rsid w:val="00B74962"/>
    <w:rsid w:val="00B74B09"/>
    <w:rsid w:val="00B74CB9"/>
    <w:rsid w:val="00B74E2B"/>
    <w:rsid w:val="00B74ED3"/>
    <w:rsid w:val="00B750C9"/>
    <w:rsid w:val="00B75159"/>
    <w:rsid w:val="00B751F7"/>
    <w:rsid w:val="00B75251"/>
    <w:rsid w:val="00B7540B"/>
    <w:rsid w:val="00B755BB"/>
    <w:rsid w:val="00B755C2"/>
    <w:rsid w:val="00B757B2"/>
    <w:rsid w:val="00B757C0"/>
    <w:rsid w:val="00B75A26"/>
    <w:rsid w:val="00B75B0E"/>
    <w:rsid w:val="00B75B2C"/>
    <w:rsid w:val="00B75DD4"/>
    <w:rsid w:val="00B75EF4"/>
    <w:rsid w:val="00B76010"/>
    <w:rsid w:val="00B761C4"/>
    <w:rsid w:val="00B76473"/>
    <w:rsid w:val="00B76A43"/>
    <w:rsid w:val="00B76B87"/>
    <w:rsid w:val="00B77579"/>
    <w:rsid w:val="00B776DF"/>
    <w:rsid w:val="00B777D0"/>
    <w:rsid w:val="00B779DB"/>
    <w:rsid w:val="00B77A7F"/>
    <w:rsid w:val="00B77B78"/>
    <w:rsid w:val="00B80378"/>
    <w:rsid w:val="00B803D3"/>
    <w:rsid w:val="00B80432"/>
    <w:rsid w:val="00B805E3"/>
    <w:rsid w:val="00B80697"/>
    <w:rsid w:val="00B8070F"/>
    <w:rsid w:val="00B80881"/>
    <w:rsid w:val="00B80983"/>
    <w:rsid w:val="00B80D4A"/>
    <w:rsid w:val="00B81112"/>
    <w:rsid w:val="00B81177"/>
    <w:rsid w:val="00B81261"/>
    <w:rsid w:val="00B812E4"/>
    <w:rsid w:val="00B81470"/>
    <w:rsid w:val="00B817A4"/>
    <w:rsid w:val="00B81E79"/>
    <w:rsid w:val="00B81EF1"/>
    <w:rsid w:val="00B82150"/>
    <w:rsid w:val="00B82246"/>
    <w:rsid w:val="00B825DE"/>
    <w:rsid w:val="00B82B47"/>
    <w:rsid w:val="00B82DA6"/>
    <w:rsid w:val="00B82E89"/>
    <w:rsid w:val="00B83012"/>
    <w:rsid w:val="00B83081"/>
    <w:rsid w:val="00B830A2"/>
    <w:rsid w:val="00B8329E"/>
    <w:rsid w:val="00B83395"/>
    <w:rsid w:val="00B83619"/>
    <w:rsid w:val="00B8368A"/>
    <w:rsid w:val="00B836E3"/>
    <w:rsid w:val="00B8398D"/>
    <w:rsid w:val="00B84055"/>
    <w:rsid w:val="00B844B8"/>
    <w:rsid w:val="00B8461C"/>
    <w:rsid w:val="00B8473C"/>
    <w:rsid w:val="00B84853"/>
    <w:rsid w:val="00B84857"/>
    <w:rsid w:val="00B84D12"/>
    <w:rsid w:val="00B84D53"/>
    <w:rsid w:val="00B84E5B"/>
    <w:rsid w:val="00B84F2B"/>
    <w:rsid w:val="00B85232"/>
    <w:rsid w:val="00B85251"/>
    <w:rsid w:val="00B85555"/>
    <w:rsid w:val="00B85B24"/>
    <w:rsid w:val="00B85C21"/>
    <w:rsid w:val="00B85D4B"/>
    <w:rsid w:val="00B8603A"/>
    <w:rsid w:val="00B862FC"/>
    <w:rsid w:val="00B86443"/>
    <w:rsid w:val="00B864B6"/>
    <w:rsid w:val="00B8661B"/>
    <w:rsid w:val="00B866EE"/>
    <w:rsid w:val="00B86AD4"/>
    <w:rsid w:val="00B86C33"/>
    <w:rsid w:val="00B8719A"/>
    <w:rsid w:val="00B87356"/>
    <w:rsid w:val="00B873BB"/>
    <w:rsid w:val="00B87684"/>
    <w:rsid w:val="00B87838"/>
    <w:rsid w:val="00B87B6B"/>
    <w:rsid w:val="00B87CA6"/>
    <w:rsid w:val="00B87EDA"/>
    <w:rsid w:val="00B90058"/>
    <w:rsid w:val="00B90326"/>
    <w:rsid w:val="00B908EC"/>
    <w:rsid w:val="00B90927"/>
    <w:rsid w:val="00B909A8"/>
    <w:rsid w:val="00B90DE7"/>
    <w:rsid w:val="00B90E73"/>
    <w:rsid w:val="00B91206"/>
    <w:rsid w:val="00B9144D"/>
    <w:rsid w:val="00B9151A"/>
    <w:rsid w:val="00B9192A"/>
    <w:rsid w:val="00B91E03"/>
    <w:rsid w:val="00B91E56"/>
    <w:rsid w:val="00B91F4C"/>
    <w:rsid w:val="00B91F4E"/>
    <w:rsid w:val="00B920FE"/>
    <w:rsid w:val="00B9231B"/>
    <w:rsid w:val="00B92705"/>
    <w:rsid w:val="00B92871"/>
    <w:rsid w:val="00B9289F"/>
    <w:rsid w:val="00B928F7"/>
    <w:rsid w:val="00B9298E"/>
    <w:rsid w:val="00B92A2A"/>
    <w:rsid w:val="00B92A49"/>
    <w:rsid w:val="00B92C73"/>
    <w:rsid w:val="00B92E8B"/>
    <w:rsid w:val="00B92ED8"/>
    <w:rsid w:val="00B92FCF"/>
    <w:rsid w:val="00B931C0"/>
    <w:rsid w:val="00B932E3"/>
    <w:rsid w:val="00B93381"/>
    <w:rsid w:val="00B934F3"/>
    <w:rsid w:val="00B9358D"/>
    <w:rsid w:val="00B9398D"/>
    <w:rsid w:val="00B93A8C"/>
    <w:rsid w:val="00B93CB2"/>
    <w:rsid w:val="00B93F61"/>
    <w:rsid w:val="00B93FE6"/>
    <w:rsid w:val="00B941A3"/>
    <w:rsid w:val="00B942A3"/>
    <w:rsid w:val="00B949A1"/>
    <w:rsid w:val="00B94B3D"/>
    <w:rsid w:val="00B94C33"/>
    <w:rsid w:val="00B94D65"/>
    <w:rsid w:val="00B94EE7"/>
    <w:rsid w:val="00B9523F"/>
    <w:rsid w:val="00B95831"/>
    <w:rsid w:val="00B95981"/>
    <w:rsid w:val="00B95A3F"/>
    <w:rsid w:val="00B95AF7"/>
    <w:rsid w:val="00B95C69"/>
    <w:rsid w:val="00B95D16"/>
    <w:rsid w:val="00B95F13"/>
    <w:rsid w:val="00B95F3E"/>
    <w:rsid w:val="00B960BD"/>
    <w:rsid w:val="00B96162"/>
    <w:rsid w:val="00B96257"/>
    <w:rsid w:val="00B96325"/>
    <w:rsid w:val="00B9645A"/>
    <w:rsid w:val="00B964C2"/>
    <w:rsid w:val="00B96BDF"/>
    <w:rsid w:val="00B96E3C"/>
    <w:rsid w:val="00B96E77"/>
    <w:rsid w:val="00B97133"/>
    <w:rsid w:val="00B971B7"/>
    <w:rsid w:val="00B97204"/>
    <w:rsid w:val="00B97235"/>
    <w:rsid w:val="00B974BC"/>
    <w:rsid w:val="00B976D9"/>
    <w:rsid w:val="00B97747"/>
    <w:rsid w:val="00B9779F"/>
    <w:rsid w:val="00B97833"/>
    <w:rsid w:val="00B97941"/>
    <w:rsid w:val="00B97A15"/>
    <w:rsid w:val="00B97B20"/>
    <w:rsid w:val="00BA00EC"/>
    <w:rsid w:val="00BA06C2"/>
    <w:rsid w:val="00BA0947"/>
    <w:rsid w:val="00BA0A76"/>
    <w:rsid w:val="00BA0B83"/>
    <w:rsid w:val="00BA13F8"/>
    <w:rsid w:val="00BA141F"/>
    <w:rsid w:val="00BA15BF"/>
    <w:rsid w:val="00BA1631"/>
    <w:rsid w:val="00BA1809"/>
    <w:rsid w:val="00BA1A78"/>
    <w:rsid w:val="00BA1B28"/>
    <w:rsid w:val="00BA1E00"/>
    <w:rsid w:val="00BA1E2F"/>
    <w:rsid w:val="00BA1EF2"/>
    <w:rsid w:val="00BA1FB5"/>
    <w:rsid w:val="00BA22F8"/>
    <w:rsid w:val="00BA245E"/>
    <w:rsid w:val="00BA2500"/>
    <w:rsid w:val="00BA2550"/>
    <w:rsid w:val="00BA276D"/>
    <w:rsid w:val="00BA2798"/>
    <w:rsid w:val="00BA29DD"/>
    <w:rsid w:val="00BA2A43"/>
    <w:rsid w:val="00BA2B6A"/>
    <w:rsid w:val="00BA31A3"/>
    <w:rsid w:val="00BA342D"/>
    <w:rsid w:val="00BA343D"/>
    <w:rsid w:val="00BA34CF"/>
    <w:rsid w:val="00BA3CCA"/>
    <w:rsid w:val="00BA3E96"/>
    <w:rsid w:val="00BA3F28"/>
    <w:rsid w:val="00BA41E8"/>
    <w:rsid w:val="00BA4267"/>
    <w:rsid w:val="00BA44D0"/>
    <w:rsid w:val="00BA4561"/>
    <w:rsid w:val="00BA45F2"/>
    <w:rsid w:val="00BA46A1"/>
    <w:rsid w:val="00BA47EE"/>
    <w:rsid w:val="00BA47F9"/>
    <w:rsid w:val="00BA48AA"/>
    <w:rsid w:val="00BA4932"/>
    <w:rsid w:val="00BA4997"/>
    <w:rsid w:val="00BA49E4"/>
    <w:rsid w:val="00BA4A6F"/>
    <w:rsid w:val="00BA4E3F"/>
    <w:rsid w:val="00BA50D2"/>
    <w:rsid w:val="00BA5226"/>
    <w:rsid w:val="00BA531E"/>
    <w:rsid w:val="00BA541F"/>
    <w:rsid w:val="00BA5543"/>
    <w:rsid w:val="00BA5823"/>
    <w:rsid w:val="00BA5894"/>
    <w:rsid w:val="00BA58A3"/>
    <w:rsid w:val="00BA5900"/>
    <w:rsid w:val="00BA5B86"/>
    <w:rsid w:val="00BA5F1B"/>
    <w:rsid w:val="00BA6107"/>
    <w:rsid w:val="00BA62D1"/>
    <w:rsid w:val="00BA65AA"/>
    <w:rsid w:val="00BA6753"/>
    <w:rsid w:val="00BA682B"/>
    <w:rsid w:val="00BA6946"/>
    <w:rsid w:val="00BA6B2D"/>
    <w:rsid w:val="00BA6DEA"/>
    <w:rsid w:val="00BA6FE7"/>
    <w:rsid w:val="00BA7051"/>
    <w:rsid w:val="00BA72FA"/>
    <w:rsid w:val="00BA77EC"/>
    <w:rsid w:val="00BA78A9"/>
    <w:rsid w:val="00BA796F"/>
    <w:rsid w:val="00BA7D41"/>
    <w:rsid w:val="00BA7ED8"/>
    <w:rsid w:val="00BA7EFE"/>
    <w:rsid w:val="00BB0021"/>
    <w:rsid w:val="00BB0277"/>
    <w:rsid w:val="00BB03F9"/>
    <w:rsid w:val="00BB0409"/>
    <w:rsid w:val="00BB053C"/>
    <w:rsid w:val="00BB0541"/>
    <w:rsid w:val="00BB07E8"/>
    <w:rsid w:val="00BB08F4"/>
    <w:rsid w:val="00BB0914"/>
    <w:rsid w:val="00BB095E"/>
    <w:rsid w:val="00BB09EB"/>
    <w:rsid w:val="00BB0CD2"/>
    <w:rsid w:val="00BB1011"/>
    <w:rsid w:val="00BB10A2"/>
    <w:rsid w:val="00BB12CB"/>
    <w:rsid w:val="00BB14E0"/>
    <w:rsid w:val="00BB17AF"/>
    <w:rsid w:val="00BB17F4"/>
    <w:rsid w:val="00BB195A"/>
    <w:rsid w:val="00BB1A21"/>
    <w:rsid w:val="00BB1EA9"/>
    <w:rsid w:val="00BB20B9"/>
    <w:rsid w:val="00BB21B9"/>
    <w:rsid w:val="00BB23E9"/>
    <w:rsid w:val="00BB2706"/>
    <w:rsid w:val="00BB28ED"/>
    <w:rsid w:val="00BB2928"/>
    <w:rsid w:val="00BB2987"/>
    <w:rsid w:val="00BB2A91"/>
    <w:rsid w:val="00BB2AC5"/>
    <w:rsid w:val="00BB2B48"/>
    <w:rsid w:val="00BB2DD3"/>
    <w:rsid w:val="00BB2E17"/>
    <w:rsid w:val="00BB2EDA"/>
    <w:rsid w:val="00BB31F3"/>
    <w:rsid w:val="00BB3230"/>
    <w:rsid w:val="00BB340C"/>
    <w:rsid w:val="00BB3564"/>
    <w:rsid w:val="00BB3599"/>
    <w:rsid w:val="00BB35F1"/>
    <w:rsid w:val="00BB3843"/>
    <w:rsid w:val="00BB3A92"/>
    <w:rsid w:val="00BB3D0D"/>
    <w:rsid w:val="00BB3E9F"/>
    <w:rsid w:val="00BB3F30"/>
    <w:rsid w:val="00BB4099"/>
    <w:rsid w:val="00BB415A"/>
    <w:rsid w:val="00BB419F"/>
    <w:rsid w:val="00BB4385"/>
    <w:rsid w:val="00BB43B1"/>
    <w:rsid w:val="00BB4535"/>
    <w:rsid w:val="00BB457B"/>
    <w:rsid w:val="00BB4698"/>
    <w:rsid w:val="00BB4829"/>
    <w:rsid w:val="00BB48A8"/>
    <w:rsid w:val="00BB48E8"/>
    <w:rsid w:val="00BB4BE7"/>
    <w:rsid w:val="00BB4CF1"/>
    <w:rsid w:val="00BB4F44"/>
    <w:rsid w:val="00BB4FC7"/>
    <w:rsid w:val="00BB508C"/>
    <w:rsid w:val="00BB515E"/>
    <w:rsid w:val="00BB53B2"/>
    <w:rsid w:val="00BB54EF"/>
    <w:rsid w:val="00BB559A"/>
    <w:rsid w:val="00BB565C"/>
    <w:rsid w:val="00BB5B11"/>
    <w:rsid w:val="00BB5C90"/>
    <w:rsid w:val="00BB6177"/>
    <w:rsid w:val="00BB618F"/>
    <w:rsid w:val="00BB61C1"/>
    <w:rsid w:val="00BB6543"/>
    <w:rsid w:val="00BB65B8"/>
    <w:rsid w:val="00BB66BC"/>
    <w:rsid w:val="00BB6A0D"/>
    <w:rsid w:val="00BB6B51"/>
    <w:rsid w:val="00BB6DF8"/>
    <w:rsid w:val="00BB6EBD"/>
    <w:rsid w:val="00BB73FC"/>
    <w:rsid w:val="00BB7958"/>
    <w:rsid w:val="00BB7A83"/>
    <w:rsid w:val="00BB7CD2"/>
    <w:rsid w:val="00BB7E2C"/>
    <w:rsid w:val="00BC0632"/>
    <w:rsid w:val="00BC0743"/>
    <w:rsid w:val="00BC080D"/>
    <w:rsid w:val="00BC0996"/>
    <w:rsid w:val="00BC0BA7"/>
    <w:rsid w:val="00BC0DD7"/>
    <w:rsid w:val="00BC0FB2"/>
    <w:rsid w:val="00BC1426"/>
    <w:rsid w:val="00BC15AF"/>
    <w:rsid w:val="00BC1615"/>
    <w:rsid w:val="00BC1703"/>
    <w:rsid w:val="00BC1896"/>
    <w:rsid w:val="00BC1AB8"/>
    <w:rsid w:val="00BC1C8E"/>
    <w:rsid w:val="00BC1CE1"/>
    <w:rsid w:val="00BC1F93"/>
    <w:rsid w:val="00BC211B"/>
    <w:rsid w:val="00BC2174"/>
    <w:rsid w:val="00BC2261"/>
    <w:rsid w:val="00BC2390"/>
    <w:rsid w:val="00BC2796"/>
    <w:rsid w:val="00BC27DD"/>
    <w:rsid w:val="00BC29C5"/>
    <w:rsid w:val="00BC2A20"/>
    <w:rsid w:val="00BC2B28"/>
    <w:rsid w:val="00BC312D"/>
    <w:rsid w:val="00BC3217"/>
    <w:rsid w:val="00BC3378"/>
    <w:rsid w:val="00BC3475"/>
    <w:rsid w:val="00BC348D"/>
    <w:rsid w:val="00BC35BB"/>
    <w:rsid w:val="00BC37A1"/>
    <w:rsid w:val="00BC39C7"/>
    <w:rsid w:val="00BC3AD3"/>
    <w:rsid w:val="00BC3C13"/>
    <w:rsid w:val="00BC40A8"/>
    <w:rsid w:val="00BC416C"/>
    <w:rsid w:val="00BC427A"/>
    <w:rsid w:val="00BC4BC9"/>
    <w:rsid w:val="00BC4CFC"/>
    <w:rsid w:val="00BC4D70"/>
    <w:rsid w:val="00BC5181"/>
    <w:rsid w:val="00BC54DB"/>
    <w:rsid w:val="00BC563B"/>
    <w:rsid w:val="00BC584E"/>
    <w:rsid w:val="00BC59A6"/>
    <w:rsid w:val="00BC59EA"/>
    <w:rsid w:val="00BC5B07"/>
    <w:rsid w:val="00BC5D52"/>
    <w:rsid w:val="00BC5E09"/>
    <w:rsid w:val="00BC5F05"/>
    <w:rsid w:val="00BC5FEE"/>
    <w:rsid w:val="00BC6139"/>
    <w:rsid w:val="00BC619F"/>
    <w:rsid w:val="00BC6279"/>
    <w:rsid w:val="00BC63D2"/>
    <w:rsid w:val="00BC64F0"/>
    <w:rsid w:val="00BC65ED"/>
    <w:rsid w:val="00BC6728"/>
    <w:rsid w:val="00BC6822"/>
    <w:rsid w:val="00BC68B4"/>
    <w:rsid w:val="00BC6BFF"/>
    <w:rsid w:val="00BC6D8D"/>
    <w:rsid w:val="00BC7106"/>
    <w:rsid w:val="00BC76CC"/>
    <w:rsid w:val="00BC78B0"/>
    <w:rsid w:val="00BC793D"/>
    <w:rsid w:val="00BC7956"/>
    <w:rsid w:val="00BC7BDC"/>
    <w:rsid w:val="00BC7C45"/>
    <w:rsid w:val="00BC7DFE"/>
    <w:rsid w:val="00BC7F1E"/>
    <w:rsid w:val="00BC7FCC"/>
    <w:rsid w:val="00BD0167"/>
    <w:rsid w:val="00BD07B4"/>
    <w:rsid w:val="00BD0844"/>
    <w:rsid w:val="00BD0A70"/>
    <w:rsid w:val="00BD0A8B"/>
    <w:rsid w:val="00BD0ED1"/>
    <w:rsid w:val="00BD0F8A"/>
    <w:rsid w:val="00BD1079"/>
    <w:rsid w:val="00BD11FD"/>
    <w:rsid w:val="00BD135D"/>
    <w:rsid w:val="00BD138B"/>
    <w:rsid w:val="00BD1428"/>
    <w:rsid w:val="00BD14EF"/>
    <w:rsid w:val="00BD1576"/>
    <w:rsid w:val="00BD18DB"/>
    <w:rsid w:val="00BD1912"/>
    <w:rsid w:val="00BD19D5"/>
    <w:rsid w:val="00BD1CFE"/>
    <w:rsid w:val="00BD1FD1"/>
    <w:rsid w:val="00BD2257"/>
    <w:rsid w:val="00BD2264"/>
    <w:rsid w:val="00BD2573"/>
    <w:rsid w:val="00BD27A5"/>
    <w:rsid w:val="00BD2848"/>
    <w:rsid w:val="00BD29BC"/>
    <w:rsid w:val="00BD2A63"/>
    <w:rsid w:val="00BD2AA5"/>
    <w:rsid w:val="00BD2D72"/>
    <w:rsid w:val="00BD2F46"/>
    <w:rsid w:val="00BD309C"/>
    <w:rsid w:val="00BD32E9"/>
    <w:rsid w:val="00BD378F"/>
    <w:rsid w:val="00BD387A"/>
    <w:rsid w:val="00BD39F2"/>
    <w:rsid w:val="00BD3A0B"/>
    <w:rsid w:val="00BD3A29"/>
    <w:rsid w:val="00BD3C3A"/>
    <w:rsid w:val="00BD3C5D"/>
    <w:rsid w:val="00BD3F40"/>
    <w:rsid w:val="00BD40FA"/>
    <w:rsid w:val="00BD41C4"/>
    <w:rsid w:val="00BD41D5"/>
    <w:rsid w:val="00BD4960"/>
    <w:rsid w:val="00BD4A69"/>
    <w:rsid w:val="00BD4D36"/>
    <w:rsid w:val="00BD4D63"/>
    <w:rsid w:val="00BD4F7D"/>
    <w:rsid w:val="00BD523C"/>
    <w:rsid w:val="00BD52B3"/>
    <w:rsid w:val="00BD5314"/>
    <w:rsid w:val="00BD557E"/>
    <w:rsid w:val="00BD58BF"/>
    <w:rsid w:val="00BD594D"/>
    <w:rsid w:val="00BD59D8"/>
    <w:rsid w:val="00BD59E2"/>
    <w:rsid w:val="00BD5D4E"/>
    <w:rsid w:val="00BD5F05"/>
    <w:rsid w:val="00BD5F5C"/>
    <w:rsid w:val="00BD6079"/>
    <w:rsid w:val="00BD60C8"/>
    <w:rsid w:val="00BD6896"/>
    <w:rsid w:val="00BD6906"/>
    <w:rsid w:val="00BD6E80"/>
    <w:rsid w:val="00BD7324"/>
    <w:rsid w:val="00BD743C"/>
    <w:rsid w:val="00BD74CD"/>
    <w:rsid w:val="00BD786D"/>
    <w:rsid w:val="00BD7A23"/>
    <w:rsid w:val="00BD7B90"/>
    <w:rsid w:val="00BD7BD9"/>
    <w:rsid w:val="00BD7F10"/>
    <w:rsid w:val="00BE0070"/>
    <w:rsid w:val="00BE00A2"/>
    <w:rsid w:val="00BE00F5"/>
    <w:rsid w:val="00BE040B"/>
    <w:rsid w:val="00BE06AC"/>
    <w:rsid w:val="00BE080B"/>
    <w:rsid w:val="00BE094C"/>
    <w:rsid w:val="00BE0EC2"/>
    <w:rsid w:val="00BE10AD"/>
    <w:rsid w:val="00BE10E6"/>
    <w:rsid w:val="00BE115C"/>
    <w:rsid w:val="00BE11BE"/>
    <w:rsid w:val="00BE1248"/>
    <w:rsid w:val="00BE1858"/>
    <w:rsid w:val="00BE1C22"/>
    <w:rsid w:val="00BE1E38"/>
    <w:rsid w:val="00BE206A"/>
    <w:rsid w:val="00BE25AC"/>
    <w:rsid w:val="00BE2857"/>
    <w:rsid w:val="00BE2934"/>
    <w:rsid w:val="00BE297E"/>
    <w:rsid w:val="00BE2B60"/>
    <w:rsid w:val="00BE3459"/>
    <w:rsid w:val="00BE3686"/>
    <w:rsid w:val="00BE38E4"/>
    <w:rsid w:val="00BE3ACE"/>
    <w:rsid w:val="00BE3E42"/>
    <w:rsid w:val="00BE4043"/>
    <w:rsid w:val="00BE4289"/>
    <w:rsid w:val="00BE434E"/>
    <w:rsid w:val="00BE43B2"/>
    <w:rsid w:val="00BE4541"/>
    <w:rsid w:val="00BE4701"/>
    <w:rsid w:val="00BE48C5"/>
    <w:rsid w:val="00BE4900"/>
    <w:rsid w:val="00BE498B"/>
    <w:rsid w:val="00BE4C0B"/>
    <w:rsid w:val="00BE4EBD"/>
    <w:rsid w:val="00BE4F37"/>
    <w:rsid w:val="00BE5103"/>
    <w:rsid w:val="00BE5197"/>
    <w:rsid w:val="00BE5582"/>
    <w:rsid w:val="00BE59B6"/>
    <w:rsid w:val="00BE5B34"/>
    <w:rsid w:val="00BE5CAB"/>
    <w:rsid w:val="00BE5D4F"/>
    <w:rsid w:val="00BE5D6F"/>
    <w:rsid w:val="00BE5D81"/>
    <w:rsid w:val="00BE5EEE"/>
    <w:rsid w:val="00BE5EF0"/>
    <w:rsid w:val="00BE5FED"/>
    <w:rsid w:val="00BE62C9"/>
    <w:rsid w:val="00BE643C"/>
    <w:rsid w:val="00BE6443"/>
    <w:rsid w:val="00BE64BA"/>
    <w:rsid w:val="00BE64FA"/>
    <w:rsid w:val="00BE6977"/>
    <w:rsid w:val="00BE69B9"/>
    <w:rsid w:val="00BE6C95"/>
    <w:rsid w:val="00BE6CEF"/>
    <w:rsid w:val="00BE6DB0"/>
    <w:rsid w:val="00BE6EB0"/>
    <w:rsid w:val="00BE6F1B"/>
    <w:rsid w:val="00BE700E"/>
    <w:rsid w:val="00BE711C"/>
    <w:rsid w:val="00BE7220"/>
    <w:rsid w:val="00BE76E3"/>
    <w:rsid w:val="00BE789B"/>
    <w:rsid w:val="00BE7A36"/>
    <w:rsid w:val="00BE7C29"/>
    <w:rsid w:val="00BE7C8C"/>
    <w:rsid w:val="00BF00A0"/>
    <w:rsid w:val="00BF0105"/>
    <w:rsid w:val="00BF0485"/>
    <w:rsid w:val="00BF0488"/>
    <w:rsid w:val="00BF0532"/>
    <w:rsid w:val="00BF05AF"/>
    <w:rsid w:val="00BF0683"/>
    <w:rsid w:val="00BF0759"/>
    <w:rsid w:val="00BF07BE"/>
    <w:rsid w:val="00BF07FC"/>
    <w:rsid w:val="00BF09CF"/>
    <w:rsid w:val="00BF0A94"/>
    <w:rsid w:val="00BF0D4B"/>
    <w:rsid w:val="00BF0F6F"/>
    <w:rsid w:val="00BF12DA"/>
    <w:rsid w:val="00BF12FD"/>
    <w:rsid w:val="00BF1335"/>
    <w:rsid w:val="00BF18B5"/>
    <w:rsid w:val="00BF19D4"/>
    <w:rsid w:val="00BF1C53"/>
    <w:rsid w:val="00BF1D81"/>
    <w:rsid w:val="00BF1D9A"/>
    <w:rsid w:val="00BF2418"/>
    <w:rsid w:val="00BF2519"/>
    <w:rsid w:val="00BF2959"/>
    <w:rsid w:val="00BF2CC4"/>
    <w:rsid w:val="00BF2D4B"/>
    <w:rsid w:val="00BF2D63"/>
    <w:rsid w:val="00BF2E5A"/>
    <w:rsid w:val="00BF2F80"/>
    <w:rsid w:val="00BF2FA2"/>
    <w:rsid w:val="00BF33A3"/>
    <w:rsid w:val="00BF3822"/>
    <w:rsid w:val="00BF3941"/>
    <w:rsid w:val="00BF3C7E"/>
    <w:rsid w:val="00BF3C89"/>
    <w:rsid w:val="00BF3D79"/>
    <w:rsid w:val="00BF4006"/>
    <w:rsid w:val="00BF414C"/>
    <w:rsid w:val="00BF423B"/>
    <w:rsid w:val="00BF4337"/>
    <w:rsid w:val="00BF44FE"/>
    <w:rsid w:val="00BF4905"/>
    <w:rsid w:val="00BF49FC"/>
    <w:rsid w:val="00BF4A44"/>
    <w:rsid w:val="00BF4CFB"/>
    <w:rsid w:val="00BF4EE1"/>
    <w:rsid w:val="00BF51DC"/>
    <w:rsid w:val="00BF52A0"/>
    <w:rsid w:val="00BF55E0"/>
    <w:rsid w:val="00BF5861"/>
    <w:rsid w:val="00BF58B8"/>
    <w:rsid w:val="00BF5AB7"/>
    <w:rsid w:val="00BF5FF5"/>
    <w:rsid w:val="00BF6034"/>
    <w:rsid w:val="00BF60A4"/>
    <w:rsid w:val="00BF614C"/>
    <w:rsid w:val="00BF61EF"/>
    <w:rsid w:val="00BF666C"/>
    <w:rsid w:val="00BF66DE"/>
    <w:rsid w:val="00BF68CA"/>
    <w:rsid w:val="00BF68DE"/>
    <w:rsid w:val="00BF70DE"/>
    <w:rsid w:val="00BF710F"/>
    <w:rsid w:val="00BF7142"/>
    <w:rsid w:val="00BF7889"/>
    <w:rsid w:val="00BF7933"/>
    <w:rsid w:val="00BF7AF3"/>
    <w:rsid w:val="00BF7E94"/>
    <w:rsid w:val="00C00073"/>
    <w:rsid w:val="00C00244"/>
    <w:rsid w:val="00C00321"/>
    <w:rsid w:val="00C006A6"/>
    <w:rsid w:val="00C00848"/>
    <w:rsid w:val="00C00A31"/>
    <w:rsid w:val="00C00C36"/>
    <w:rsid w:val="00C00E7A"/>
    <w:rsid w:val="00C01072"/>
    <w:rsid w:val="00C010AD"/>
    <w:rsid w:val="00C013AE"/>
    <w:rsid w:val="00C013FC"/>
    <w:rsid w:val="00C0190A"/>
    <w:rsid w:val="00C0199B"/>
    <w:rsid w:val="00C020C0"/>
    <w:rsid w:val="00C0211B"/>
    <w:rsid w:val="00C02251"/>
    <w:rsid w:val="00C02273"/>
    <w:rsid w:val="00C02382"/>
    <w:rsid w:val="00C024BA"/>
    <w:rsid w:val="00C026DF"/>
    <w:rsid w:val="00C02BDD"/>
    <w:rsid w:val="00C02CBE"/>
    <w:rsid w:val="00C0370A"/>
    <w:rsid w:val="00C037F2"/>
    <w:rsid w:val="00C0383A"/>
    <w:rsid w:val="00C03C22"/>
    <w:rsid w:val="00C03FE8"/>
    <w:rsid w:val="00C04190"/>
    <w:rsid w:val="00C04642"/>
    <w:rsid w:val="00C046F5"/>
    <w:rsid w:val="00C04A92"/>
    <w:rsid w:val="00C04B46"/>
    <w:rsid w:val="00C04CA7"/>
    <w:rsid w:val="00C04CD3"/>
    <w:rsid w:val="00C050B9"/>
    <w:rsid w:val="00C05165"/>
    <w:rsid w:val="00C05176"/>
    <w:rsid w:val="00C05196"/>
    <w:rsid w:val="00C054F1"/>
    <w:rsid w:val="00C0571D"/>
    <w:rsid w:val="00C057BA"/>
    <w:rsid w:val="00C05BCF"/>
    <w:rsid w:val="00C05E2C"/>
    <w:rsid w:val="00C05E7A"/>
    <w:rsid w:val="00C05FBC"/>
    <w:rsid w:val="00C05FE1"/>
    <w:rsid w:val="00C062A6"/>
    <w:rsid w:val="00C062F4"/>
    <w:rsid w:val="00C0639C"/>
    <w:rsid w:val="00C063FC"/>
    <w:rsid w:val="00C06B0C"/>
    <w:rsid w:val="00C06CE1"/>
    <w:rsid w:val="00C06FF6"/>
    <w:rsid w:val="00C078CC"/>
    <w:rsid w:val="00C07B0E"/>
    <w:rsid w:val="00C07D57"/>
    <w:rsid w:val="00C07E24"/>
    <w:rsid w:val="00C07F50"/>
    <w:rsid w:val="00C1001A"/>
    <w:rsid w:val="00C1001D"/>
    <w:rsid w:val="00C10031"/>
    <w:rsid w:val="00C101B3"/>
    <w:rsid w:val="00C1044C"/>
    <w:rsid w:val="00C104A2"/>
    <w:rsid w:val="00C105EB"/>
    <w:rsid w:val="00C1091C"/>
    <w:rsid w:val="00C10946"/>
    <w:rsid w:val="00C10B36"/>
    <w:rsid w:val="00C10B89"/>
    <w:rsid w:val="00C10D87"/>
    <w:rsid w:val="00C10F84"/>
    <w:rsid w:val="00C110A6"/>
    <w:rsid w:val="00C11270"/>
    <w:rsid w:val="00C1159A"/>
    <w:rsid w:val="00C1173B"/>
    <w:rsid w:val="00C11A92"/>
    <w:rsid w:val="00C11AC6"/>
    <w:rsid w:val="00C11B27"/>
    <w:rsid w:val="00C11BAB"/>
    <w:rsid w:val="00C11E62"/>
    <w:rsid w:val="00C1200F"/>
    <w:rsid w:val="00C120C2"/>
    <w:rsid w:val="00C12197"/>
    <w:rsid w:val="00C123D6"/>
    <w:rsid w:val="00C12456"/>
    <w:rsid w:val="00C129A3"/>
    <w:rsid w:val="00C129FF"/>
    <w:rsid w:val="00C12BDE"/>
    <w:rsid w:val="00C12C5F"/>
    <w:rsid w:val="00C12C8D"/>
    <w:rsid w:val="00C12D02"/>
    <w:rsid w:val="00C12DAA"/>
    <w:rsid w:val="00C12FB5"/>
    <w:rsid w:val="00C134C5"/>
    <w:rsid w:val="00C13658"/>
    <w:rsid w:val="00C1366B"/>
    <w:rsid w:val="00C13D38"/>
    <w:rsid w:val="00C13DF3"/>
    <w:rsid w:val="00C142B7"/>
    <w:rsid w:val="00C143CD"/>
    <w:rsid w:val="00C14685"/>
    <w:rsid w:val="00C146CF"/>
    <w:rsid w:val="00C147CF"/>
    <w:rsid w:val="00C1482E"/>
    <w:rsid w:val="00C150B3"/>
    <w:rsid w:val="00C1515A"/>
    <w:rsid w:val="00C15444"/>
    <w:rsid w:val="00C159CB"/>
    <w:rsid w:val="00C15BBC"/>
    <w:rsid w:val="00C15FD3"/>
    <w:rsid w:val="00C160C1"/>
    <w:rsid w:val="00C16242"/>
    <w:rsid w:val="00C16252"/>
    <w:rsid w:val="00C1644A"/>
    <w:rsid w:val="00C1695A"/>
    <w:rsid w:val="00C16ACC"/>
    <w:rsid w:val="00C17171"/>
    <w:rsid w:val="00C171DB"/>
    <w:rsid w:val="00C173F2"/>
    <w:rsid w:val="00C17679"/>
    <w:rsid w:val="00C17800"/>
    <w:rsid w:val="00C17B3B"/>
    <w:rsid w:val="00C17CDF"/>
    <w:rsid w:val="00C17E79"/>
    <w:rsid w:val="00C20079"/>
    <w:rsid w:val="00C20080"/>
    <w:rsid w:val="00C201D0"/>
    <w:rsid w:val="00C201E0"/>
    <w:rsid w:val="00C20271"/>
    <w:rsid w:val="00C2028A"/>
    <w:rsid w:val="00C204ED"/>
    <w:rsid w:val="00C20856"/>
    <w:rsid w:val="00C20D21"/>
    <w:rsid w:val="00C21277"/>
    <w:rsid w:val="00C214D0"/>
    <w:rsid w:val="00C215A1"/>
    <w:rsid w:val="00C215E5"/>
    <w:rsid w:val="00C2164B"/>
    <w:rsid w:val="00C218B1"/>
    <w:rsid w:val="00C21A60"/>
    <w:rsid w:val="00C21CD6"/>
    <w:rsid w:val="00C21EAE"/>
    <w:rsid w:val="00C21F93"/>
    <w:rsid w:val="00C22048"/>
    <w:rsid w:val="00C220E2"/>
    <w:rsid w:val="00C22129"/>
    <w:rsid w:val="00C221A0"/>
    <w:rsid w:val="00C221A5"/>
    <w:rsid w:val="00C22536"/>
    <w:rsid w:val="00C22800"/>
    <w:rsid w:val="00C2284E"/>
    <w:rsid w:val="00C22B5E"/>
    <w:rsid w:val="00C22C00"/>
    <w:rsid w:val="00C22D5A"/>
    <w:rsid w:val="00C22F19"/>
    <w:rsid w:val="00C23013"/>
    <w:rsid w:val="00C23101"/>
    <w:rsid w:val="00C232E6"/>
    <w:rsid w:val="00C2336A"/>
    <w:rsid w:val="00C233A5"/>
    <w:rsid w:val="00C234AC"/>
    <w:rsid w:val="00C236BD"/>
    <w:rsid w:val="00C237F3"/>
    <w:rsid w:val="00C23CE2"/>
    <w:rsid w:val="00C24631"/>
    <w:rsid w:val="00C24684"/>
    <w:rsid w:val="00C2473B"/>
    <w:rsid w:val="00C24787"/>
    <w:rsid w:val="00C24809"/>
    <w:rsid w:val="00C248F8"/>
    <w:rsid w:val="00C24D08"/>
    <w:rsid w:val="00C25447"/>
    <w:rsid w:val="00C25F60"/>
    <w:rsid w:val="00C25F98"/>
    <w:rsid w:val="00C26022"/>
    <w:rsid w:val="00C26375"/>
    <w:rsid w:val="00C2664B"/>
    <w:rsid w:val="00C26770"/>
    <w:rsid w:val="00C26830"/>
    <w:rsid w:val="00C26852"/>
    <w:rsid w:val="00C268E3"/>
    <w:rsid w:val="00C26967"/>
    <w:rsid w:val="00C26981"/>
    <w:rsid w:val="00C26BAB"/>
    <w:rsid w:val="00C26E22"/>
    <w:rsid w:val="00C26EE5"/>
    <w:rsid w:val="00C26F4E"/>
    <w:rsid w:val="00C271DD"/>
    <w:rsid w:val="00C2734C"/>
    <w:rsid w:val="00C2781D"/>
    <w:rsid w:val="00C2784F"/>
    <w:rsid w:val="00C279BC"/>
    <w:rsid w:val="00C279D2"/>
    <w:rsid w:val="00C27B7F"/>
    <w:rsid w:val="00C27C1C"/>
    <w:rsid w:val="00C27E28"/>
    <w:rsid w:val="00C27EEE"/>
    <w:rsid w:val="00C3004C"/>
    <w:rsid w:val="00C300F0"/>
    <w:rsid w:val="00C3012D"/>
    <w:rsid w:val="00C301BB"/>
    <w:rsid w:val="00C3035B"/>
    <w:rsid w:val="00C304A3"/>
    <w:rsid w:val="00C30606"/>
    <w:rsid w:val="00C3081F"/>
    <w:rsid w:val="00C308DA"/>
    <w:rsid w:val="00C309D0"/>
    <w:rsid w:val="00C30AA5"/>
    <w:rsid w:val="00C30C35"/>
    <w:rsid w:val="00C30C98"/>
    <w:rsid w:val="00C30FE9"/>
    <w:rsid w:val="00C30FEC"/>
    <w:rsid w:val="00C3116E"/>
    <w:rsid w:val="00C31172"/>
    <w:rsid w:val="00C31192"/>
    <w:rsid w:val="00C31A53"/>
    <w:rsid w:val="00C31C5E"/>
    <w:rsid w:val="00C31DB0"/>
    <w:rsid w:val="00C31E48"/>
    <w:rsid w:val="00C31F5B"/>
    <w:rsid w:val="00C31FC9"/>
    <w:rsid w:val="00C32079"/>
    <w:rsid w:val="00C32214"/>
    <w:rsid w:val="00C323A7"/>
    <w:rsid w:val="00C32473"/>
    <w:rsid w:val="00C326E4"/>
    <w:rsid w:val="00C32790"/>
    <w:rsid w:val="00C329C5"/>
    <w:rsid w:val="00C32A0C"/>
    <w:rsid w:val="00C32CA5"/>
    <w:rsid w:val="00C32D9A"/>
    <w:rsid w:val="00C32ED5"/>
    <w:rsid w:val="00C33208"/>
    <w:rsid w:val="00C3384F"/>
    <w:rsid w:val="00C33BD5"/>
    <w:rsid w:val="00C34022"/>
    <w:rsid w:val="00C340A6"/>
    <w:rsid w:val="00C34122"/>
    <w:rsid w:val="00C341C5"/>
    <w:rsid w:val="00C3427D"/>
    <w:rsid w:val="00C344A6"/>
    <w:rsid w:val="00C34518"/>
    <w:rsid w:val="00C34A79"/>
    <w:rsid w:val="00C34AA7"/>
    <w:rsid w:val="00C34DF5"/>
    <w:rsid w:val="00C34E85"/>
    <w:rsid w:val="00C34FB5"/>
    <w:rsid w:val="00C35021"/>
    <w:rsid w:val="00C3595E"/>
    <w:rsid w:val="00C35BA1"/>
    <w:rsid w:val="00C3605A"/>
    <w:rsid w:val="00C362F4"/>
    <w:rsid w:val="00C3671D"/>
    <w:rsid w:val="00C369B9"/>
    <w:rsid w:val="00C369E2"/>
    <w:rsid w:val="00C36DDD"/>
    <w:rsid w:val="00C36E9D"/>
    <w:rsid w:val="00C370C5"/>
    <w:rsid w:val="00C371C2"/>
    <w:rsid w:val="00C37304"/>
    <w:rsid w:val="00C37A73"/>
    <w:rsid w:val="00C37C0E"/>
    <w:rsid w:val="00C37DCC"/>
    <w:rsid w:val="00C37EE6"/>
    <w:rsid w:val="00C37F91"/>
    <w:rsid w:val="00C402C7"/>
    <w:rsid w:val="00C40500"/>
    <w:rsid w:val="00C4064E"/>
    <w:rsid w:val="00C407A7"/>
    <w:rsid w:val="00C40F6B"/>
    <w:rsid w:val="00C40FBF"/>
    <w:rsid w:val="00C40FE2"/>
    <w:rsid w:val="00C4127E"/>
    <w:rsid w:val="00C415E8"/>
    <w:rsid w:val="00C41687"/>
    <w:rsid w:val="00C416FD"/>
    <w:rsid w:val="00C417EC"/>
    <w:rsid w:val="00C41980"/>
    <w:rsid w:val="00C41BD8"/>
    <w:rsid w:val="00C41D83"/>
    <w:rsid w:val="00C41D8B"/>
    <w:rsid w:val="00C42175"/>
    <w:rsid w:val="00C423C4"/>
    <w:rsid w:val="00C4241F"/>
    <w:rsid w:val="00C424A2"/>
    <w:rsid w:val="00C42560"/>
    <w:rsid w:val="00C42905"/>
    <w:rsid w:val="00C42996"/>
    <w:rsid w:val="00C42F9C"/>
    <w:rsid w:val="00C430F2"/>
    <w:rsid w:val="00C4324B"/>
    <w:rsid w:val="00C43426"/>
    <w:rsid w:val="00C435E6"/>
    <w:rsid w:val="00C436F9"/>
    <w:rsid w:val="00C4370A"/>
    <w:rsid w:val="00C43760"/>
    <w:rsid w:val="00C43817"/>
    <w:rsid w:val="00C43994"/>
    <w:rsid w:val="00C43A05"/>
    <w:rsid w:val="00C43B6C"/>
    <w:rsid w:val="00C43D87"/>
    <w:rsid w:val="00C43DC1"/>
    <w:rsid w:val="00C43F99"/>
    <w:rsid w:val="00C43F9F"/>
    <w:rsid w:val="00C4446A"/>
    <w:rsid w:val="00C445E9"/>
    <w:rsid w:val="00C445FE"/>
    <w:rsid w:val="00C44759"/>
    <w:rsid w:val="00C44769"/>
    <w:rsid w:val="00C44B98"/>
    <w:rsid w:val="00C44EE0"/>
    <w:rsid w:val="00C4506E"/>
    <w:rsid w:val="00C4521E"/>
    <w:rsid w:val="00C45246"/>
    <w:rsid w:val="00C454B8"/>
    <w:rsid w:val="00C45556"/>
    <w:rsid w:val="00C45799"/>
    <w:rsid w:val="00C45AC5"/>
    <w:rsid w:val="00C45B69"/>
    <w:rsid w:val="00C45C16"/>
    <w:rsid w:val="00C45D11"/>
    <w:rsid w:val="00C45ED8"/>
    <w:rsid w:val="00C461D6"/>
    <w:rsid w:val="00C462DE"/>
    <w:rsid w:val="00C46E40"/>
    <w:rsid w:val="00C46F34"/>
    <w:rsid w:val="00C475A0"/>
    <w:rsid w:val="00C475C2"/>
    <w:rsid w:val="00C47635"/>
    <w:rsid w:val="00C4767B"/>
    <w:rsid w:val="00C4782C"/>
    <w:rsid w:val="00C479C6"/>
    <w:rsid w:val="00C47A52"/>
    <w:rsid w:val="00C47AAD"/>
    <w:rsid w:val="00C47AB3"/>
    <w:rsid w:val="00C47B35"/>
    <w:rsid w:val="00C47DA7"/>
    <w:rsid w:val="00C47E94"/>
    <w:rsid w:val="00C501EF"/>
    <w:rsid w:val="00C5027C"/>
    <w:rsid w:val="00C502B3"/>
    <w:rsid w:val="00C50406"/>
    <w:rsid w:val="00C50437"/>
    <w:rsid w:val="00C506AA"/>
    <w:rsid w:val="00C5085E"/>
    <w:rsid w:val="00C50965"/>
    <w:rsid w:val="00C50989"/>
    <w:rsid w:val="00C50AC8"/>
    <w:rsid w:val="00C50C93"/>
    <w:rsid w:val="00C50CFD"/>
    <w:rsid w:val="00C50D2A"/>
    <w:rsid w:val="00C50D2B"/>
    <w:rsid w:val="00C50D2E"/>
    <w:rsid w:val="00C50E84"/>
    <w:rsid w:val="00C50F04"/>
    <w:rsid w:val="00C50F3D"/>
    <w:rsid w:val="00C51043"/>
    <w:rsid w:val="00C510DA"/>
    <w:rsid w:val="00C5124C"/>
    <w:rsid w:val="00C51BED"/>
    <w:rsid w:val="00C51D1E"/>
    <w:rsid w:val="00C52183"/>
    <w:rsid w:val="00C52307"/>
    <w:rsid w:val="00C5248D"/>
    <w:rsid w:val="00C524AF"/>
    <w:rsid w:val="00C526B3"/>
    <w:rsid w:val="00C52785"/>
    <w:rsid w:val="00C52B39"/>
    <w:rsid w:val="00C52CD1"/>
    <w:rsid w:val="00C531DB"/>
    <w:rsid w:val="00C53242"/>
    <w:rsid w:val="00C53353"/>
    <w:rsid w:val="00C53563"/>
    <w:rsid w:val="00C53578"/>
    <w:rsid w:val="00C537C4"/>
    <w:rsid w:val="00C53A68"/>
    <w:rsid w:val="00C53AA3"/>
    <w:rsid w:val="00C53AA8"/>
    <w:rsid w:val="00C53EBA"/>
    <w:rsid w:val="00C5408F"/>
    <w:rsid w:val="00C542FA"/>
    <w:rsid w:val="00C543E2"/>
    <w:rsid w:val="00C544E4"/>
    <w:rsid w:val="00C54644"/>
    <w:rsid w:val="00C54AE5"/>
    <w:rsid w:val="00C54D4D"/>
    <w:rsid w:val="00C55186"/>
    <w:rsid w:val="00C552C1"/>
    <w:rsid w:val="00C553F1"/>
    <w:rsid w:val="00C555CF"/>
    <w:rsid w:val="00C557B7"/>
    <w:rsid w:val="00C559AE"/>
    <w:rsid w:val="00C5605F"/>
    <w:rsid w:val="00C56296"/>
    <w:rsid w:val="00C56353"/>
    <w:rsid w:val="00C564C9"/>
    <w:rsid w:val="00C56543"/>
    <w:rsid w:val="00C56C4B"/>
    <w:rsid w:val="00C56C9A"/>
    <w:rsid w:val="00C57140"/>
    <w:rsid w:val="00C57854"/>
    <w:rsid w:val="00C57C9C"/>
    <w:rsid w:val="00C57D15"/>
    <w:rsid w:val="00C57EF5"/>
    <w:rsid w:val="00C6009B"/>
    <w:rsid w:val="00C60120"/>
    <w:rsid w:val="00C60178"/>
    <w:rsid w:val="00C602A0"/>
    <w:rsid w:val="00C6036A"/>
    <w:rsid w:val="00C604E2"/>
    <w:rsid w:val="00C604F3"/>
    <w:rsid w:val="00C60528"/>
    <w:rsid w:val="00C60BE5"/>
    <w:rsid w:val="00C60E67"/>
    <w:rsid w:val="00C60F19"/>
    <w:rsid w:val="00C6104B"/>
    <w:rsid w:val="00C61485"/>
    <w:rsid w:val="00C614AF"/>
    <w:rsid w:val="00C61809"/>
    <w:rsid w:val="00C6186C"/>
    <w:rsid w:val="00C618EF"/>
    <w:rsid w:val="00C61915"/>
    <w:rsid w:val="00C61A67"/>
    <w:rsid w:val="00C61A73"/>
    <w:rsid w:val="00C61D68"/>
    <w:rsid w:val="00C61DBB"/>
    <w:rsid w:val="00C61FBB"/>
    <w:rsid w:val="00C62269"/>
    <w:rsid w:val="00C623FF"/>
    <w:rsid w:val="00C6275D"/>
    <w:rsid w:val="00C6282F"/>
    <w:rsid w:val="00C62D6A"/>
    <w:rsid w:val="00C62E2D"/>
    <w:rsid w:val="00C62E92"/>
    <w:rsid w:val="00C6303B"/>
    <w:rsid w:val="00C6316A"/>
    <w:rsid w:val="00C631E1"/>
    <w:rsid w:val="00C6325A"/>
    <w:rsid w:val="00C63261"/>
    <w:rsid w:val="00C63355"/>
    <w:rsid w:val="00C6345C"/>
    <w:rsid w:val="00C63854"/>
    <w:rsid w:val="00C63906"/>
    <w:rsid w:val="00C63988"/>
    <w:rsid w:val="00C63B6A"/>
    <w:rsid w:val="00C63D31"/>
    <w:rsid w:val="00C63D39"/>
    <w:rsid w:val="00C63D6D"/>
    <w:rsid w:val="00C64307"/>
    <w:rsid w:val="00C64328"/>
    <w:rsid w:val="00C644A6"/>
    <w:rsid w:val="00C64599"/>
    <w:rsid w:val="00C6462F"/>
    <w:rsid w:val="00C64AED"/>
    <w:rsid w:val="00C64C1F"/>
    <w:rsid w:val="00C64FBA"/>
    <w:rsid w:val="00C65019"/>
    <w:rsid w:val="00C65088"/>
    <w:rsid w:val="00C650B6"/>
    <w:rsid w:val="00C65258"/>
    <w:rsid w:val="00C652A8"/>
    <w:rsid w:val="00C653AA"/>
    <w:rsid w:val="00C654B1"/>
    <w:rsid w:val="00C654ED"/>
    <w:rsid w:val="00C6585F"/>
    <w:rsid w:val="00C658DF"/>
    <w:rsid w:val="00C6593B"/>
    <w:rsid w:val="00C659AD"/>
    <w:rsid w:val="00C65B2B"/>
    <w:rsid w:val="00C65DCC"/>
    <w:rsid w:val="00C65E9D"/>
    <w:rsid w:val="00C66269"/>
    <w:rsid w:val="00C663CC"/>
    <w:rsid w:val="00C66457"/>
    <w:rsid w:val="00C6664C"/>
    <w:rsid w:val="00C66655"/>
    <w:rsid w:val="00C666BE"/>
    <w:rsid w:val="00C6672E"/>
    <w:rsid w:val="00C6676E"/>
    <w:rsid w:val="00C66BAF"/>
    <w:rsid w:val="00C66C2A"/>
    <w:rsid w:val="00C66EAB"/>
    <w:rsid w:val="00C66F8E"/>
    <w:rsid w:val="00C671F3"/>
    <w:rsid w:val="00C6728F"/>
    <w:rsid w:val="00C6781B"/>
    <w:rsid w:val="00C67A74"/>
    <w:rsid w:val="00C67DC8"/>
    <w:rsid w:val="00C67F55"/>
    <w:rsid w:val="00C705B9"/>
    <w:rsid w:val="00C705D4"/>
    <w:rsid w:val="00C708C6"/>
    <w:rsid w:val="00C70952"/>
    <w:rsid w:val="00C70BB8"/>
    <w:rsid w:val="00C70CA2"/>
    <w:rsid w:val="00C71218"/>
    <w:rsid w:val="00C71396"/>
    <w:rsid w:val="00C71537"/>
    <w:rsid w:val="00C71655"/>
    <w:rsid w:val="00C716F3"/>
    <w:rsid w:val="00C71AF9"/>
    <w:rsid w:val="00C71B76"/>
    <w:rsid w:val="00C71DD3"/>
    <w:rsid w:val="00C72237"/>
    <w:rsid w:val="00C72354"/>
    <w:rsid w:val="00C726A2"/>
    <w:rsid w:val="00C729A4"/>
    <w:rsid w:val="00C72B1E"/>
    <w:rsid w:val="00C72BB5"/>
    <w:rsid w:val="00C72FAF"/>
    <w:rsid w:val="00C7311F"/>
    <w:rsid w:val="00C73438"/>
    <w:rsid w:val="00C7354F"/>
    <w:rsid w:val="00C73F36"/>
    <w:rsid w:val="00C74073"/>
    <w:rsid w:val="00C743AE"/>
    <w:rsid w:val="00C743D3"/>
    <w:rsid w:val="00C745B0"/>
    <w:rsid w:val="00C746AB"/>
    <w:rsid w:val="00C74908"/>
    <w:rsid w:val="00C74A54"/>
    <w:rsid w:val="00C74BA2"/>
    <w:rsid w:val="00C74EBB"/>
    <w:rsid w:val="00C74F5D"/>
    <w:rsid w:val="00C751CE"/>
    <w:rsid w:val="00C752D2"/>
    <w:rsid w:val="00C75650"/>
    <w:rsid w:val="00C7575B"/>
    <w:rsid w:val="00C75887"/>
    <w:rsid w:val="00C75DDC"/>
    <w:rsid w:val="00C76072"/>
    <w:rsid w:val="00C760B2"/>
    <w:rsid w:val="00C762F9"/>
    <w:rsid w:val="00C76310"/>
    <w:rsid w:val="00C76427"/>
    <w:rsid w:val="00C7644A"/>
    <w:rsid w:val="00C76538"/>
    <w:rsid w:val="00C765FB"/>
    <w:rsid w:val="00C7662C"/>
    <w:rsid w:val="00C767F7"/>
    <w:rsid w:val="00C767FC"/>
    <w:rsid w:val="00C7694A"/>
    <w:rsid w:val="00C7698B"/>
    <w:rsid w:val="00C76F98"/>
    <w:rsid w:val="00C770FA"/>
    <w:rsid w:val="00C774DA"/>
    <w:rsid w:val="00C776F1"/>
    <w:rsid w:val="00C777EA"/>
    <w:rsid w:val="00C77A9C"/>
    <w:rsid w:val="00C80064"/>
    <w:rsid w:val="00C8011A"/>
    <w:rsid w:val="00C805C0"/>
    <w:rsid w:val="00C8066E"/>
    <w:rsid w:val="00C8073A"/>
    <w:rsid w:val="00C808C9"/>
    <w:rsid w:val="00C80ADD"/>
    <w:rsid w:val="00C80C45"/>
    <w:rsid w:val="00C80E4D"/>
    <w:rsid w:val="00C80F1F"/>
    <w:rsid w:val="00C81011"/>
    <w:rsid w:val="00C811B4"/>
    <w:rsid w:val="00C81394"/>
    <w:rsid w:val="00C81468"/>
    <w:rsid w:val="00C81807"/>
    <w:rsid w:val="00C818B6"/>
    <w:rsid w:val="00C81B22"/>
    <w:rsid w:val="00C81B52"/>
    <w:rsid w:val="00C8245D"/>
    <w:rsid w:val="00C82717"/>
    <w:rsid w:val="00C82773"/>
    <w:rsid w:val="00C82ACF"/>
    <w:rsid w:val="00C82E9C"/>
    <w:rsid w:val="00C82F5B"/>
    <w:rsid w:val="00C83120"/>
    <w:rsid w:val="00C8313C"/>
    <w:rsid w:val="00C83323"/>
    <w:rsid w:val="00C836D2"/>
    <w:rsid w:val="00C83A9D"/>
    <w:rsid w:val="00C84014"/>
    <w:rsid w:val="00C84376"/>
    <w:rsid w:val="00C846E8"/>
    <w:rsid w:val="00C84B21"/>
    <w:rsid w:val="00C84CAC"/>
    <w:rsid w:val="00C84D1D"/>
    <w:rsid w:val="00C84F1F"/>
    <w:rsid w:val="00C850DA"/>
    <w:rsid w:val="00C8531E"/>
    <w:rsid w:val="00C858B6"/>
    <w:rsid w:val="00C85948"/>
    <w:rsid w:val="00C85B9E"/>
    <w:rsid w:val="00C85DC3"/>
    <w:rsid w:val="00C85E93"/>
    <w:rsid w:val="00C861AB"/>
    <w:rsid w:val="00C86266"/>
    <w:rsid w:val="00C86365"/>
    <w:rsid w:val="00C866D0"/>
    <w:rsid w:val="00C8670F"/>
    <w:rsid w:val="00C8679C"/>
    <w:rsid w:val="00C86849"/>
    <w:rsid w:val="00C868D8"/>
    <w:rsid w:val="00C86B83"/>
    <w:rsid w:val="00C86C7E"/>
    <w:rsid w:val="00C8702F"/>
    <w:rsid w:val="00C872F0"/>
    <w:rsid w:val="00C8778F"/>
    <w:rsid w:val="00C878DF"/>
    <w:rsid w:val="00C87C62"/>
    <w:rsid w:val="00C87C93"/>
    <w:rsid w:val="00C87D6C"/>
    <w:rsid w:val="00C87DE9"/>
    <w:rsid w:val="00C87E18"/>
    <w:rsid w:val="00C87E7F"/>
    <w:rsid w:val="00C900FB"/>
    <w:rsid w:val="00C9042C"/>
    <w:rsid w:val="00C905CE"/>
    <w:rsid w:val="00C907FA"/>
    <w:rsid w:val="00C909B6"/>
    <w:rsid w:val="00C90BBB"/>
    <w:rsid w:val="00C90DEA"/>
    <w:rsid w:val="00C90E2A"/>
    <w:rsid w:val="00C9111C"/>
    <w:rsid w:val="00C91872"/>
    <w:rsid w:val="00C91B16"/>
    <w:rsid w:val="00C91E2F"/>
    <w:rsid w:val="00C91FEF"/>
    <w:rsid w:val="00C9227C"/>
    <w:rsid w:val="00C9228E"/>
    <w:rsid w:val="00C92369"/>
    <w:rsid w:val="00C92385"/>
    <w:rsid w:val="00C92516"/>
    <w:rsid w:val="00C9259C"/>
    <w:rsid w:val="00C927AB"/>
    <w:rsid w:val="00C927C3"/>
    <w:rsid w:val="00C928A3"/>
    <w:rsid w:val="00C92939"/>
    <w:rsid w:val="00C92953"/>
    <w:rsid w:val="00C92A0B"/>
    <w:rsid w:val="00C92B7E"/>
    <w:rsid w:val="00C92CA7"/>
    <w:rsid w:val="00C92CD8"/>
    <w:rsid w:val="00C92F7F"/>
    <w:rsid w:val="00C93086"/>
    <w:rsid w:val="00C93334"/>
    <w:rsid w:val="00C933B5"/>
    <w:rsid w:val="00C934B1"/>
    <w:rsid w:val="00C9365D"/>
    <w:rsid w:val="00C93B66"/>
    <w:rsid w:val="00C93C1B"/>
    <w:rsid w:val="00C93CEB"/>
    <w:rsid w:val="00C93E6E"/>
    <w:rsid w:val="00C93E83"/>
    <w:rsid w:val="00C94043"/>
    <w:rsid w:val="00C943B1"/>
    <w:rsid w:val="00C943F9"/>
    <w:rsid w:val="00C94437"/>
    <w:rsid w:val="00C9449A"/>
    <w:rsid w:val="00C94790"/>
    <w:rsid w:val="00C947B0"/>
    <w:rsid w:val="00C947B5"/>
    <w:rsid w:val="00C94928"/>
    <w:rsid w:val="00C9492B"/>
    <w:rsid w:val="00C94B7D"/>
    <w:rsid w:val="00C94D21"/>
    <w:rsid w:val="00C94F70"/>
    <w:rsid w:val="00C94FE3"/>
    <w:rsid w:val="00C9502A"/>
    <w:rsid w:val="00C950BB"/>
    <w:rsid w:val="00C9511E"/>
    <w:rsid w:val="00C95668"/>
    <w:rsid w:val="00C9571C"/>
    <w:rsid w:val="00C957FF"/>
    <w:rsid w:val="00C9580C"/>
    <w:rsid w:val="00C9598B"/>
    <w:rsid w:val="00C95ADB"/>
    <w:rsid w:val="00C95B63"/>
    <w:rsid w:val="00C95C12"/>
    <w:rsid w:val="00C9638F"/>
    <w:rsid w:val="00C96561"/>
    <w:rsid w:val="00C965AD"/>
    <w:rsid w:val="00C965B1"/>
    <w:rsid w:val="00C969F4"/>
    <w:rsid w:val="00C96A5A"/>
    <w:rsid w:val="00C96C2C"/>
    <w:rsid w:val="00C96E82"/>
    <w:rsid w:val="00C96F27"/>
    <w:rsid w:val="00C96F40"/>
    <w:rsid w:val="00C9737F"/>
    <w:rsid w:val="00C97395"/>
    <w:rsid w:val="00C974A8"/>
    <w:rsid w:val="00C9751C"/>
    <w:rsid w:val="00C97632"/>
    <w:rsid w:val="00C9799F"/>
    <w:rsid w:val="00C97A0D"/>
    <w:rsid w:val="00C97A29"/>
    <w:rsid w:val="00C97AC5"/>
    <w:rsid w:val="00C97B68"/>
    <w:rsid w:val="00C97B7A"/>
    <w:rsid w:val="00CA0251"/>
    <w:rsid w:val="00CA02A6"/>
    <w:rsid w:val="00CA033B"/>
    <w:rsid w:val="00CA03B3"/>
    <w:rsid w:val="00CA065B"/>
    <w:rsid w:val="00CA0C3D"/>
    <w:rsid w:val="00CA0CB2"/>
    <w:rsid w:val="00CA0CCF"/>
    <w:rsid w:val="00CA0D13"/>
    <w:rsid w:val="00CA110D"/>
    <w:rsid w:val="00CA1823"/>
    <w:rsid w:val="00CA1848"/>
    <w:rsid w:val="00CA1962"/>
    <w:rsid w:val="00CA19EC"/>
    <w:rsid w:val="00CA24C8"/>
    <w:rsid w:val="00CA290F"/>
    <w:rsid w:val="00CA29C0"/>
    <w:rsid w:val="00CA2E00"/>
    <w:rsid w:val="00CA2E33"/>
    <w:rsid w:val="00CA2F88"/>
    <w:rsid w:val="00CA3057"/>
    <w:rsid w:val="00CA313C"/>
    <w:rsid w:val="00CA31E0"/>
    <w:rsid w:val="00CA32D2"/>
    <w:rsid w:val="00CA3528"/>
    <w:rsid w:val="00CA35B2"/>
    <w:rsid w:val="00CA3724"/>
    <w:rsid w:val="00CA3736"/>
    <w:rsid w:val="00CA38E3"/>
    <w:rsid w:val="00CA38F5"/>
    <w:rsid w:val="00CA399A"/>
    <w:rsid w:val="00CA3C05"/>
    <w:rsid w:val="00CA3CF6"/>
    <w:rsid w:val="00CA4094"/>
    <w:rsid w:val="00CA4215"/>
    <w:rsid w:val="00CA42A2"/>
    <w:rsid w:val="00CA437F"/>
    <w:rsid w:val="00CA4440"/>
    <w:rsid w:val="00CA4866"/>
    <w:rsid w:val="00CA52AC"/>
    <w:rsid w:val="00CA5797"/>
    <w:rsid w:val="00CA57ED"/>
    <w:rsid w:val="00CA5C3E"/>
    <w:rsid w:val="00CA5D60"/>
    <w:rsid w:val="00CA5E4D"/>
    <w:rsid w:val="00CA5FDB"/>
    <w:rsid w:val="00CA633B"/>
    <w:rsid w:val="00CA6468"/>
    <w:rsid w:val="00CA653E"/>
    <w:rsid w:val="00CA65B9"/>
    <w:rsid w:val="00CA65BD"/>
    <w:rsid w:val="00CA6761"/>
    <w:rsid w:val="00CA6A6B"/>
    <w:rsid w:val="00CA6C68"/>
    <w:rsid w:val="00CA6D3C"/>
    <w:rsid w:val="00CA6D71"/>
    <w:rsid w:val="00CA6D89"/>
    <w:rsid w:val="00CA6E86"/>
    <w:rsid w:val="00CA6E9F"/>
    <w:rsid w:val="00CA71FB"/>
    <w:rsid w:val="00CA7364"/>
    <w:rsid w:val="00CA74C8"/>
    <w:rsid w:val="00CA78E7"/>
    <w:rsid w:val="00CA7998"/>
    <w:rsid w:val="00CA7AD4"/>
    <w:rsid w:val="00CA7C7B"/>
    <w:rsid w:val="00CA7C9F"/>
    <w:rsid w:val="00CB00CA"/>
    <w:rsid w:val="00CB00D0"/>
    <w:rsid w:val="00CB0116"/>
    <w:rsid w:val="00CB044A"/>
    <w:rsid w:val="00CB058E"/>
    <w:rsid w:val="00CB08A1"/>
    <w:rsid w:val="00CB09DA"/>
    <w:rsid w:val="00CB09FB"/>
    <w:rsid w:val="00CB0A4C"/>
    <w:rsid w:val="00CB0D76"/>
    <w:rsid w:val="00CB0D99"/>
    <w:rsid w:val="00CB0DB5"/>
    <w:rsid w:val="00CB1062"/>
    <w:rsid w:val="00CB1194"/>
    <w:rsid w:val="00CB119B"/>
    <w:rsid w:val="00CB1241"/>
    <w:rsid w:val="00CB148D"/>
    <w:rsid w:val="00CB1561"/>
    <w:rsid w:val="00CB1A14"/>
    <w:rsid w:val="00CB1A30"/>
    <w:rsid w:val="00CB1C21"/>
    <w:rsid w:val="00CB1C34"/>
    <w:rsid w:val="00CB22D2"/>
    <w:rsid w:val="00CB2592"/>
    <w:rsid w:val="00CB28D5"/>
    <w:rsid w:val="00CB2D62"/>
    <w:rsid w:val="00CB3244"/>
    <w:rsid w:val="00CB3294"/>
    <w:rsid w:val="00CB32A1"/>
    <w:rsid w:val="00CB32BA"/>
    <w:rsid w:val="00CB3361"/>
    <w:rsid w:val="00CB3629"/>
    <w:rsid w:val="00CB3915"/>
    <w:rsid w:val="00CB3C5F"/>
    <w:rsid w:val="00CB3E0A"/>
    <w:rsid w:val="00CB3E79"/>
    <w:rsid w:val="00CB3F85"/>
    <w:rsid w:val="00CB417A"/>
    <w:rsid w:val="00CB4538"/>
    <w:rsid w:val="00CB45D7"/>
    <w:rsid w:val="00CB4CB6"/>
    <w:rsid w:val="00CB5057"/>
    <w:rsid w:val="00CB5597"/>
    <w:rsid w:val="00CB5949"/>
    <w:rsid w:val="00CB5A72"/>
    <w:rsid w:val="00CB5E68"/>
    <w:rsid w:val="00CB61F0"/>
    <w:rsid w:val="00CB6215"/>
    <w:rsid w:val="00CB626F"/>
    <w:rsid w:val="00CB634F"/>
    <w:rsid w:val="00CB6409"/>
    <w:rsid w:val="00CB64A0"/>
    <w:rsid w:val="00CB6523"/>
    <w:rsid w:val="00CB6611"/>
    <w:rsid w:val="00CB66B3"/>
    <w:rsid w:val="00CB6782"/>
    <w:rsid w:val="00CB67E8"/>
    <w:rsid w:val="00CB68ED"/>
    <w:rsid w:val="00CB68F6"/>
    <w:rsid w:val="00CB6EAC"/>
    <w:rsid w:val="00CB6F15"/>
    <w:rsid w:val="00CB7130"/>
    <w:rsid w:val="00CB73B1"/>
    <w:rsid w:val="00CB7635"/>
    <w:rsid w:val="00CB7858"/>
    <w:rsid w:val="00CB7BD7"/>
    <w:rsid w:val="00CB7C50"/>
    <w:rsid w:val="00CC0490"/>
    <w:rsid w:val="00CC05A2"/>
    <w:rsid w:val="00CC0623"/>
    <w:rsid w:val="00CC0685"/>
    <w:rsid w:val="00CC06CB"/>
    <w:rsid w:val="00CC096A"/>
    <w:rsid w:val="00CC0A9F"/>
    <w:rsid w:val="00CC0DB3"/>
    <w:rsid w:val="00CC0EEB"/>
    <w:rsid w:val="00CC0FC7"/>
    <w:rsid w:val="00CC10C0"/>
    <w:rsid w:val="00CC1270"/>
    <w:rsid w:val="00CC12C7"/>
    <w:rsid w:val="00CC131B"/>
    <w:rsid w:val="00CC150F"/>
    <w:rsid w:val="00CC15CE"/>
    <w:rsid w:val="00CC1765"/>
    <w:rsid w:val="00CC1A20"/>
    <w:rsid w:val="00CC1C15"/>
    <w:rsid w:val="00CC1D39"/>
    <w:rsid w:val="00CC1EC3"/>
    <w:rsid w:val="00CC2074"/>
    <w:rsid w:val="00CC2847"/>
    <w:rsid w:val="00CC28AE"/>
    <w:rsid w:val="00CC28EB"/>
    <w:rsid w:val="00CC2A4C"/>
    <w:rsid w:val="00CC2E02"/>
    <w:rsid w:val="00CC2FD9"/>
    <w:rsid w:val="00CC314A"/>
    <w:rsid w:val="00CC315F"/>
    <w:rsid w:val="00CC3196"/>
    <w:rsid w:val="00CC3385"/>
    <w:rsid w:val="00CC34A3"/>
    <w:rsid w:val="00CC353A"/>
    <w:rsid w:val="00CC3AE9"/>
    <w:rsid w:val="00CC3EA6"/>
    <w:rsid w:val="00CC4024"/>
    <w:rsid w:val="00CC405B"/>
    <w:rsid w:val="00CC43BD"/>
    <w:rsid w:val="00CC4628"/>
    <w:rsid w:val="00CC46C6"/>
    <w:rsid w:val="00CC4790"/>
    <w:rsid w:val="00CC49AE"/>
    <w:rsid w:val="00CC4A68"/>
    <w:rsid w:val="00CC4ADB"/>
    <w:rsid w:val="00CC4C1C"/>
    <w:rsid w:val="00CC4D5A"/>
    <w:rsid w:val="00CC4E7C"/>
    <w:rsid w:val="00CC4F0D"/>
    <w:rsid w:val="00CC515A"/>
    <w:rsid w:val="00CC5185"/>
    <w:rsid w:val="00CC51DD"/>
    <w:rsid w:val="00CC5377"/>
    <w:rsid w:val="00CC5570"/>
    <w:rsid w:val="00CC56A5"/>
    <w:rsid w:val="00CC56F8"/>
    <w:rsid w:val="00CC5AEF"/>
    <w:rsid w:val="00CC5B41"/>
    <w:rsid w:val="00CC5D30"/>
    <w:rsid w:val="00CC5D7C"/>
    <w:rsid w:val="00CC5D88"/>
    <w:rsid w:val="00CC5F9B"/>
    <w:rsid w:val="00CC5FB9"/>
    <w:rsid w:val="00CC5FCE"/>
    <w:rsid w:val="00CC63DF"/>
    <w:rsid w:val="00CC6525"/>
    <w:rsid w:val="00CC660D"/>
    <w:rsid w:val="00CC661A"/>
    <w:rsid w:val="00CC6960"/>
    <w:rsid w:val="00CC6B3F"/>
    <w:rsid w:val="00CC6D78"/>
    <w:rsid w:val="00CC6FDB"/>
    <w:rsid w:val="00CC71D9"/>
    <w:rsid w:val="00CC767A"/>
    <w:rsid w:val="00CC76EE"/>
    <w:rsid w:val="00CC7842"/>
    <w:rsid w:val="00CC7886"/>
    <w:rsid w:val="00CC7B2F"/>
    <w:rsid w:val="00CC7B85"/>
    <w:rsid w:val="00CC7EC8"/>
    <w:rsid w:val="00CD00FC"/>
    <w:rsid w:val="00CD0103"/>
    <w:rsid w:val="00CD0190"/>
    <w:rsid w:val="00CD01E4"/>
    <w:rsid w:val="00CD0252"/>
    <w:rsid w:val="00CD0270"/>
    <w:rsid w:val="00CD04BD"/>
    <w:rsid w:val="00CD05BB"/>
    <w:rsid w:val="00CD0647"/>
    <w:rsid w:val="00CD078D"/>
    <w:rsid w:val="00CD07C2"/>
    <w:rsid w:val="00CD0D8E"/>
    <w:rsid w:val="00CD0E3A"/>
    <w:rsid w:val="00CD10A5"/>
    <w:rsid w:val="00CD12C0"/>
    <w:rsid w:val="00CD1323"/>
    <w:rsid w:val="00CD1352"/>
    <w:rsid w:val="00CD13EE"/>
    <w:rsid w:val="00CD15BD"/>
    <w:rsid w:val="00CD168E"/>
    <w:rsid w:val="00CD1811"/>
    <w:rsid w:val="00CD1D5C"/>
    <w:rsid w:val="00CD1D75"/>
    <w:rsid w:val="00CD1F94"/>
    <w:rsid w:val="00CD2138"/>
    <w:rsid w:val="00CD2286"/>
    <w:rsid w:val="00CD2406"/>
    <w:rsid w:val="00CD2414"/>
    <w:rsid w:val="00CD2469"/>
    <w:rsid w:val="00CD246F"/>
    <w:rsid w:val="00CD24E2"/>
    <w:rsid w:val="00CD2694"/>
    <w:rsid w:val="00CD2ED2"/>
    <w:rsid w:val="00CD32B8"/>
    <w:rsid w:val="00CD332D"/>
    <w:rsid w:val="00CD35CA"/>
    <w:rsid w:val="00CD362F"/>
    <w:rsid w:val="00CD364F"/>
    <w:rsid w:val="00CD36E3"/>
    <w:rsid w:val="00CD387C"/>
    <w:rsid w:val="00CD393D"/>
    <w:rsid w:val="00CD42C9"/>
    <w:rsid w:val="00CD4321"/>
    <w:rsid w:val="00CD44F9"/>
    <w:rsid w:val="00CD463D"/>
    <w:rsid w:val="00CD4A0E"/>
    <w:rsid w:val="00CD4A4B"/>
    <w:rsid w:val="00CD4AEB"/>
    <w:rsid w:val="00CD4C9C"/>
    <w:rsid w:val="00CD51FE"/>
    <w:rsid w:val="00CD5CDB"/>
    <w:rsid w:val="00CD5DB8"/>
    <w:rsid w:val="00CD6440"/>
    <w:rsid w:val="00CD648A"/>
    <w:rsid w:val="00CD65AB"/>
    <w:rsid w:val="00CD65F4"/>
    <w:rsid w:val="00CD6667"/>
    <w:rsid w:val="00CD6790"/>
    <w:rsid w:val="00CD687E"/>
    <w:rsid w:val="00CD6A56"/>
    <w:rsid w:val="00CD6BCD"/>
    <w:rsid w:val="00CD6C2C"/>
    <w:rsid w:val="00CD6CB3"/>
    <w:rsid w:val="00CD6DB3"/>
    <w:rsid w:val="00CD6E72"/>
    <w:rsid w:val="00CD6EC1"/>
    <w:rsid w:val="00CD6F4A"/>
    <w:rsid w:val="00CD700D"/>
    <w:rsid w:val="00CD702C"/>
    <w:rsid w:val="00CD7136"/>
    <w:rsid w:val="00CD7338"/>
    <w:rsid w:val="00CD7418"/>
    <w:rsid w:val="00CD790B"/>
    <w:rsid w:val="00CD7EBB"/>
    <w:rsid w:val="00CD7F6D"/>
    <w:rsid w:val="00CE0103"/>
    <w:rsid w:val="00CE02AF"/>
    <w:rsid w:val="00CE08D3"/>
    <w:rsid w:val="00CE0A06"/>
    <w:rsid w:val="00CE0AA3"/>
    <w:rsid w:val="00CE0C49"/>
    <w:rsid w:val="00CE10CB"/>
    <w:rsid w:val="00CE1108"/>
    <w:rsid w:val="00CE11CC"/>
    <w:rsid w:val="00CE1477"/>
    <w:rsid w:val="00CE1490"/>
    <w:rsid w:val="00CE171C"/>
    <w:rsid w:val="00CE1780"/>
    <w:rsid w:val="00CE1792"/>
    <w:rsid w:val="00CE17C4"/>
    <w:rsid w:val="00CE184E"/>
    <w:rsid w:val="00CE1983"/>
    <w:rsid w:val="00CE1EA6"/>
    <w:rsid w:val="00CE1F32"/>
    <w:rsid w:val="00CE1F8D"/>
    <w:rsid w:val="00CE2022"/>
    <w:rsid w:val="00CE23E5"/>
    <w:rsid w:val="00CE24F0"/>
    <w:rsid w:val="00CE256A"/>
    <w:rsid w:val="00CE2654"/>
    <w:rsid w:val="00CE266A"/>
    <w:rsid w:val="00CE269B"/>
    <w:rsid w:val="00CE26C3"/>
    <w:rsid w:val="00CE28C9"/>
    <w:rsid w:val="00CE2A0A"/>
    <w:rsid w:val="00CE2C1D"/>
    <w:rsid w:val="00CE2D0A"/>
    <w:rsid w:val="00CE2FC6"/>
    <w:rsid w:val="00CE30FD"/>
    <w:rsid w:val="00CE3340"/>
    <w:rsid w:val="00CE3439"/>
    <w:rsid w:val="00CE3448"/>
    <w:rsid w:val="00CE3450"/>
    <w:rsid w:val="00CE34AF"/>
    <w:rsid w:val="00CE34C2"/>
    <w:rsid w:val="00CE37CE"/>
    <w:rsid w:val="00CE37FF"/>
    <w:rsid w:val="00CE3834"/>
    <w:rsid w:val="00CE38F6"/>
    <w:rsid w:val="00CE3A2B"/>
    <w:rsid w:val="00CE3AAE"/>
    <w:rsid w:val="00CE3C8D"/>
    <w:rsid w:val="00CE3E6D"/>
    <w:rsid w:val="00CE3FF9"/>
    <w:rsid w:val="00CE4039"/>
    <w:rsid w:val="00CE44C4"/>
    <w:rsid w:val="00CE462F"/>
    <w:rsid w:val="00CE4748"/>
    <w:rsid w:val="00CE4752"/>
    <w:rsid w:val="00CE4A83"/>
    <w:rsid w:val="00CE4BBD"/>
    <w:rsid w:val="00CE4E6B"/>
    <w:rsid w:val="00CE508D"/>
    <w:rsid w:val="00CE50C5"/>
    <w:rsid w:val="00CE5368"/>
    <w:rsid w:val="00CE576E"/>
    <w:rsid w:val="00CE57F1"/>
    <w:rsid w:val="00CE5AB8"/>
    <w:rsid w:val="00CE5BCF"/>
    <w:rsid w:val="00CE619C"/>
    <w:rsid w:val="00CE648D"/>
    <w:rsid w:val="00CE64F4"/>
    <w:rsid w:val="00CE6699"/>
    <w:rsid w:val="00CE675D"/>
    <w:rsid w:val="00CE6871"/>
    <w:rsid w:val="00CE6BBB"/>
    <w:rsid w:val="00CE6DB8"/>
    <w:rsid w:val="00CE6F29"/>
    <w:rsid w:val="00CE7043"/>
    <w:rsid w:val="00CE734D"/>
    <w:rsid w:val="00CE735C"/>
    <w:rsid w:val="00CE743D"/>
    <w:rsid w:val="00CE7A93"/>
    <w:rsid w:val="00CE7E32"/>
    <w:rsid w:val="00CE7F6F"/>
    <w:rsid w:val="00CF01AA"/>
    <w:rsid w:val="00CF0829"/>
    <w:rsid w:val="00CF0833"/>
    <w:rsid w:val="00CF1047"/>
    <w:rsid w:val="00CF1346"/>
    <w:rsid w:val="00CF174B"/>
    <w:rsid w:val="00CF18AB"/>
    <w:rsid w:val="00CF1910"/>
    <w:rsid w:val="00CF1936"/>
    <w:rsid w:val="00CF1F01"/>
    <w:rsid w:val="00CF1F7F"/>
    <w:rsid w:val="00CF22EF"/>
    <w:rsid w:val="00CF24E0"/>
    <w:rsid w:val="00CF24E5"/>
    <w:rsid w:val="00CF270F"/>
    <w:rsid w:val="00CF284C"/>
    <w:rsid w:val="00CF2B8E"/>
    <w:rsid w:val="00CF2BE6"/>
    <w:rsid w:val="00CF2C97"/>
    <w:rsid w:val="00CF2D81"/>
    <w:rsid w:val="00CF2EC4"/>
    <w:rsid w:val="00CF2F91"/>
    <w:rsid w:val="00CF3448"/>
    <w:rsid w:val="00CF3671"/>
    <w:rsid w:val="00CF37EA"/>
    <w:rsid w:val="00CF3967"/>
    <w:rsid w:val="00CF39C4"/>
    <w:rsid w:val="00CF3A62"/>
    <w:rsid w:val="00CF3B3D"/>
    <w:rsid w:val="00CF4278"/>
    <w:rsid w:val="00CF42C9"/>
    <w:rsid w:val="00CF4334"/>
    <w:rsid w:val="00CF44DF"/>
    <w:rsid w:val="00CF44E3"/>
    <w:rsid w:val="00CF4FAB"/>
    <w:rsid w:val="00CF5166"/>
    <w:rsid w:val="00CF5235"/>
    <w:rsid w:val="00CF53BA"/>
    <w:rsid w:val="00CF56D3"/>
    <w:rsid w:val="00CF57AF"/>
    <w:rsid w:val="00CF57BF"/>
    <w:rsid w:val="00CF5828"/>
    <w:rsid w:val="00CF588A"/>
    <w:rsid w:val="00CF58D1"/>
    <w:rsid w:val="00CF598F"/>
    <w:rsid w:val="00CF599D"/>
    <w:rsid w:val="00CF5A13"/>
    <w:rsid w:val="00CF5D02"/>
    <w:rsid w:val="00CF5E07"/>
    <w:rsid w:val="00CF5EFA"/>
    <w:rsid w:val="00CF61E2"/>
    <w:rsid w:val="00CF6534"/>
    <w:rsid w:val="00CF6546"/>
    <w:rsid w:val="00CF66AD"/>
    <w:rsid w:val="00CF68EA"/>
    <w:rsid w:val="00CF6922"/>
    <w:rsid w:val="00CF6BE4"/>
    <w:rsid w:val="00CF6C09"/>
    <w:rsid w:val="00CF708E"/>
    <w:rsid w:val="00CF72E6"/>
    <w:rsid w:val="00CF7876"/>
    <w:rsid w:val="00CF788A"/>
    <w:rsid w:val="00CF79B8"/>
    <w:rsid w:val="00CF7A34"/>
    <w:rsid w:val="00CF7AA7"/>
    <w:rsid w:val="00CF7FD6"/>
    <w:rsid w:val="00D0006B"/>
    <w:rsid w:val="00D003DD"/>
    <w:rsid w:val="00D00855"/>
    <w:rsid w:val="00D00CCC"/>
    <w:rsid w:val="00D00D54"/>
    <w:rsid w:val="00D00FAB"/>
    <w:rsid w:val="00D01053"/>
    <w:rsid w:val="00D0124F"/>
    <w:rsid w:val="00D012DA"/>
    <w:rsid w:val="00D0151C"/>
    <w:rsid w:val="00D017AC"/>
    <w:rsid w:val="00D017EA"/>
    <w:rsid w:val="00D01AF6"/>
    <w:rsid w:val="00D01BA1"/>
    <w:rsid w:val="00D01C00"/>
    <w:rsid w:val="00D01F1D"/>
    <w:rsid w:val="00D02054"/>
    <w:rsid w:val="00D02089"/>
    <w:rsid w:val="00D0208C"/>
    <w:rsid w:val="00D02689"/>
    <w:rsid w:val="00D026DB"/>
    <w:rsid w:val="00D02986"/>
    <w:rsid w:val="00D029F6"/>
    <w:rsid w:val="00D02A99"/>
    <w:rsid w:val="00D02AEB"/>
    <w:rsid w:val="00D02F1E"/>
    <w:rsid w:val="00D031D4"/>
    <w:rsid w:val="00D0337F"/>
    <w:rsid w:val="00D0343D"/>
    <w:rsid w:val="00D03580"/>
    <w:rsid w:val="00D03704"/>
    <w:rsid w:val="00D038B4"/>
    <w:rsid w:val="00D0399E"/>
    <w:rsid w:val="00D03A12"/>
    <w:rsid w:val="00D03BBA"/>
    <w:rsid w:val="00D03CEC"/>
    <w:rsid w:val="00D03EEB"/>
    <w:rsid w:val="00D04331"/>
    <w:rsid w:val="00D04474"/>
    <w:rsid w:val="00D045E4"/>
    <w:rsid w:val="00D04666"/>
    <w:rsid w:val="00D04869"/>
    <w:rsid w:val="00D04C07"/>
    <w:rsid w:val="00D04D98"/>
    <w:rsid w:val="00D05054"/>
    <w:rsid w:val="00D05138"/>
    <w:rsid w:val="00D053C2"/>
    <w:rsid w:val="00D054EB"/>
    <w:rsid w:val="00D054F8"/>
    <w:rsid w:val="00D05534"/>
    <w:rsid w:val="00D05568"/>
    <w:rsid w:val="00D05740"/>
    <w:rsid w:val="00D057BD"/>
    <w:rsid w:val="00D057FF"/>
    <w:rsid w:val="00D05E4B"/>
    <w:rsid w:val="00D0651D"/>
    <w:rsid w:val="00D0663F"/>
    <w:rsid w:val="00D06B58"/>
    <w:rsid w:val="00D06BFD"/>
    <w:rsid w:val="00D06F14"/>
    <w:rsid w:val="00D06FF1"/>
    <w:rsid w:val="00D0747A"/>
    <w:rsid w:val="00D076D9"/>
    <w:rsid w:val="00D079E1"/>
    <w:rsid w:val="00D07C61"/>
    <w:rsid w:val="00D07CB0"/>
    <w:rsid w:val="00D07ED1"/>
    <w:rsid w:val="00D1008E"/>
    <w:rsid w:val="00D100A8"/>
    <w:rsid w:val="00D1022C"/>
    <w:rsid w:val="00D10503"/>
    <w:rsid w:val="00D10CE4"/>
    <w:rsid w:val="00D10E85"/>
    <w:rsid w:val="00D11406"/>
    <w:rsid w:val="00D11476"/>
    <w:rsid w:val="00D1205E"/>
    <w:rsid w:val="00D123AD"/>
    <w:rsid w:val="00D127A9"/>
    <w:rsid w:val="00D12B2A"/>
    <w:rsid w:val="00D12CB9"/>
    <w:rsid w:val="00D12D56"/>
    <w:rsid w:val="00D12E5A"/>
    <w:rsid w:val="00D12F7B"/>
    <w:rsid w:val="00D1311A"/>
    <w:rsid w:val="00D131AC"/>
    <w:rsid w:val="00D13318"/>
    <w:rsid w:val="00D13450"/>
    <w:rsid w:val="00D13456"/>
    <w:rsid w:val="00D135F8"/>
    <w:rsid w:val="00D1381C"/>
    <w:rsid w:val="00D139C2"/>
    <w:rsid w:val="00D13A2B"/>
    <w:rsid w:val="00D13C3D"/>
    <w:rsid w:val="00D13F6D"/>
    <w:rsid w:val="00D14124"/>
    <w:rsid w:val="00D143B2"/>
    <w:rsid w:val="00D14793"/>
    <w:rsid w:val="00D14805"/>
    <w:rsid w:val="00D149EA"/>
    <w:rsid w:val="00D14C4E"/>
    <w:rsid w:val="00D14CB4"/>
    <w:rsid w:val="00D14D6D"/>
    <w:rsid w:val="00D14E62"/>
    <w:rsid w:val="00D14F5F"/>
    <w:rsid w:val="00D15047"/>
    <w:rsid w:val="00D15170"/>
    <w:rsid w:val="00D151C5"/>
    <w:rsid w:val="00D15271"/>
    <w:rsid w:val="00D15427"/>
    <w:rsid w:val="00D15445"/>
    <w:rsid w:val="00D15628"/>
    <w:rsid w:val="00D15632"/>
    <w:rsid w:val="00D157E7"/>
    <w:rsid w:val="00D15847"/>
    <w:rsid w:val="00D15907"/>
    <w:rsid w:val="00D15A56"/>
    <w:rsid w:val="00D15D4C"/>
    <w:rsid w:val="00D15DCF"/>
    <w:rsid w:val="00D15EEA"/>
    <w:rsid w:val="00D15F51"/>
    <w:rsid w:val="00D162D9"/>
    <w:rsid w:val="00D16400"/>
    <w:rsid w:val="00D164DA"/>
    <w:rsid w:val="00D1658A"/>
    <w:rsid w:val="00D16596"/>
    <w:rsid w:val="00D16665"/>
    <w:rsid w:val="00D16685"/>
    <w:rsid w:val="00D1668C"/>
    <w:rsid w:val="00D166C0"/>
    <w:rsid w:val="00D16722"/>
    <w:rsid w:val="00D16872"/>
    <w:rsid w:val="00D16A56"/>
    <w:rsid w:val="00D16EA2"/>
    <w:rsid w:val="00D16F76"/>
    <w:rsid w:val="00D17352"/>
    <w:rsid w:val="00D17372"/>
    <w:rsid w:val="00D173B7"/>
    <w:rsid w:val="00D175A3"/>
    <w:rsid w:val="00D175A5"/>
    <w:rsid w:val="00D175AF"/>
    <w:rsid w:val="00D17914"/>
    <w:rsid w:val="00D17944"/>
    <w:rsid w:val="00D17984"/>
    <w:rsid w:val="00D17AB7"/>
    <w:rsid w:val="00D17BD4"/>
    <w:rsid w:val="00D17C76"/>
    <w:rsid w:val="00D17DFD"/>
    <w:rsid w:val="00D20494"/>
    <w:rsid w:val="00D20561"/>
    <w:rsid w:val="00D20881"/>
    <w:rsid w:val="00D208AA"/>
    <w:rsid w:val="00D2096E"/>
    <w:rsid w:val="00D209C2"/>
    <w:rsid w:val="00D20AB1"/>
    <w:rsid w:val="00D20C36"/>
    <w:rsid w:val="00D2101F"/>
    <w:rsid w:val="00D211C5"/>
    <w:rsid w:val="00D2128B"/>
    <w:rsid w:val="00D215B6"/>
    <w:rsid w:val="00D21747"/>
    <w:rsid w:val="00D2182C"/>
    <w:rsid w:val="00D21AE5"/>
    <w:rsid w:val="00D21B74"/>
    <w:rsid w:val="00D21C73"/>
    <w:rsid w:val="00D21C7F"/>
    <w:rsid w:val="00D221F4"/>
    <w:rsid w:val="00D2249D"/>
    <w:rsid w:val="00D226DE"/>
    <w:rsid w:val="00D22959"/>
    <w:rsid w:val="00D229CC"/>
    <w:rsid w:val="00D22D5A"/>
    <w:rsid w:val="00D22F53"/>
    <w:rsid w:val="00D235DB"/>
    <w:rsid w:val="00D236C5"/>
    <w:rsid w:val="00D23A71"/>
    <w:rsid w:val="00D23A7D"/>
    <w:rsid w:val="00D23AD2"/>
    <w:rsid w:val="00D23D56"/>
    <w:rsid w:val="00D24148"/>
    <w:rsid w:val="00D242FD"/>
    <w:rsid w:val="00D243BB"/>
    <w:rsid w:val="00D2469C"/>
    <w:rsid w:val="00D249DC"/>
    <w:rsid w:val="00D2534E"/>
    <w:rsid w:val="00D2596E"/>
    <w:rsid w:val="00D25B58"/>
    <w:rsid w:val="00D25D26"/>
    <w:rsid w:val="00D25E4A"/>
    <w:rsid w:val="00D25E75"/>
    <w:rsid w:val="00D26187"/>
    <w:rsid w:val="00D264E5"/>
    <w:rsid w:val="00D2656F"/>
    <w:rsid w:val="00D26594"/>
    <w:rsid w:val="00D26734"/>
    <w:rsid w:val="00D2681D"/>
    <w:rsid w:val="00D26A47"/>
    <w:rsid w:val="00D26AA3"/>
    <w:rsid w:val="00D26AFC"/>
    <w:rsid w:val="00D270CC"/>
    <w:rsid w:val="00D271E1"/>
    <w:rsid w:val="00D27398"/>
    <w:rsid w:val="00D277EC"/>
    <w:rsid w:val="00D27808"/>
    <w:rsid w:val="00D27A06"/>
    <w:rsid w:val="00D27A41"/>
    <w:rsid w:val="00D27B35"/>
    <w:rsid w:val="00D27F08"/>
    <w:rsid w:val="00D27FA7"/>
    <w:rsid w:val="00D3000B"/>
    <w:rsid w:val="00D30032"/>
    <w:rsid w:val="00D300C4"/>
    <w:rsid w:val="00D301E0"/>
    <w:rsid w:val="00D301F8"/>
    <w:rsid w:val="00D30270"/>
    <w:rsid w:val="00D304E8"/>
    <w:rsid w:val="00D3054D"/>
    <w:rsid w:val="00D30583"/>
    <w:rsid w:val="00D3059D"/>
    <w:rsid w:val="00D30697"/>
    <w:rsid w:val="00D306D9"/>
    <w:rsid w:val="00D30BD8"/>
    <w:rsid w:val="00D30C52"/>
    <w:rsid w:val="00D30F30"/>
    <w:rsid w:val="00D31123"/>
    <w:rsid w:val="00D312A9"/>
    <w:rsid w:val="00D31316"/>
    <w:rsid w:val="00D31447"/>
    <w:rsid w:val="00D31656"/>
    <w:rsid w:val="00D31B58"/>
    <w:rsid w:val="00D31C31"/>
    <w:rsid w:val="00D32252"/>
    <w:rsid w:val="00D32377"/>
    <w:rsid w:val="00D32395"/>
    <w:rsid w:val="00D323F7"/>
    <w:rsid w:val="00D3245B"/>
    <w:rsid w:val="00D324DE"/>
    <w:rsid w:val="00D325B8"/>
    <w:rsid w:val="00D329E7"/>
    <w:rsid w:val="00D3333F"/>
    <w:rsid w:val="00D33400"/>
    <w:rsid w:val="00D33747"/>
    <w:rsid w:val="00D338B4"/>
    <w:rsid w:val="00D33C15"/>
    <w:rsid w:val="00D33E5B"/>
    <w:rsid w:val="00D33ED2"/>
    <w:rsid w:val="00D3418A"/>
    <w:rsid w:val="00D3429B"/>
    <w:rsid w:val="00D343E2"/>
    <w:rsid w:val="00D34534"/>
    <w:rsid w:val="00D34AF0"/>
    <w:rsid w:val="00D34B6B"/>
    <w:rsid w:val="00D34CCE"/>
    <w:rsid w:val="00D34DE2"/>
    <w:rsid w:val="00D34E81"/>
    <w:rsid w:val="00D3517B"/>
    <w:rsid w:val="00D3543B"/>
    <w:rsid w:val="00D355EC"/>
    <w:rsid w:val="00D356AE"/>
    <w:rsid w:val="00D356D2"/>
    <w:rsid w:val="00D3570A"/>
    <w:rsid w:val="00D357A3"/>
    <w:rsid w:val="00D35991"/>
    <w:rsid w:val="00D35A51"/>
    <w:rsid w:val="00D35A80"/>
    <w:rsid w:val="00D35C45"/>
    <w:rsid w:val="00D35CA4"/>
    <w:rsid w:val="00D35D28"/>
    <w:rsid w:val="00D35E7B"/>
    <w:rsid w:val="00D35EA7"/>
    <w:rsid w:val="00D360D1"/>
    <w:rsid w:val="00D3618A"/>
    <w:rsid w:val="00D361C8"/>
    <w:rsid w:val="00D36564"/>
    <w:rsid w:val="00D36622"/>
    <w:rsid w:val="00D366D2"/>
    <w:rsid w:val="00D36896"/>
    <w:rsid w:val="00D368B1"/>
    <w:rsid w:val="00D36996"/>
    <w:rsid w:val="00D36C3B"/>
    <w:rsid w:val="00D36FB1"/>
    <w:rsid w:val="00D37194"/>
    <w:rsid w:val="00D371F8"/>
    <w:rsid w:val="00D373B7"/>
    <w:rsid w:val="00D37400"/>
    <w:rsid w:val="00D374EB"/>
    <w:rsid w:val="00D377E8"/>
    <w:rsid w:val="00D37978"/>
    <w:rsid w:val="00D37A8D"/>
    <w:rsid w:val="00D37D4E"/>
    <w:rsid w:val="00D400C8"/>
    <w:rsid w:val="00D4059E"/>
    <w:rsid w:val="00D40809"/>
    <w:rsid w:val="00D409A8"/>
    <w:rsid w:val="00D40D38"/>
    <w:rsid w:val="00D40D57"/>
    <w:rsid w:val="00D40F84"/>
    <w:rsid w:val="00D41338"/>
    <w:rsid w:val="00D41550"/>
    <w:rsid w:val="00D417B4"/>
    <w:rsid w:val="00D41816"/>
    <w:rsid w:val="00D41880"/>
    <w:rsid w:val="00D41AAF"/>
    <w:rsid w:val="00D41ACE"/>
    <w:rsid w:val="00D41DC6"/>
    <w:rsid w:val="00D41E7A"/>
    <w:rsid w:val="00D421CD"/>
    <w:rsid w:val="00D42265"/>
    <w:rsid w:val="00D423D4"/>
    <w:rsid w:val="00D42714"/>
    <w:rsid w:val="00D428FD"/>
    <w:rsid w:val="00D42A80"/>
    <w:rsid w:val="00D42B17"/>
    <w:rsid w:val="00D42C96"/>
    <w:rsid w:val="00D42D90"/>
    <w:rsid w:val="00D42E84"/>
    <w:rsid w:val="00D42FAC"/>
    <w:rsid w:val="00D43224"/>
    <w:rsid w:val="00D432AB"/>
    <w:rsid w:val="00D43880"/>
    <w:rsid w:val="00D43A47"/>
    <w:rsid w:val="00D43AB3"/>
    <w:rsid w:val="00D4400D"/>
    <w:rsid w:val="00D440F6"/>
    <w:rsid w:val="00D441EB"/>
    <w:rsid w:val="00D44414"/>
    <w:rsid w:val="00D4456D"/>
    <w:rsid w:val="00D44767"/>
    <w:rsid w:val="00D447F5"/>
    <w:rsid w:val="00D44910"/>
    <w:rsid w:val="00D44AF0"/>
    <w:rsid w:val="00D44B64"/>
    <w:rsid w:val="00D44E4A"/>
    <w:rsid w:val="00D44F08"/>
    <w:rsid w:val="00D45085"/>
    <w:rsid w:val="00D455CE"/>
    <w:rsid w:val="00D4571E"/>
    <w:rsid w:val="00D45959"/>
    <w:rsid w:val="00D45D59"/>
    <w:rsid w:val="00D45FD1"/>
    <w:rsid w:val="00D46479"/>
    <w:rsid w:val="00D46B35"/>
    <w:rsid w:val="00D46B3F"/>
    <w:rsid w:val="00D46C09"/>
    <w:rsid w:val="00D46D46"/>
    <w:rsid w:val="00D46EDD"/>
    <w:rsid w:val="00D4706C"/>
    <w:rsid w:val="00D4757D"/>
    <w:rsid w:val="00D475A1"/>
    <w:rsid w:val="00D47636"/>
    <w:rsid w:val="00D478E5"/>
    <w:rsid w:val="00D47A1E"/>
    <w:rsid w:val="00D50324"/>
    <w:rsid w:val="00D5041B"/>
    <w:rsid w:val="00D504C1"/>
    <w:rsid w:val="00D504C6"/>
    <w:rsid w:val="00D50653"/>
    <w:rsid w:val="00D5091C"/>
    <w:rsid w:val="00D50AD5"/>
    <w:rsid w:val="00D50BAA"/>
    <w:rsid w:val="00D50CF5"/>
    <w:rsid w:val="00D50D1F"/>
    <w:rsid w:val="00D50DFD"/>
    <w:rsid w:val="00D50E72"/>
    <w:rsid w:val="00D50EE1"/>
    <w:rsid w:val="00D5143D"/>
    <w:rsid w:val="00D51600"/>
    <w:rsid w:val="00D5165E"/>
    <w:rsid w:val="00D5177F"/>
    <w:rsid w:val="00D517E1"/>
    <w:rsid w:val="00D51B14"/>
    <w:rsid w:val="00D51EAB"/>
    <w:rsid w:val="00D5239C"/>
    <w:rsid w:val="00D52C1A"/>
    <w:rsid w:val="00D52DDC"/>
    <w:rsid w:val="00D53171"/>
    <w:rsid w:val="00D53192"/>
    <w:rsid w:val="00D531F7"/>
    <w:rsid w:val="00D532D8"/>
    <w:rsid w:val="00D533D3"/>
    <w:rsid w:val="00D533F2"/>
    <w:rsid w:val="00D53514"/>
    <w:rsid w:val="00D53584"/>
    <w:rsid w:val="00D53598"/>
    <w:rsid w:val="00D53897"/>
    <w:rsid w:val="00D53BAA"/>
    <w:rsid w:val="00D5406A"/>
    <w:rsid w:val="00D54188"/>
    <w:rsid w:val="00D54449"/>
    <w:rsid w:val="00D54562"/>
    <w:rsid w:val="00D54576"/>
    <w:rsid w:val="00D545FD"/>
    <w:rsid w:val="00D546D8"/>
    <w:rsid w:val="00D549A3"/>
    <w:rsid w:val="00D549D2"/>
    <w:rsid w:val="00D549F4"/>
    <w:rsid w:val="00D54A58"/>
    <w:rsid w:val="00D54B72"/>
    <w:rsid w:val="00D54BBC"/>
    <w:rsid w:val="00D54DE5"/>
    <w:rsid w:val="00D54F94"/>
    <w:rsid w:val="00D550D9"/>
    <w:rsid w:val="00D5543E"/>
    <w:rsid w:val="00D554A9"/>
    <w:rsid w:val="00D55B3D"/>
    <w:rsid w:val="00D55EC8"/>
    <w:rsid w:val="00D55F46"/>
    <w:rsid w:val="00D563DF"/>
    <w:rsid w:val="00D56448"/>
    <w:rsid w:val="00D564C4"/>
    <w:rsid w:val="00D566EF"/>
    <w:rsid w:val="00D567B5"/>
    <w:rsid w:val="00D56853"/>
    <w:rsid w:val="00D568E6"/>
    <w:rsid w:val="00D569A6"/>
    <w:rsid w:val="00D56D2B"/>
    <w:rsid w:val="00D56D75"/>
    <w:rsid w:val="00D56EAA"/>
    <w:rsid w:val="00D56F7F"/>
    <w:rsid w:val="00D574AB"/>
    <w:rsid w:val="00D575A9"/>
    <w:rsid w:val="00D575C2"/>
    <w:rsid w:val="00D576BE"/>
    <w:rsid w:val="00D57803"/>
    <w:rsid w:val="00D578E3"/>
    <w:rsid w:val="00D57E9C"/>
    <w:rsid w:val="00D57ECF"/>
    <w:rsid w:val="00D57FE2"/>
    <w:rsid w:val="00D6030F"/>
    <w:rsid w:val="00D60328"/>
    <w:rsid w:val="00D60492"/>
    <w:rsid w:val="00D60557"/>
    <w:rsid w:val="00D605A9"/>
    <w:rsid w:val="00D60646"/>
    <w:rsid w:val="00D60735"/>
    <w:rsid w:val="00D608AE"/>
    <w:rsid w:val="00D608BF"/>
    <w:rsid w:val="00D60954"/>
    <w:rsid w:val="00D60AAA"/>
    <w:rsid w:val="00D60AFC"/>
    <w:rsid w:val="00D611B1"/>
    <w:rsid w:val="00D616B6"/>
    <w:rsid w:val="00D61771"/>
    <w:rsid w:val="00D619A4"/>
    <w:rsid w:val="00D61C1A"/>
    <w:rsid w:val="00D61F9B"/>
    <w:rsid w:val="00D62305"/>
    <w:rsid w:val="00D6250B"/>
    <w:rsid w:val="00D62609"/>
    <w:rsid w:val="00D627D5"/>
    <w:rsid w:val="00D6285B"/>
    <w:rsid w:val="00D62AE9"/>
    <w:rsid w:val="00D62B29"/>
    <w:rsid w:val="00D62BA0"/>
    <w:rsid w:val="00D62C73"/>
    <w:rsid w:val="00D62DAE"/>
    <w:rsid w:val="00D62E3E"/>
    <w:rsid w:val="00D62E61"/>
    <w:rsid w:val="00D6303B"/>
    <w:rsid w:val="00D63144"/>
    <w:rsid w:val="00D63513"/>
    <w:rsid w:val="00D638B5"/>
    <w:rsid w:val="00D638FB"/>
    <w:rsid w:val="00D63C9C"/>
    <w:rsid w:val="00D63E98"/>
    <w:rsid w:val="00D64077"/>
    <w:rsid w:val="00D64197"/>
    <w:rsid w:val="00D643A3"/>
    <w:rsid w:val="00D643EE"/>
    <w:rsid w:val="00D6455E"/>
    <w:rsid w:val="00D646CD"/>
    <w:rsid w:val="00D6470A"/>
    <w:rsid w:val="00D649B7"/>
    <w:rsid w:val="00D64AEE"/>
    <w:rsid w:val="00D64C05"/>
    <w:rsid w:val="00D64DF7"/>
    <w:rsid w:val="00D64F05"/>
    <w:rsid w:val="00D65057"/>
    <w:rsid w:val="00D65068"/>
    <w:rsid w:val="00D650C7"/>
    <w:rsid w:val="00D652D5"/>
    <w:rsid w:val="00D653BB"/>
    <w:rsid w:val="00D65561"/>
    <w:rsid w:val="00D65961"/>
    <w:rsid w:val="00D65A66"/>
    <w:rsid w:val="00D65CF8"/>
    <w:rsid w:val="00D65EF8"/>
    <w:rsid w:val="00D660A7"/>
    <w:rsid w:val="00D660CB"/>
    <w:rsid w:val="00D660F0"/>
    <w:rsid w:val="00D66169"/>
    <w:rsid w:val="00D66186"/>
    <w:rsid w:val="00D662C5"/>
    <w:rsid w:val="00D6645C"/>
    <w:rsid w:val="00D66516"/>
    <w:rsid w:val="00D6656A"/>
    <w:rsid w:val="00D6664B"/>
    <w:rsid w:val="00D666FA"/>
    <w:rsid w:val="00D6693B"/>
    <w:rsid w:val="00D66A71"/>
    <w:rsid w:val="00D66B73"/>
    <w:rsid w:val="00D66DB8"/>
    <w:rsid w:val="00D66DE0"/>
    <w:rsid w:val="00D66F1C"/>
    <w:rsid w:val="00D67100"/>
    <w:rsid w:val="00D67113"/>
    <w:rsid w:val="00D671A3"/>
    <w:rsid w:val="00D6777B"/>
    <w:rsid w:val="00D67AE2"/>
    <w:rsid w:val="00D67B5E"/>
    <w:rsid w:val="00D67C45"/>
    <w:rsid w:val="00D67DA8"/>
    <w:rsid w:val="00D70450"/>
    <w:rsid w:val="00D706FA"/>
    <w:rsid w:val="00D7076C"/>
    <w:rsid w:val="00D70873"/>
    <w:rsid w:val="00D70893"/>
    <w:rsid w:val="00D708F9"/>
    <w:rsid w:val="00D70A10"/>
    <w:rsid w:val="00D70B6C"/>
    <w:rsid w:val="00D70C50"/>
    <w:rsid w:val="00D712E3"/>
    <w:rsid w:val="00D7132E"/>
    <w:rsid w:val="00D71436"/>
    <w:rsid w:val="00D71655"/>
    <w:rsid w:val="00D718D5"/>
    <w:rsid w:val="00D71CB2"/>
    <w:rsid w:val="00D72013"/>
    <w:rsid w:val="00D7238C"/>
    <w:rsid w:val="00D727AD"/>
    <w:rsid w:val="00D72A26"/>
    <w:rsid w:val="00D72D7C"/>
    <w:rsid w:val="00D73110"/>
    <w:rsid w:val="00D7317C"/>
    <w:rsid w:val="00D73474"/>
    <w:rsid w:val="00D7352F"/>
    <w:rsid w:val="00D735B7"/>
    <w:rsid w:val="00D73687"/>
    <w:rsid w:val="00D73855"/>
    <w:rsid w:val="00D7396F"/>
    <w:rsid w:val="00D73BDB"/>
    <w:rsid w:val="00D73C4A"/>
    <w:rsid w:val="00D73C59"/>
    <w:rsid w:val="00D73DCB"/>
    <w:rsid w:val="00D73F70"/>
    <w:rsid w:val="00D73FD9"/>
    <w:rsid w:val="00D7423F"/>
    <w:rsid w:val="00D74362"/>
    <w:rsid w:val="00D74725"/>
    <w:rsid w:val="00D7492C"/>
    <w:rsid w:val="00D749A3"/>
    <w:rsid w:val="00D749B1"/>
    <w:rsid w:val="00D74FD9"/>
    <w:rsid w:val="00D7506B"/>
    <w:rsid w:val="00D7541E"/>
    <w:rsid w:val="00D7549A"/>
    <w:rsid w:val="00D75616"/>
    <w:rsid w:val="00D75A21"/>
    <w:rsid w:val="00D75AA6"/>
    <w:rsid w:val="00D75AB9"/>
    <w:rsid w:val="00D75C41"/>
    <w:rsid w:val="00D75CD0"/>
    <w:rsid w:val="00D7624D"/>
    <w:rsid w:val="00D7637B"/>
    <w:rsid w:val="00D7654B"/>
    <w:rsid w:val="00D76BC7"/>
    <w:rsid w:val="00D76CEA"/>
    <w:rsid w:val="00D76D05"/>
    <w:rsid w:val="00D76E47"/>
    <w:rsid w:val="00D76E74"/>
    <w:rsid w:val="00D770FB"/>
    <w:rsid w:val="00D772C9"/>
    <w:rsid w:val="00D775C3"/>
    <w:rsid w:val="00D775EE"/>
    <w:rsid w:val="00D7783C"/>
    <w:rsid w:val="00D77C55"/>
    <w:rsid w:val="00D77DB0"/>
    <w:rsid w:val="00D77E3F"/>
    <w:rsid w:val="00D77FF2"/>
    <w:rsid w:val="00D80156"/>
    <w:rsid w:val="00D80293"/>
    <w:rsid w:val="00D803A0"/>
    <w:rsid w:val="00D803D9"/>
    <w:rsid w:val="00D804A6"/>
    <w:rsid w:val="00D80799"/>
    <w:rsid w:val="00D80905"/>
    <w:rsid w:val="00D809AC"/>
    <w:rsid w:val="00D80C4A"/>
    <w:rsid w:val="00D80C9A"/>
    <w:rsid w:val="00D80EB6"/>
    <w:rsid w:val="00D81209"/>
    <w:rsid w:val="00D81716"/>
    <w:rsid w:val="00D8197F"/>
    <w:rsid w:val="00D81C3E"/>
    <w:rsid w:val="00D81D67"/>
    <w:rsid w:val="00D81F30"/>
    <w:rsid w:val="00D8225E"/>
    <w:rsid w:val="00D822B1"/>
    <w:rsid w:val="00D8235C"/>
    <w:rsid w:val="00D8283F"/>
    <w:rsid w:val="00D82A1A"/>
    <w:rsid w:val="00D82C38"/>
    <w:rsid w:val="00D82DBE"/>
    <w:rsid w:val="00D82DCF"/>
    <w:rsid w:val="00D82ED6"/>
    <w:rsid w:val="00D82EE5"/>
    <w:rsid w:val="00D82FBA"/>
    <w:rsid w:val="00D83493"/>
    <w:rsid w:val="00D8359E"/>
    <w:rsid w:val="00D83622"/>
    <w:rsid w:val="00D83CDE"/>
    <w:rsid w:val="00D83D7A"/>
    <w:rsid w:val="00D83DB7"/>
    <w:rsid w:val="00D840B9"/>
    <w:rsid w:val="00D84307"/>
    <w:rsid w:val="00D844AE"/>
    <w:rsid w:val="00D846A2"/>
    <w:rsid w:val="00D84886"/>
    <w:rsid w:val="00D849AA"/>
    <w:rsid w:val="00D84D04"/>
    <w:rsid w:val="00D853CE"/>
    <w:rsid w:val="00D85966"/>
    <w:rsid w:val="00D85B0B"/>
    <w:rsid w:val="00D85BD0"/>
    <w:rsid w:val="00D86025"/>
    <w:rsid w:val="00D86211"/>
    <w:rsid w:val="00D86213"/>
    <w:rsid w:val="00D86256"/>
    <w:rsid w:val="00D863B6"/>
    <w:rsid w:val="00D86538"/>
    <w:rsid w:val="00D86802"/>
    <w:rsid w:val="00D86803"/>
    <w:rsid w:val="00D869B3"/>
    <w:rsid w:val="00D86A31"/>
    <w:rsid w:val="00D86C52"/>
    <w:rsid w:val="00D86CD8"/>
    <w:rsid w:val="00D871D0"/>
    <w:rsid w:val="00D872D8"/>
    <w:rsid w:val="00D874EC"/>
    <w:rsid w:val="00D877FB"/>
    <w:rsid w:val="00D87A1F"/>
    <w:rsid w:val="00D87A92"/>
    <w:rsid w:val="00D87AF1"/>
    <w:rsid w:val="00D90054"/>
    <w:rsid w:val="00D90124"/>
    <w:rsid w:val="00D901B6"/>
    <w:rsid w:val="00D90250"/>
    <w:rsid w:val="00D902A6"/>
    <w:rsid w:val="00D90386"/>
    <w:rsid w:val="00D90525"/>
    <w:rsid w:val="00D90996"/>
    <w:rsid w:val="00D9099A"/>
    <w:rsid w:val="00D90C01"/>
    <w:rsid w:val="00D90D13"/>
    <w:rsid w:val="00D90D3F"/>
    <w:rsid w:val="00D90DA6"/>
    <w:rsid w:val="00D90E21"/>
    <w:rsid w:val="00D90F67"/>
    <w:rsid w:val="00D9172A"/>
    <w:rsid w:val="00D919DE"/>
    <w:rsid w:val="00D91A35"/>
    <w:rsid w:val="00D91A4E"/>
    <w:rsid w:val="00D91A93"/>
    <w:rsid w:val="00D91AB4"/>
    <w:rsid w:val="00D91CC7"/>
    <w:rsid w:val="00D91CF9"/>
    <w:rsid w:val="00D91E6B"/>
    <w:rsid w:val="00D92770"/>
    <w:rsid w:val="00D92A0A"/>
    <w:rsid w:val="00D92C3D"/>
    <w:rsid w:val="00D92E60"/>
    <w:rsid w:val="00D92F66"/>
    <w:rsid w:val="00D92F96"/>
    <w:rsid w:val="00D93085"/>
    <w:rsid w:val="00D932F9"/>
    <w:rsid w:val="00D9339A"/>
    <w:rsid w:val="00D93550"/>
    <w:rsid w:val="00D93578"/>
    <w:rsid w:val="00D93C5B"/>
    <w:rsid w:val="00D93CC9"/>
    <w:rsid w:val="00D9403B"/>
    <w:rsid w:val="00D94253"/>
    <w:rsid w:val="00D9459A"/>
    <w:rsid w:val="00D946F7"/>
    <w:rsid w:val="00D94826"/>
    <w:rsid w:val="00D95161"/>
    <w:rsid w:val="00D951AC"/>
    <w:rsid w:val="00D95569"/>
    <w:rsid w:val="00D95951"/>
    <w:rsid w:val="00D959DB"/>
    <w:rsid w:val="00D95B5F"/>
    <w:rsid w:val="00D95C0E"/>
    <w:rsid w:val="00D95D08"/>
    <w:rsid w:val="00D95D19"/>
    <w:rsid w:val="00D9609F"/>
    <w:rsid w:val="00D96213"/>
    <w:rsid w:val="00D962E4"/>
    <w:rsid w:val="00D962F5"/>
    <w:rsid w:val="00D96343"/>
    <w:rsid w:val="00D96394"/>
    <w:rsid w:val="00D963F5"/>
    <w:rsid w:val="00D964E7"/>
    <w:rsid w:val="00D96601"/>
    <w:rsid w:val="00D96797"/>
    <w:rsid w:val="00D968E1"/>
    <w:rsid w:val="00D96A83"/>
    <w:rsid w:val="00D96B4E"/>
    <w:rsid w:val="00D971D7"/>
    <w:rsid w:val="00D974D9"/>
    <w:rsid w:val="00D9756F"/>
    <w:rsid w:val="00D97659"/>
    <w:rsid w:val="00D97790"/>
    <w:rsid w:val="00D9798E"/>
    <w:rsid w:val="00D97BDA"/>
    <w:rsid w:val="00D97CEB"/>
    <w:rsid w:val="00D97F14"/>
    <w:rsid w:val="00DA004F"/>
    <w:rsid w:val="00DA0160"/>
    <w:rsid w:val="00DA0180"/>
    <w:rsid w:val="00DA05CF"/>
    <w:rsid w:val="00DA0787"/>
    <w:rsid w:val="00DA0989"/>
    <w:rsid w:val="00DA09FE"/>
    <w:rsid w:val="00DA0C74"/>
    <w:rsid w:val="00DA0E6B"/>
    <w:rsid w:val="00DA1143"/>
    <w:rsid w:val="00DA11AC"/>
    <w:rsid w:val="00DA12DF"/>
    <w:rsid w:val="00DA13F4"/>
    <w:rsid w:val="00DA177F"/>
    <w:rsid w:val="00DA1842"/>
    <w:rsid w:val="00DA1ACC"/>
    <w:rsid w:val="00DA1B77"/>
    <w:rsid w:val="00DA1BEC"/>
    <w:rsid w:val="00DA1CE3"/>
    <w:rsid w:val="00DA1E01"/>
    <w:rsid w:val="00DA1E89"/>
    <w:rsid w:val="00DA2281"/>
    <w:rsid w:val="00DA27E6"/>
    <w:rsid w:val="00DA286C"/>
    <w:rsid w:val="00DA28E4"/>
    <w:rsid w:val="00DA2B10"/>
    <w:rsid w:val="00DA2DDA"/>
    <w:rsid w:val="00DA2F37"/>
    <w:rsid w:val="00DA321E"/>
    <w:rsid w:val="00DA3265"/>
    <w:rsid w:val="00DA3267"/>
    <w:rsid w:val="00DA3305"/>
    <w:rsid w:val="00DA332D"/>
    <w:rsid w:val="00DA378C"/>
    <w:rsid w:val="00DA4005"/>
    <w:rsid w:val="00DA40E5"/>
    <w:rsid w:val="00DA41B7"/>
    <w:rsid w:val="00DA43F2"/>
    <w:rsid w:val="00DA43F4"/>
    <w:rsid w:val="00DA44DA"/>
    <w:rsid w:val="00DA45C4"/>
    <w:rsid w:val="00DA4608"/>
    <w:rsid w:val="00DA470F"/>
    <w:rsid w:val="00DA47C8"/>
    <w:rsid w:val="00DA49A3"/>
    <w:rsid w:val="00DA4A82"/>
    <w:rsid w:val="00DA4B52"/>
    <w:rsid w:val="00DA4B91"/>
    <w:rsid w:val="00DA4E8A"/>
    <w:rsid w:val="00DA51E5"/>
    <w:rsid w:val="00DA527A"/>
    <w:rsid w:val="00DA549B"/>
    <w:rsid w:val="00DA54F7"/>
    <w:rsid w:val="00DA5571"/>
    <w:rsid w:val="00DA5720"/>
    <w:rsid w:val="00DA57A0"/>
    <w:rsid w:val="00DA5816"/>
    <w:rsid w:val="00DA5A23"/>
    <w:rsid w:val="00DA5A2E"/>
    <w:rsid w:val="00DA5C46"/>
    <w:rsid w:val="00DA5E4C"/>
    <w:rsid w:val="00DA60D7"/>
    <w:rsid w:val="00DA6667"/>
    <w:rsid w:val="00DA67B8"/>
    <w:rsid w:val="00DA686B"/>
    <w:rsid w:val="00DA698D"/>
    <w:rsid w:val="00DA6AC3"/>
    <w:rsid w:val="00DA6B2A"/>
    <w:rsid w:val="00DA6F2A"/>
    <w:rsid w:val="00DA701F"/>
    <w:rsid w:val="00DA72E7"/>
    <w:rsid w:val="00DA7380"/>
    <w:rsid w:val="00DA7B72"/>
    <w:rsid w:val="00DA7F5B"/>
    <w:rsid w:val="00DA7FD4"/>
    <w:rsid w:val="00DB0035"/>
    <w:rsid w:val="00DB009D"/>
    <w:rsid w:val="00DB012F"/>
    <w:rsid w:val="00DB03B7"/>
    <w:rsid w:val="00DB0472"/>
    <w:rsid w:val="00DB0495"/>
    <w:rsid w:val="00DB055C"/>
    <w:rsid w:val="00DB05DD"/>
    <w:rsid w:val="00DB0632"/>
    <w:rsid w:val="00DB063E"/>
    <w:rsid w:val="00DB06D8"/>
    <w:rsid w:val="00DB0756"/>
    <w:rsid w:val="00DB0859"/>
    <w:rsid w:val="00DB08EC"/>
    <w:rsid w:val="00DB09D5"/>
    <w:rsid w:val="00DB0C95"/>
    <w:rsid w:val="00DB0EAD"/>
    <w:rsid w:val="00DB112A"/>
    <w:rsid w:val="00DB1904"/>
    <w:rsid w:val="00DB1AB6"/>
    <w:rsid w:val="00DB1C25"/>
    <w:rsid w:val="00DB1C5E"/>
    <w:rsid w:val="00DB1CA8"/>
    <w:rsid w:val="00DB1CF3"/>
    <w:rsid w:val="00DB1D50"/>
    <w:rsid w:val="00DB1EF0"/>
    <w:rsid w:val="00DB1FD7"/>
    <w:rsid w:val="00DB217E"/>
    <w:rsid w:val="00DB2339"/>
    <w:rsid w:val="00DB2344"/>
    <w:rsid w:val="00DB2564"/>
    <w:rsid w:val="00DB29EF"/>
    <w:rsid w:val="00DB2AB5"/>
    <w:rsid w:val="00DB2C85"/>
    <w:rsid w:val="00DB2E3C"/>
    <w:rsid w:val="00DB2EEF"/>
    <w:rsid w:val="00DB320B"/>
    <w:rsid w:val="00DB3311"/>
    <w:rsid w:val="00DB3537"/>
    <w:rsid w:val="00DB3683"/>
    <w:rsid w:val="00DB3977"/>
    <w:rsid w:val="00DB3ADB"/>
    <w:rsid w:val="00DB3C48"/>
    <w:rsid w:val="00DB4105"/>
    <w:rsid w:val="00DB4560"/>
    <w:rsid w:val="00DB4847"/>
    <w:rsid w:val="00DB4875"/>
    <w:rsid w:val="00DB4879"/>
    <w:rsid w:val="00DB49A8"/>
    <w:rsid w:val="00DB4A60"/>
    <w:rsid w:val="00DB4B3F"/>
    <w:rsid w:val="00DB4C5E"/>
    <w:rsid w:val="00DB4EA5"/>
    <w:rsid w:val="00DB520E"/>
    <w:rsid w:val="00DB54B8"/>
    <w:rsid w:val="00DB553E"/>
    <w:rsid w:val="00DB575E"/>
    <w:rsid w:val="00DB5954"/>
    <w:rsid w:val="00DB59B4"/>
    <w:rsid w:val="00DB5A3F"/>
    <w:rsid w:val="00DB5CE8"/>
    <w:rsid w:val="00DB60A3"/>
    <w:rsid w:val="00DB6174"/>
    <w:rsid w:val="00DB63CA"/>
    <w:rsid w:val="00DB6769"/>
    <w:rsid w:val="00DB6868"/>
    <w:rsid w:val="00DB6C17"/>
    <w:rsid w:val="00DB6C8F"/>
    <w:rsid w:val="00DB6DEE"/>
    <w:rsid w:val="00DB6F19"/>
    <w:rsid w:val="00DB709C"/>
    <w:rsid w:val="00DB7117"/>
    <w:rsid w:val="00DB7154"/>
    <w:rsid w:val="00DB7242"/>
    <w:rsid w:val="00DB7512"/>
    <w:rsid w:val="00DB7527"/>
    <w:rsid w:val="00DB7839"/>
    <w:rsid w:val="00DB78F7"/>
    <w:rsid w:val="00DB7933"/>
    <w:rsid w:val="00DB7946"/>
    <w:rsid w:val="00DB7BAA"/>
    <w:rsid w:val="00DB7D3F"/>
    <w:rsid w:val="00DB7F26"/>
    <w:rsid w:val="00DC037D"/>
    <w:rsid w:val="00DC0411"/>
    <w:rsid w:val="00DC0638"/>
    <w:rsid w:val="00DC06B6"/>
    <w:rsid w:val="00DC07B0"/>
    <w:rsid w:val="00DC091E"/>
    <w:rsid w:val="00DC110B"/>
    <w:rsid w:val="00DC13C8"/>
    <w:rsid w:val="00DC1717"/>
    <w:rsid w:val="00DC1735"/>
    <w:rsid w:val="00DC1760"/>
    <w:rsid w:val="00DC181B"/>
    <w:rsid w:val="00DC191A"/>
    <w:rsid w:val="00DC199E"/>
    <w:rsid w:val="00DC1A57"/>
    <w:rsid w:val="00DC1DAE"/>
    <w:rsid w:val="00DC1F93"/>
    <w:rsid w:val="00DC2036"/>
    <w:rsid w:val="00DC20A5"/>
    <w:rsid w:val="00DC2102"/>
    <w:rsid w:val="00DC2203"/>
    <w:rsid w:val="00DC25FB"/>
    <w:rsid w:val="00DC28EC"/>
    <w:rsid w:val="00DC2B25"/>
    <w:rsid w:val="00DC2E3B"/>
    <w:rsid w:val="00DC2ECE"/>
    <w:rsid w:val="00DC3156"/>
    <w:rsid w:val="00DC31B6"/>
    <w:rsid w:val="00DC3220"/>
    <w:rsid w:val="00DC32DE"/>
    <w:rsid w:val="00DC3338"/>
    <w:rsid w:val="00DC3411"/>
    <w:rsid w:val="00DC38CE"/>
    <w:rsid w:val="00DC3969"/>
    <w:rsid w:val="00DC39A8"/>
    <w:rsid w:val="00DC3EED"/>
    <w:rsid w:val="00DC3F09"/>
    <w:rsid w:val="00DC40EF"/>
    <w:rsid w:val="00DC42E3"/>
    <w:rsid w:val="00DC4948"/>
    <w:rsid w:val="00DC4BC1"/>
    <w:rsid w:val="00DC4D7E"/>
    <w:rsid w:val="00DC502B"/>
    <w:rsid w:val="00DC52D9"/>
    <w:rsid w:val="00DC5408"/>
    <w:rsid w:val="00DC5507"/>
    <w:rsid w:val="00DC5518"/>
    <w:rsid w:val="00DC576A"/>
    <w:rsid w:val="00DC5BCC"/>
    <w:rsid w:val="00DC5F79"/>
    <w:rsid w:val="00DC610F"/>
    <w:rsid w:val="00DC61EE"/>
    <w:rsid w:val="00DC633B"/>
    <w:rsid w:val="00DC6351"/>
    <w:rsid w:val="00DC63B9"/>
    <w:rsid w:val="00DC654C"/>
    <w:rsid w:val="00DC671C"/>
    <w:rsid w:val="00DC6C1A"/>
    <w:rsid w:val="00DC6D10"/>
    <w:rsid w:val="00DC6E8F"/>
    <w:rsid w:val="00DC6EF5"/>
    <w:rsid w:val="00DC7064"/>
    <w:rsid w:val="00DC7465"/>
    <w:rsid w:val="00DC7983"/>
    <w:rsid w:val="00DD008C"/>
    <w:rsid w:val="00DD012A"/>
    <w:rsid w:val="00DD026B"/>
    <w:rsid w:val="00DD07E2"/>
    <w:rsid w:val="00DD0BD8"/>
    <w:rsid w:val="00DD0CEC"/>
    <w:rsid w:val="00DD0DF7"/>
    <w:rsid w:val="00DD0ED1"/>
    <w:rsid w:val="00DD0F3C"/>
    <w:rsid w:val="00DD0F7B"/>
    <w:rsid w:val="00DD100B"/>
    <w:rsid w:val="00DD1078"/>
    <w:rsid w:val="00DD11F1"/>
    <w:rsid w:val="00DD1265"/>
    <w:rsid w:val="00DD12DF"/>
    <w:rsid w:val="00DD1542"/>
    <w:rsid w:val="00DD1A14"/>
    <w:rsid w:val="00DD1C05"/>
    <w:rsid w:val="00DD1F24"/>
    <w:rsid w:val="00DD2047"/>
    <w:rsid w:val="00DD2130"/>
    <w:rsid w:val="00DD2185"/>
    <w:rsid w:val="00DD2246"/>
    <w:rsid w:val="00DD2717"/>
    <w:rsid w:val="00DD27C9"/>
    <w:rsid w:val="00DD2CCF"/>
    <w:rsid w:val="00DD2D85"/>
    <w:rsid w:val="00DD2DAC"/>
    <w:rsid w:val="00DD30FD"/>
    <w:rsid w:val="00DD34F4"/>
    <w:rsid w:val="00DD358D"/>
    <w:rsid w:val="00DD359C"/>
    <w:rsid w:val="00DD3672"/>
    <w:rsid w:val="00DD3735"/>
    <w:rsid w:val="00DD3A62"/>
    <w:rsid w:val="00DD3B20"/>
    <w:rsid w:val="00DD3E7B"/>
    <w:rsid w:val="00DD4396"/>
    <w:rsid w:val="00DD4753"/>
    <w:rsid w:val="00DD477E"/>
    <w:rsid w:val="00DD4784"/>
    <w:rsid w:val="00DD47D0"/>
    <w:rsid w:val="00DD4839"/>
    <w:rsid w:val="00DD4A3E"/>
    <w:rsid w:val="00DD4AEE"/>
    <w:rsid w:val="00DD4C28"/>
    <w:rsid w:val="00DD4EA7"/>
    <w:rsid w:val="00DD50BC"/>
    <w:rsid w:val="00DD5343"/>
    <w:rsid w:val="00DD5725"/>
    <w:rsid w:val="00DD5AD2"/>
    <w:rsid w:val="00DD5C3B"/>
    <w:rsid w:val="00DD5E7C"/>
    <w:rsid w:val="00DD5FE4"/>
    <w:rsid w:val="00DD61D9"/>
    <w:rsid w:val="00DD62FA"/>
    <w:rsid w:val="00DD63D2"/>
    <w:rsid w:val="00DD6612"/>
    <w:rsid w:val="00DD664B"/>
    <w:rsid w:val="00DD684A"/>
    <w:rsid w:val="00DD6959"/>
    <w:rsid w:val="00DD6BAF"/>
    <w:rsid w:val="00DD6DB2"/>
    <w:rsid w:val="00DD6EB2"/>
    <w:rsid w:val="00DD6F57"/>
    <w:rsid w:val="00DD722C"/>
    <w:rsid w:val="00DD7379"/>
    <w:rsid w:val="00DD7424"/>
    <w:rsid w:val="00DD7988"/>
    <w:rsid w:val="00DD7C2E"/>
    <w:rsid w:val="00DD7C44"/>
    <w:rsid w:val="00DD7C80"/>
    <w:rsid w:val="00DD7E11"/>
    <w:rsid w:val="00DD7ECF"/>
    <w:rsid w:val="00DD7F8B"/>
    <w:rsid w:val="00DE032F"/>
    <w:rsid w:val="00DE03A0"/>
    <w:rsid w:val="00DE03C5"/>
    <w:rsid w:val="00DE051E"/>
    <w:rsid w:val="00DE0621"/>
    <w:rsid w:val="00DE0849"/>
    <w:rsid w:val="00DE0E5D"/>
    <w:rsid w:val="00DE0E60"/>
    <w:rsid w:val="00DE1123"/>
    <w:rsid w:val="00DE1460"/>
    <w:rsid w:val="00DE14A6"/>
    <w:rsid w:val="00DE1618"/>
    <w:rsid w:val="00DE178E"/>
    <w:rsid w:val="00DE17C8"/>
    <w:rsid w:val="00DE1980"/>
    <w:rsid w:val="00DE1FEC"/>
    <w:rsid w:val="00DE2187"/>
    <w:rsid w:val="00DE223C"/>
    <w:rsid w:val="00DE22D2"/>
    <w:rsid w:val="00DE2583"/>
    <w:rsid w:val="00DE2603"/>
    <w:rsid w:val="00DE28F5"/>
    <w:rsid w:val="00DE2BB2"/>
    <w:rsid w:val="00DE2E3A"/>
    <w:rsid w:val="00DE2E64"/>
    <w:rsid w:val="00DE2F52"/>
    <w:rsid w:val="00DE334F"/>
    <w:rsid w:val="00DE33E0"/>
    <w:rsid w:val="00DE3A45"/>
    <w:rsid w:val="00DE3B07"/>
    <w:rsid w:val="00DE3DBE"/>
    <w:rsid w:val="00DE3E82"/>
    <w:rsid w:val="00DE3FCA"/>
    <w:rsid w:val="00DE405F"/>
    <w:rsid w:val="00DE4235"/>
    <w:rsid w:val="00DE428B"/>
    <w:rsid w:val="00DE42AA"/>
    <w:rsid w:val="00DE432E"/>
    <w:rsid w:val="00DE442B"/>
    <w:rsid w:val="00DE46EB"/>
    <w:rsid w:val="00DE482A"/>
    <w:rsid w:val="00DE4841"/>
    <w:rsid w:val="00DE4AD6"/>
    <w:rsid w:val="00DE4B6F"/>
    <w:rsid w:val="00DE4BC8"/>
    <w:rsid w:val="00DE4CC8"/>
    <w:rsid w:val="00DE5047"/>
    <w:rsid w:val="00DE529A"/>
    <w:rsid w:val="00DE52F2"/>
    <w:rsid w:val="00DE534D"/>
    <w:rsid w:val="00DE5960"/>
    <w:rsid w:val="00DE5A16"/>
    <w:rsid w:val="00DE5AB3"/>
    <w:rsid w:val="00DE5C0F"/>
    <w:rsid w:val="00DE5C42"/>
    <w:rsid w:val="00DE5C76"/>
    <w:rsid w:val="00DE5DD7"/>
    <w:rsid w:val="00DE5E91"/>
    <w:rsid w:val="00DE5F77"/>
    <w:rsid w:val="00DE608C"/>
    <w:rsid w:val="00DE611C"/>
    <w:rsid w:val="00DE6548"/>
    <w:rsid w:val="00DE6620"/>
    <w:rsid w:val="00DE662C"/>
    <w:rsid w:val="00DE6750"/>
    <w:rsid w:val="00DE676A"/>
    <w:rsid w:val="00DE67AB"/>
    <w:rsid w:val="00DE6A73"/>
    <w:rsid w:val="00DE6B85"/>
    <w:rsid w:val="00DE6D0E"/>
    <w:rsid w:val="00DE6D20"/>
    <w:rsid w:val="00DE6D76"/>
    <w:rsid w:val="00DE6E91"/>
    <w:rsid w:val="00DE7057"/>
    <w:rsid w:val="00DE7077"/>
    <w:rsid w:val="00DE70DB"/>
    <w:rsid w:val="00DE7129"/>
    <w:rsid w:val="00DE732B"/>
    <w:rsid w:val="00DE73DA"/>
    <w:rsid w:val="00DE7706"/>
    <w:rsid w:val="00DE78D0"/>
    <w:rsid w:val="00DE7A13"/>
    <w:rsid w:val="00DE7EBF"/>
    <w:rsid w:val="00DF00E9"/>
    <w:rsid w:val="00DF01DF"/>
    <w:rsid w:val="00DF0631"/>
    <w:rsid w:val="00DF0869"/>
    <w:rsid w:val="00DF0A84"/>
    <w:rsid w:val="00DF0BE9"/>
    <w:rsid w:val="00DF0F0B"/>
    <w:rsid w:val="00DF1013"/>
    <w:rsid w:val="00DF1150"/>
    <w:rsid w:val="00DF120D"/>
    <w:rsid w:val="00DF12D2"/>
    <w:rsid w:val="00DF14BB"/>
    <w:rsid w:val="00DF14D4"/>
    <w:rsid w:val="00DF17C3"/>
    <w:rsid w:val="00DF17EA"/>
    <w:rsid w:val="00DF1957"/>
    <w:rsid w:val="00DF1ACD"/>
    <w:rsid w:val="00DF1ADD"/>
    <w:rsid w:val="00DF1AF9"/>
    <w:rsid w:val="00DF1CAA"/>
    <w:rsid w:val="00DF1E8D"/>
    <w:rsid w:val="00DF1E91"/>
    <w:rsid w:val="00DF2078"/>
    <w:rsid w:val="00DF245E"/>
    <w:rsid w:val="00DF245F"/>
    <w:rsid w:val="00DF26BD"/>
    <w:rsid w:val="00DF2704"/>
    <w:rsid w:val="00DF28A1"/>
    <w:rsid w:val="00DF2922"/>
    <w:rsid w:val="00DF29E0"/>
    <w:rsid w:val="00DF2AC2"/>
    <w:rsid w:val="00DF2B43"/>
    <w:rsid w:val="00DF2B8D"/>
    <w:rsid w:val="00DF2D10"/>
    <w:rsid w:val="00DF2D5F"/>
    <w:rsid w:val="00DF2FA3"/>
    <w:rsid w:val="00DF3141"/>
    <w:rsid w:val="00DF36D5"/>
    <w:rsid w:val="00DF37C7"/>
    <w:rsid w:val="00DF382C"/>
    <w:rsid w:val="00DF399B"/>
    <w:rsid w:val="00DF3DAF"/>
    <w:rsid w:val="00DF3DBF"/>
    <w:rsid w:val="00DF40FA"/>
    <w:rsid w:val="00DF424D"/>
    <w:rsid w:val="00DF431D"/>
    <w:rsid w:val="00DF434F"/>
    <w:rsid w:val="00DF4696"/>
    <w:rsid w:val="00DF49AE"/>
    <w:rsid w:val="00DF4C71"/>
    <w:rsid w:val="00DF4D78"/>
    <w:rsid w:val="00DF4DE9"/>
    <w:rsid w:val="00DF4E6B"/>
    <w:rsid w:val="00DF5111"/>
    <w:rsid w:val="00DF55DA"/>
    <w:rsid w:val="00DF5C70"/>
    <w:rsid w:val="00DF5CCD"/>
    <w:rsid w:val="00DF5DA9"/>
    <w:rsid w:val="00DF5F3D"/>
    <w:rsid w:val="00DF5FFE"/>
    <w:rsid w:val="00DF609B"/>
    <w:rsid w:val="00DF6143"/>
    <w:rsid w:val="00DF6447"/>
    <w:rsid w:val="00DF6921"/>
    <w:rsid w:val="00DF6B0C"/>
    <w:rsid w:val="00DF6FCF"/>
    <w:rsid w:val="00DF71A5"/>
    <w:rsid w:val="00DF7294"/>
    <w:rsid w:val="00DF729B"/>
    <w:rsid w:val="00DF7363"/>
    <w:rsid w:val="00DF75BF"/>
    <w:rsid w:val="00DF76AC"/>
    <w:rsid w:val="00DF7837"/>
    <w:rsid w:val="00DF7847"/>
    <w:rsid w:val="00DF7B48"/>
    <w:rsid w:val="00DF7C05"/>
    <w:rsid w:val="00DF7D93"/>
    <w:rsid w:val="00DF7E93"/>
    <w:rsid w:val="00DF7EFB"/>
    <w:rsid w:val="00DF7F4D"/>
    <w:rsid w:val="00E000C3"/>
    <w:rsid w:val="00E00108"/>
    <w:rsid w:val="00E00113"/>
    <w:rsid w:val="00E001A3"/>
    <w:rsid w:val="00E0020B"/>
    <w:rsid w:val="00E00259"/>
    <w:rsid w:val="00E00471"/>
    <w:rsid w:val="00E008BF"/>
    <w:rsid w:val="00E008F5"/>
    <w:rsid w:val="00E00A20"/>
    <w:rsid w:val="00E00C08"/>
    <w:rsid w:val="00E011FB"/>
    <w:rsid w:val="00E01742"/>
    <w:rsid w:val="00E017EF"/>
    <w:rsid w:val="00E01809"/>
    <w:rsid w:val="00E0191D"/>
    <w:rsid w:val="00E0197A"/>
    <w:rsid w:val="00E0199E"/>
    <w:rsid w:val="00E01AD8"/>
    <w:rsid w:val="00E01F23"/>
    <w:rsid w:val="00E01F94"/>
    <w:rsid w:val="00E0220B"/>
    <w:rsid w:val="00E02221"/>
    <w:rsid w:val="00E027C9"/>
    <w:rsid w:val="00E0289E"/>
    <w:rsid w:val="00E029CB"/>
    <w:rsid w:val="00E02BA9"/>
    <w:rsid w:val="00E03079"/>
    <w:rsid w:val="00E033AC"/>
    <w:rsid w:val="00E03603"/>
    <w:rsid w:val="00E03C55"/>
    <w:rsid w:val="00E03C71"/>
    <w:rsid w:val="00E041B7"/>
    <w:rsid w:val="00E0430F"/>
    <w:rsid w:val="00E04511"/>
    <w:rsid w:val="00E04AA0"/>
    <w:rsid w:val="00E04AF5"/>
    <w:rsid w:val="00E04B05"/>
    <w:rsid w:val="00E04BA2"/>
    <w:rsid w:val="00E04BE5"/>
    <w:rsid w:val="00E04E20"/>
    <w:rsid w:val="00E0532B"/>
    <w:rsid w:val="00E053DE"/>
    <w:rsid w:val="00E05856"/>
    <w:rsid w:val="00E05E0E"/>
    <w:rsid w:val="00E05EE2"/>
    <w:rsid w:val="00E060EF"/>
    <w:rsid w:val="00E06364"/>
    <w:rsid w:val="00E063FB"/>
    <w:rsid w:val="00E064BA"/>
    <w:rsid w:val="00E06800"/>
    <w:rsid w:val="00E0683E"/>
    <w:rsid w:val="00E06909"/>
    <w:rsid w:val="00E069DE"/>
    <w:rsid w:val="00E06B27"/>
    <w:rsid w:val="00E06BB5"/>
    <w:rsid w:val="00E06C60"/>
    <w:rsid w:val="00E06EC9"/>
    <w:rsid w:val="00E071A0"/>
    <w:rsid w:val="00E07A76"/>
    <w:rsid w:val="00E07E0E"/>
    <w:rsid w:val="00E07E76"/>
    <w:rsid w:val="00E07F36"/>
    <w:rsid w:val="00E07F73"/>
    <w:rsid w:val="00E10357"/>
    <w:rsid w:val="00E107C6"/>
    <w:rsid w:val="00E10981"/>
    <w:rsid w:val="00E113C6"/>
    <w:rsid w:val="00E1146A"/>
    <w:rsid w:val="00E11640"/>
    <w:rsid w:val="00E11A51"/>
    <w:rsid w:val="00E11A7D"/>
    <w:rsid w:val="00E11AC1"/>
    <w:rsid w:val="00E11AD3"/>
    <w:rsid w:val="00E11BCD"/>
    <w:rsid w:val="00E11BDC"/>
    <w:rsid w:val="00E11C83"/>
    <w:rsid w:val="00E11DC1"/>
    <w:rsid w:val="00E11FC5"/>
    <w:rsid w:val="00E1206F"/>
    <w:rsid w:val="00E12309"/>
    <w:rsid w:val="00E12725"/>
    <w:rsid w:val="00E1278A"/>
    <w:rsid w:val="00E12830"/>
    <w:rsid w:val="00E12863"/>
    <w:rsid w:val="00E12AB7"/>
    <w:rsid w:val="00E12BC6"/>
    <w:rsid w:val="00E12E40"/>
    <w:rsid w:val="00E130BB"/>
    <w:rsid w:val="00E133B7"/>
    <w:rsid w:val="00E13458"/>
    <w:rsid w:val="00E13709"/>
    <w:rsid w:val="00E137DF"/>
    <w:rsid w:val="00E13B3B"/>
    <w:rsid w:val="00E13DB5"/>
    <w:rsid w:val="00E14267"/>
    <w:rsid w:val="00E14411"/>
    <w:rsid w:val="00E145E9"/>
    <w:rsid w:val="00E146A8"/>
    <w:rsid w:val="00E146B4"/>
    <w:rsid w:val="00E146E5"/>
    <w:rsid w:val="00E148C2"/>
    <w:rsid w:val="00E14968"/>
    <w:rsid w:val="00E14A68"/>
    <w:rsid w:val="00E14B93"/>
    <w:rsid w:val="00E14C17"/>
    <w:rsid w:val="00E14C69"/>
    <w:rsid w:val="00E14D9A"/>
    <w:rsid w:val="00E14DA1"/>
    <w:rsid w:val="00E14F26"/>
    <w:rsid w:val="00E15034"/>
    <w:rsid w:val="00E150AB"/>
    <w:rsid w:val="00E151E1"/>
    <w:rsid w:val="00E1520C"/>
    <w:rsid w:val="00E15224"/>
    <w:rsid w:val="00E155E5"/>
    <w:rsid w:val="00E1561A"/>
    <w:rsid w:val="00E157FD"/>
    <w:rsid w:val="00E15A1B"/>
    <w:rsid w:val="00E15A1F"/>
    <w:rsid w:val="00E15F05"/>
    <w:rsid w:val="00E16626"/>
    <w:rsid w:val="00E1665C"/>
    <w:rsid w:val="00E168D6"/>
    <w:rsid w:val="00E1691A"/>
    <w:rsid w:val="00E169D4"/>
    <w:rsid w:val="00E16BA8"/>
    <w:rsid w:val="00E16C76"/>
    <w:rsid w:val="00E16C79"/>
    <w:rsid w:val="00E16DA9"/>
    <w:rsid w:val="00E16E3C"/>
    <w:rsid w:val="00E16EBF"/>
    <w:rsid w:val="00E17255"/>
    <w:rsid w:val="00E173A0"/>
    <w:rsid w:val="00E175C5"/>
    <w:rsid w:val="00E175D6"/>
    <w:rsid w:val="00E175FB"/>
    <w:rsid w:val="00E176F5"/>
    <w:rsid w:val="00E176FC"/>
    <w:rsid w:val="00E1790F"/>
    <w:rsid w:val="00E179AF"/>
    <w:rsid w:val="00E179C0"/>
    <w:rsid w:val="00E17AE5"/>
    <w:rsid w:val="00E17B48"/>
    <w:rsid w:val="00E17CD4"/>
    <w:rsid w:val="00E17FDC"/>
    <w:rsid w:val="00E20110"/>
    <w:rsid w:val="00E203C5"/>
    <w:rsid w:val="00E203DA"/>
    <w:rsid w:val="00E20488"/>
    <w:rsid w:val="00E2051F"/>
    <w:rsid w:val="00E20566"/>
    <w:rsid w:val="00E206E8"/>
    <w:rsid w:val="00E2074C"/>
    <w:rsid w:val="00E20CEC"/>
    <w:rsid w:val="00E20DF8"/>
    <w:rsid w:val="00E20DFB"/>
    <w:rsid w:val="00E20EBF"/>
    <w:rsid w:val="00E2130E"/>
    <w:rsid w:val="00E214AA"/>
    <w:rsid w:val="00E214AF"/>
    <w:rsid w:val="00E21846"/>
    <w:rsid w:val="00E21E98"/>
    <w:rsid w:val="00E21F51"/>
    <w:rsid w:val="00E2213F"/>
    <w:rsid w:val="00E221A8"/>
    <w:rsid w:val="00E22277"/>
    <w:rsid w:val="00E2287B"/>
    <w:rsid w:val="00E22B19"/>
    <w:rsid w:val="00E22E43"/>
    <w:rsid w:val="00E22E9C"/>
    <w:rsid w:val="00E23370"/>
    <w:rsid w:val="00E234BE"/>
    <w:rsid w:val="00E235B3"/>
    <w:rsid w:val="00E235E7"/>
    <w:rsid w:val="00E23850"/>
    <w:rsid w:val="00E23A0A"/>
    <w:rsid w:val="00E23A6C"/>
    <w:rsid w:val="00E240C9"/>
    <w:rsid w:val="00E242F3"/>
    <w:rsid w:val="00E24351"/>
    <w:rsid w:val="00E24375"/>
    <w:rsid w:val="00E2439B"/>
    <w:rsid w:val="00E24484"/>
    <w:rsid w:val="00E24500"/>
    <w:rsid w:val="00E2456F"/>
    <w:rsid w:val="00E245D4"/>
    <w:rsid w:val="00E248CA"/>
    <w:rsid w:val="00E24B9E"/>
    <w:rsid w:val="00E24D66"/>
    <w:rsid w:val="00E24FC0"/>
    <w:rsid w:val="00E25327"/>
    <w:rsid w:val="00E2540C"/>
    <w:rsid w:val="00E2544A"/>
    <w:rsid w:val="00E25473"/>
    <w:rsid w:val="00E257F8"/>
    <w:rsid w:val="00E25CF5"/>
    <w:rsid w:val="00E25FC9"/>
    <w:rsid w:val="00E2600D"/>
    <w:rsid w:val="00E2610E"/>
    <w:rsid w:val="00E262AF"/>
    <w:rsid w:val="00E2643C"/>
    <w:rsid w:val="00E264E3"/>
    <w:rsid w:val="00E265AF"/>
    <w:rsid w:val="00E26606"/>
    <w:rsid w:val="00E267A1"/>
    <w:rsid w:val="00E26A33"/>
    <w:rsid w:val="00E26B72"/>
    <w:rsid w:val="00E26E9D"/>
    <w:rsid w:val="00E2716D"/>
    <w:rsid w:val="00E271BF"/>
    <w:rsid w:val="00E2721D"/>
    <w:rsid w:val="00E27255"/>
    <w:rsid w:val="00E274D3"/>
    <w:rsid w:val="00E27505"/>
    <w:rsid w:val="00E27C17"/>
    <w:rsid w:val="00E301C3"/>
    <w:rsid w:val="00E308E7"/>
    <w:rsid w:val="00E30BEC"/>
    <w:rsid w:val="00E30D6E"/>
    <w:rsid w:val="00E30DD2"/>
    <w:rsid w:val="00E31087"/>
    <w:rsid w:val="00E3126C"/>
    <w:rsid w:val="00E31E30"/>
    <w:rsid w:val="00E31E68"/>
    <w:rsid w:val="00E31F25"/>
    <w:rsid w:val="00E320BA"/>
    <w:rsid w:val="00E32180"/>
    <w:rsid w:val="00E3221E"/>
    <w:rsid w:val="00E324A7"/>
    <w:rsid w:val="00E328F2"/>
    <w:rsid w:val="00E32AC4"/>
    <w:rsid w:val="00E3301D"/>
    <w:rsid w:val="00E33163"/>
    <w:rsid w:val="00E3348A"/>
    <w:rsid w:val="00E33500"/>
    <w:rsid w:val="00E33720"/>
    <w:rsid w:val="00E339EC"/>
    <w:rsid w:val="00E33A53"/>
    <w:rsid w:val="00E33AD1"/>
    <w:rsid w:val="00E33CA2"/>
    <w:rsid w:val="00E33D04"/>
    <w:rsid w:val="00E33D98"/>
    <w:rsid w:val="00E33E30"/>
    <w:rsid w:val="00E34124"/>
    <w:rsid w:val="00E34290"/>
    <w:rsid w:val="00E34389"/>
    <w:rsid w:val="00E3449F"/>
    <w:rsid w:val="00E34943"/>
    <w:rsid w:val="00E34D28"/>
    <w:rsid w:val="00E34E27"/>
    <w:rsid w:val="00E351F1"/>
    <w:rsid w:val="00E35240"/>
    <w:rsid w:val="00E35396"/>
    <w:rsid w:val="00E35AE4"/>
    <w:rsid w:val="00E35C57"/>
    <w:rsid w:val="00E35D41"/>
    <w:rsid w:val="00E3633C"/>
    <w:rsid w:val="00E3658E"/>
    <w:rsid w:val="00E366DA"/>
    <w:rsid w:val="00E3672A"/>
    <w:rsid w:val="00E369AF"/>
    <w:rsid w:val="00E36F92"/>
    <w:rsid w:val="00E36F93"/>
    <w:rsid w:val="00E370CB"/>
    <w:rsid w:val="00E37173"/>
    <w:rsid w:val="00E3726F"/>
    <w:rsid w:val="00E37375"/>
    <w:rsid w:val="00E3737F"/>
    <w:rsid w:val="00E3741E"/>
    <w:rsid w:val="00E3746B"/>
    <w:rsid w:val="00E375CE"/>
    <w:rsid w:val="00E3762C"/>
    <w:rsid w:val="00E376DB"/>
    <w:rsid w:val="00E377B6"/>
    <w:rsid w:val="00E37B2D"/>
    <w:rsid w:val="00E37C9D"/>
    <w:rsid w:val="00E37D38"/>
    <w:rsid w:val="00E37E36"/>
    <w:rsid w:val="00E37F40"/>
    <w:rsid w:val="00E401CE"/>
    <w:rsid w:val="00E4028A"/>
    <w:rsid w:val="00E402DF"/>
    <w:rsid w:val="00E403EB"/>
    <w:rsid w:val="00E40492"/>
    <w:rsid w:val="00E4057C"/>
    <w:rsid w:val="00E4061D"/>
    <w:rsid w:val="00E4083F"/>
    <w:rsid w:val="00E40A32"/>
    <w:rsid w:val="00E40AC6"/>
    <w:rsid w:val="00E40B30"/>
    <w:rsid w:val="00E40BBF"/>
    <w:rsid w:val="00E40DAB"/>
    <w:rsid w:val="00E40F25"/>
    <w:rsid w:val="00E410D4"/>
    <w:rsid w:val="00E412CA"/>
    <w:rsid w:val="00E41386"/>
    <w:rsid w:val="00E413A7"/>
    <w:rsid w:val="00E4149B"/>
    <w:rsid w:val="00E4173F"/>
    <w:rsid w:val="00E41755"/>
    <w:rsid w:val="00E417F8"/>
    <w:rsid w:val="00E41884"/>
    <w:rsid w:val="00E418A6"/>
    <w:rsid w:val="00E419A3"/>
    <w:rsid w:val="00E41C36"/>
    <w:rsid w:val="00E41C6D"/>
    <w:rsid w:val="00E4212E"/>
    <w:rsid w:val="00E424AA"/>
    <w:rsid w:val="00E425F7"/>
    <w:rsid w:val="00E42A44"/>
    <w:rsid w:val="00E42AE0"/>
    <w:rsid w:val="00E42CCC"/>
    <w:rsid w:val="00E42D5D"/>
    <w:rsid w:val="00E42F70"/>
    <w:rsid w:val="00E431FC"/>
    <w:rsid w:val="00E432CC"/>
    <w:rsid w:val="00E43891"/>
    <w:rsid w:val="00E438ED"/>
    <w:rsid w:val="00E43B8D"/>
    <w:rsid w:val="00E43D11"/>
    <w:rsid w:val="00E43D3F"/>
    <w:rsid w:val="00E4400B"/>
    <w:rsid w:val="00E44158"/>
    <w:rsid w:val="00E443CC"/>
    <w:rsid w:val="00E44419"/>
    <w:rsid w:val="00E44567"/>
    <w:rsid w:val="00E44594"/>
    <w:rsid w:val="00E44801"/>
    <w:rsid w:val="00E44807"/>
    <w:rsid w:val="00E44A9F"/>
    <w:rsid w:val="00E44AEB"/>
    <w:rsid w:val="00E44B56"/>
    <w:rsid w:val="00E44CCB"/>
    <w:rsid w:val="00E44D64"/>
    <w:rsid w:val="00E44F13"/>
    <w:rsid w:val="00E44F25"/>
    <w:rsid w:val="00E4508D"/>
    <w:rsid w:val="00E452D4"/>
    <w:rsid w:val="00E454D7"/>
    <w:rsid w:val="00E4599D"/>
    <w:rsid w:val="00E45AF6"/>
    <w:rsid w:val="00E45B0A"/>
    <w:rsid w:val="00E45EDF"/>
    <w:rsid w:val="00E46006"/>
    <w:rsid w:val="00E46039"/>
    <w:rsid w:val="00E462AE"/>
    <w:rsid w:val="00E463F0"/>
    <w:rsid w:val="00E46555"/>
    <w:rsid w:val="00E467C3"/>
    <w:rsid w:val="00E46ACC"/>
    <w:rsid w:val="00E46B5C"/>
    <w:rsid w:val="00E4709A"/>
    <w:rsid w:val="00E47164"/>
    <w:rsid w:val="00E473EF"/>
    <w:rsid w:val="00E4780E"/>
    <w:rsid w:val="00E47894"/>
    <w:rsid w:val="00E47897"/>
    <w:rsid w:val="00E478DB"/>
    <w:rsid w:val="00E47A43"/>
    <w:rsid w:val="00E47B26"/>
    <w:rsid w:val="00E47F1D"/>
    <w:rsid w:val="00E47F78"/>
    <w:rsid w:val="00E500ED"/>
    <w:rsid w:val="00E50285"/>
    <w:rsid w:val="00E504BF"/>
    <w:rsid w:val="00E505DD"/>
    <w:rsid w:val="00E5076C"/>
    <w:rsid w:val="00E5090E"/>
    <w:rsid w:val="00E50A25"/>
    <w:rsid w:val="00E50F33"/>
    <w:rsid w:val="00E50FD3"/>
    <w:rsid w:val="00E5120B"/>
    <w:rsid w:val="00E51265"/>
    <w:rsid w:val="00E512AD"/>
    <w:rsid w:val="00E512BB"/>
    <w:rsid w:val="00E51632"/>
    <w:rsid w:val="00E516FB"/>
    <w:rsid w:val="00E5182A"/>
    <w:rsid w:val="00E51845"/>
    <w:rsid w:val="00E51A3C"/>
    <w:rsid w:val="00E51B5B"/>
    <w:rsid w:val="00E51E27"/>
    <w:rsid w:val="00E51E31"/>
    <w:rsid w:val="00E52186"/>
    <w:rsid w:val="00E521C6"/>
    <w:rsid w:val="00E521CC"/>
    <w:rsid w:val="00E5221F"/>
    <w:rsid w:val="00E52876"/>
    <w:rsid w:val="00E52977"/>
    <w:rsid w:val="00E529F2"/>
    <w:rsid w:val="00E52F4A"/>
    <w:rsid w:val="00E5301C"/>
    <w:rsid w:val="00E53089"/>
    <w:rsid w:val="00E531D8"/>
    <w:rsid w:val="00E533E5"/>
    <w:rsid w:val="00E5348D"/>
    <w:rsid w:val="00E5362F"/>
    <w:rsid w:val="00E53636"/>
    <w:rsid w:val="00E53748"/>
    <w:rsid w:val="00E5376A"/>
    <w:rsid w:val="00E53866"/>
    <w:rsid w:val="00E5389B"/>
    <w:rsid w:val="00E538B4"/>
    <w:rsid w:val="00E53992"/>
    <w:rsid w:val="00E539B5"/>
    <w:rsid w:val="00E539E4"/>
    <w:rsid w:val="00E53BCD"/>
    <w:rsid w:val="00E53CC9"/>
    <w:rsid w:val="00E53DFA"/>
    <w:rsid w:val="00E54052"/>
    <w:rsid w:val="00E540F8"/>
    <w:rsid w:val="00E54108"/>
    <w:rsid w:val="00E542AF"/>
    <w:rsid w:val="00E542EA"/>
    <w:rsid w:val="00E54599"/>
    <w:rsid w:val="00E54619"/>
    <w:rsid w:val="00E54A74"/>
    <w:rsid w:val="00E54B5D"/>
    <w:rsid w:val="00E54C83"/>
    <w:rsid w:val="00E54D46"/>
    <w:rsid w:val="00E54EB0"/>
    <w:rsid w:val="00E54FB7"/>
    <w:rsid w:val="00E55038"/>
    <w:rsid w:val="00E55186"/>
    <w:rsid w:val="00E55461"/>
    <w:rsid w:val="00E5553D"/>
    <w:rsid w:val="00E555F5"/>
    <w:rsid w:val="00E556D8"/>
    <w:rsid w:val="00E557DD"/>
    <w:rsid w:val="00E5586B"/>
    <w:rsid w:val="00E55975"/>
    <w:rsid w:val="00E55BCA"/>
    <w:rsid w:val="00E55D7D"/>
    <w:rsid w:val="00E55DE9"/>
    <w:rsid w:val="00E55EA6"/>
    <w:rsid w:val="00E55EFE"/>
    <w:rsid w:val="00E561A8"/>
    <w:rsid w:val="00E56252"/>
    <w:rsid w:val="00E564F3"/>
    <w:rsid w:val="00E56932"/>
    <w:rsid w:val="00E56A7A"/>
    <w:rsid w:val="00E56C76"/>
    <w:rsid w:val="00E56D93"/>
    <w:rsid w:val="00E570AF"/>
    <w:rsid w:val="00E5712B"/>
    <w:rsid w:val="00E57289"/>
    <w:rsid w:val="00E57375"/>
    <w:rsid w:val="00E5742F"/>
    <w:rsid w:val="00E57965"/>
    <w:rsid w:val="00E57AF9"/>
    <w:rsid w:val="00E60023"/>
    <w:rsid w:val="00E602EE"/>
    <w:rsid w:val="00E6061E"/>
    <w:rsid w:val="00E6081A"/>
    <w:rsid w:val="00E60BC9"/>
    <w:rsid w:val="00E60E02"/>
    <w:rsid w:val="00E61034"/>
    <w:rsid w:val="00E6125E"/>
    <w:rsid w:val="00E61299"/>
    <w:rsid w:val="00E61451"/>
    <w:rsid w:val="00E614EB"/>
    <w:rsid w:val="00E618E2"/>
    <w:rsid w:val="00E61B3E"/>
    <w:rsid w:val="00E61BDF"/>
    <w:rsid w:val="00E61C6E"/>
    <w:rsid w:val="00E61CF1"/>
    <w:rsid w:val="00E61DA1"/>
    <w:rsid w:val="00E61F1A"/>
    <w:rsid w:val="00E620D6"/>
    <w:rsid w:val="00E62313"/>
    <w:rsid w:val="00E6236C"/>
    <w:rsid w:val="00E6265B"/>
    <w:rsid w:val="00E626D8"/>
    <w:rsid w:val="00E62C9B"/>
    <w:rsid w:val="00E62D6F"/>
    <w:rsid w:val="00E62F97"/>
    <w:rsid w:val="00E63126"/>
    <w:rsid w:val="00E63160"/>
    <w:rsid w:val="00E631CF"/>
    <w:rsid w:val="00E6321C"/>
    <w:rsid w:val="00E633C5"/>
    <w:rsid w:val="00E63918"/>
    <w:rsid w:val="00E6396B"/>
    <w:rsid w:val="00E63990"/>
    <w:rsid w:val="00E63C4D"/>
    <w:rsid w:val="00E63E09"/>
    <w:rsid w:val="00E64050"/>
    <w:rsid w:val="00E64116"/>
    <w:rsid w:val="00E64357"/>
    <w:rsid w:val="00E6439F"/>
    <w:rsid w:val="00E6440B"/>
    <w:rsid w:val="00E644C8"/>
    <w:rsid w:val="00E644D8"/>
    <w:rsid w:val="00E64793"/>
    <w:rsid w:val="00E64A0F"/>
    <w:rsid w:val="00E64B56"/>
    <w:rsid w:val="00E64D30"/>
    <w:rsid w:val="00E64D80"/>
    <w:rsid w:val="00E65130"/>
    <w:rsid w:val="00E651F8"/>
    <w:rsid w:val="00E652F5"/>
    <w:rsid w:val="00E653B0"/>
    <w:rsid w:val="00E6547A"/>
    <w:rsid w:val="00E654E5"/>
    <w:rsid w:val="00E6567F"/>
    <w:rsid w:val="00E65824"/>
    <w:rsid w:val="00E65849"/>
    <w:rsid w:val="00E658B2"/>
    <w:rsid w:val="00E658DA"/>
    <w:rsid w:val="00E65955"/>
    <w:rsid w:val="00E6595F"/>
    <w:rsid w:val="00E65B68"/>
    <w:rsid w:val="00E65D6A"/>
    <w:rsid w:val="00E6600F"/>
    <w:rsid w:val="00E66722"/>
    <w:rsid w:val="00E66753"/>
    <w:rsid w:val="00E667B4"/>
    <w:rsid w:val="00E66B81"/>
    <w:rsid w:val="00E66C4D"/>
    <w:rsid w:val="00E66DBB"/>
    <w:rsid w:val="00E66E3B"/>
    <w:rsid w:val="00E66EC8"/>
    <w:rsid w:val="00E67073"/>
    <w:rsid w:val="00E67165"/>
    <w:rsid w:val="00E6723B"/>
    <w:rsid w:val="00E672FA"/>
    <w:rsid w:val="00E673A9"/>
    <w:rsid w:val="00E67444"/>
    <w:rsid w:val="00E67498"/>
    <w:rsid w:val="00E676D3"/>
    <w:rsid w:val="00E676E8"/>
    <w:rsid w:val="00E677DC"/>
    <w:rsid w:val="00E67AD0"/>
    <w:rsid w:val="00E67B8C"/>
    <w:rsid w:val="00E67BB4"/>
    <w:rsid w:val="00E67C30"/>
    <w:rsid w:val="00E67C57"/>
    <w:rsid w:val="00E70033"/>
    <w:rsid w:val="00E7047A"/>
    <w:rsid w:val="00E704A0"/>
    <w:rsid w:val="00E70859"/>
    <w:rsid w:val="00E7088A"/>
    <w:rsid w:val="00E70967"/>
    <w:rsid w:val="00E70AFA"/>
    <w:rsid w:val="00E70C08"/>
    <w:rsid w:val="00E70C9F"/>
    <w:rsid w:val="00E70E77"/>
    <w:rsid w:val="00E710BB"/>
    <w:rsid w:val="00E71197"/>
    <w:rsid w:val="00E712EE"/>
    <w:rsid w:val="00E715BD"/>
    <w:rsid w:val="00E71893"/>
    <w:rsid w:val="00E71B8F"/>
    <w:rsid w:val="00E71BCF"/>
    <w:rsid w:val="00E71C6B"/>
    <w:rsid w:val="00E71CA0"/>
    <w:rsid w:val="00E7212C"/>
    <w:rsid w:val="00E72232"/>
    <w:rsid w:val="00E72256"/>
    <w:rsid w:val="00E726B9"/>
    <w:rsid w:val="00E726BD"/>
    <w:rsid w:val="00E72A8F"/>
    <w:rsid w:val="00E72C30"/>
    <w:rsid w:val="00E72CC7"/>
    <w:rsid w:val="00E72F12"/>
    <w:rsid w:val="00E73593"/>
    <w:rsid w:val="00E7378D"/>
    <w:rsid w:val="00E73AFA"/>
    <w:rsid w:val="00E73F73"/>
    <w:rsid w:val="00E74035"/>
    <w:rsid w:val="00E743F7"/>
    <w:rsid w:val="00E74581"/>
    <w:rsid w:val="00E747FD"/>
    <w:rsid w:val="00E74A9E"/>
    <w:rsid w:val="00E74DAB"/>
    <w:rsid w:val="00E74E6B"/>
    <w:rsid w:val="00E74F30"/>
    <w:rsid w:val="00E7521A"/>
    <w:rsid w:val="00E75477"/>
    <w:rsid w:val="00E75534"/>
    <w:rsid w:val="00E75750"/>
    <w:rsid w:val="00E757DD"/>
    <w:rsid w:val="00E7592C"/>
    <w:rsid w:val="00E75B67"/>
    <w:rsid w:val="00E75D9E"/>
    <w:rsid w:val="00E75DF6"/>
    <w:rsid w:val="00E75DFB"/>
    <w:rsid w:val="00E75EDC"/>
    <w:rsid w:val="00E75FB3"/>
    <w:rsid w:val="00E7614A"/>
    <w:rsid w:val="00E76640"/>
    <w:rsid w:val="00E7677C"/>
    <w:rsid w:val="00E76DA1"/>
    <w:rsid w:val="00E76FA2"/>
    <w:rsid w:val="00E77046"/>
    <w:rsid w:val="00E772F6"/>
    <w:rsid w:val="00E77485"/>
    <w:rsid w:val="00E77544"/>
    <w:rsid w:val="00E777F0"/>
    <w:rsid w:val="00E77856"/>
    <w:rsid w:val="00E77902"/>
    <w:rsid w:val="00E77943"/>
    <w:rsid w:val="00E7797B"/>
    <w:rsid w:val="00E77BCF"/>
    <w:rsid w:val="00E77D33"/>
    <w:rsid w:val="00E77D41"/>
    <w:rsid w:val="00E77E6E"/>
    <w:rsid w:val="00E80023"/>
    <w:rsid w:val="00E800D6"/>
    <w:rsid w:val="00E8075C"/>
    <w:rsid w:val="00E80895"/>
    <w:rsid w:val="00E809B6"/>
    <w:rsid w:val="00E80A97"/>
    <w:rsid w:val="00E80A9C"/>
    <w:rsid w:val="00E8112C"/>
    <w:rsid w:val="00E812F7"/>
    <w:rsid w:val="00E816CB"/>
    <w:rsid w:val="00E816D9"/>
    <w:rsid w:val="00E81759"/>
    <w:rsid w:val="00E81A96"/>
    <w:rsid w:val="00E81C4B"/>
    <w:rsid w:val="00E82274"/>
    <w:rsid w:val="00E823F5"/>
    <w:rsid w:val="00E8255E"/>
    <w:rsid w:val="00E82601"/>
    <w:rsid w:val="00E82A09"/>
    <w:rsid w:val="00E82B5F"/>
    <w:rsid w:val="00E82BE9"/>
    <w:rsid w:val="00E83180"/>
    <w:rsid w:val="00E831F5"/>
    <w:rsid w:val="00E8327B"/>
    <w:rsid w:val="00E8360A"/>
    <w:rsid w:val="00E83C1C"/>
    <w:rsid w:val="00E83E5A"/>
    <w:rsid w:val="00E84036"/>
    <w:rsid w:val="00E84037"/>
    <w:rsid w:val="00E84094"/>
    <w:rsid w:val="00E840B4"/>
    <w:rsid w:val="00E8419B"/>
    <w:rsid w:val="00E84240"/>
    <w:rsid w:val="00E84277"/>
    <w:rsid w:val="00E84479"/>
    <w:rsid w:val="00E846C7"/>
    <w:rsid w:val="00E8493B"/>
    <w:rsid w:val="00E84B3D"/>
    <w:rsid w:val="00E84D87"/>
    <w:rsid w:val="00E84F75"/>
    <w:rsid w:val="00E8503E"/>
    <w:rsid w:val="00E85278"/>
    <w:rsid w:val="00E85295"/>
    <w:rsid w:val="00E85784"/>
    <w:rsid w:val="00E857D7"/>
    <w:rsid w:val="00E85AB4"/>
    <w:rsid w:val="00E85D7B"/>
    <w:rsid w:val="00E85D8D"/>
    <w:rsid w:val="00E85DD9"/>
    <w:rsid w:val="00E85E12"/>
    <w:rsid w:val="00E85E78"/>
    <w:rsid w:val="00E85E9B"/>
    <w:rsid w:val="00E86154"/>
    <w:rsid w:val="00E861CA"/>
    <w:rsid w:val="00E86265"/>
    <w:rsid w:val="00E86384"/>
    <w:rsid w:val="00E864EA"/>
    <w:rsid w:val="00E865A4"/>
    <w:rsid w:val="00E8694E"/>
    <w:rsid w:val="00E86B04"/>
    <w:rsid w:val="00E86BDC"/>
    <w:rsid w:val="00E86C32"/>
    <w:rsid w:val="00E86D1B"/>
    <w:rsid w:val="00E86E01"/>
    <w:rsid w:val="00E871E8"/>
    <w:rsid w:val="00E87217"/>
    <w:rsid w:val="00E87351"/>
    <w:rsid w:val="00E876C8"/>
    <w:rsid w:val="00E876E0"/>
    <w:rsid w:val="00E878B6"/>
    <w:rsid w:val="00E87C2F"/>
    <w:rsid w:val="00E87C7F"/>
    <w:rsid w:val="00E87D65"/>
    <w:rsid w:val="00E87D7D"/>
    <w:rsid w:val="00E87ED0"/>
    <w:rsid w:val="00E90009"/>
    <w:rsid w:val="00E90104"/>
    <w:rsid w:val="00E9013E"/>
    <w:rsid w:val="00E9016F"/>
    <w:rsid w:val="00E901A2"/>
    <w:rsid w:val="00E90339"/>
    <w:rsid w:val="00E90533"/>
    <w:rsid w:val="00E907D6"/>
    <w:rsid w:val="00E90A00"/>
    <w:rsid w:val="00E90AC9"/>
    <w:rsid w:val="00E90B69"/>
    <w:rsid w:val="00E90BA9"/>
    <w:rsid w:val="00E90D12"/>
    <w:rsid w:val="00E9107F"/>
    <w:rsid w:val="00E91674"/>
    <w:rsid w:val="00E91815"/>
    <w:rsid w:val="00E91887"/>
    <w:rsid w:val="00E918F9"/>
    <w:rsid w:val="00E91990"/>
    <w:rsid w:val="00E919E4"/>
    <w:rsid w:val="00E91C5F"/>
    <w:rsid w:val="00E91C6B"/>
    <w:rsid w:val="00E91EAB"/>
    <w:rsid w:val="00E91F6F"/>
    <w:rsid w:val="00E91FB6"/>
    <w:rsid w:val="00E920A0"/>
    <w:rsid w:val="00E9219A"/>
    <w:rsid w:val="00E922DF"/>
    <w:rsid w:val="00E92594"/>
    <w:rsid w:val="00E9267A"/>
    <w:rsid w:val="00E9270A"/>
    <w:rsid w:val="00E9271F"/>
    <w:rsid w:val="00E92A8C"/>
    <w:rsid w:val="00E92C0F"/>
    <w:rsid w:val="00E92C5C"/>
    <w:rsid w:val="00E92D9B"/>
    <w:rsid w:val="00E92ECB"/>
    <w:rsid w:val="00E9335A"/>
    <w:rsid w:val="00E93405"/>
    <w:rsid w:val="00E935A0"/>
    <w:rsid w:val="00E93809"/>
    <w:rsid w:val="00E93CA0"/>
    <w:rsid w:val="00E93D40"/>
    <w:rsid w:val="00E93DB0"/>
    <w:rsid w:val="00E93DBD"/>
    <w:rsid w:val="00E93F42"/>
    <w:rsid w:val="00E93FB9"/>
    <w:rsid w:val="00E94197"/>
    <w:rsid w:val="00E94277"/>
    <w:rsid w:val="00E94491"/>
    <w:rsid w:val="00E9463F"/>
    <w:rsid w:val="00E94644"/>
    <w:rsid w:val="00E94899"/>
    <w:rsid w:val="00E94920"/>
    <w:rsid w:val="00E949C2"/>
    <w:rsid w:val="00E94A94"/>
    <w:rsid w:val="00E94BBA"/>
    <w:rsid w:val="00E94C24"/>
    <w:rsid w:val="00E9543C"/>
    <w:rsid w:val="00E95646"/>
    <w:rsid w:val="00E956FA"/>
    <w:rsid w:val="00E95807"/>
    <w:rsid w:val="00E95879"/>
    <w:rsid w:val="00E95969"/>
    <w:rsid w:val="00E95A35"/>
    <w:rsid w:val="00E95DDB"/>
    <w:rsid w:val="00E95E85"/>
    <w:rsid w:val="00E95FC3"/>
    <w:rsid w:val="00E96689"/>
    <w:rsid w:val="00E966DB"/>
    <w:rsid w:val="00E967A2"/>
    <w:rsid w:val="00E96831"/>
    <w:rsid w:val="00E96AA8"/>
    <w:rsid w:val="00E96CAE"/>
    <w:rsid w:val="00E96CBE"/>
    <w:rsid w:val="00E96D0E"/>
    <w:rsid w:val="00E96DF5"/>
    <w:rsid w:val="00E96DFB"/>
    <w:rsid w:val="00E97383"/>
    <w:rsid w:val="00E97402"/>
    <w:rsid w:val="00E97475"/>
    <w:rsid w:val="00E9751E"/>
    <w:rsid w:val="00E97976"/>
    <w:rsid w:val="00E97A2B"/>
    <w:rsid w:val="00E97BED"/>
    <w:rsid w:val="00E97D01"/>
    <w:rsid w:val="00EA00AA"/>
    <w:rsid w:val="00EA0269"/>
    <w:rsid w:val="00EA0531"/>
    <w:rsid w:val="00EA056C"/>
    <w:rsid w:val="00EA05D6"/>
    <w:rsid w:val="00EA0669"/>
    <w:rsid w:val="00EA066C"/>
    <w:rsid w:val="00EA08D4"/>
    <w:rsid w:val="00EA0AE5"/>
    <w:rsid w:val="00EA0AF7"/>
    <w:rsid w:val="00EA0D17"/>
    <w:rsid w:val="00EA0D6F"/>
    <w:rsid w:val="00EA0EE9"/>
    <w:rsid w:val="00EA0F77"/>
    <w:rsid w:val="00EA13B6"/>
    <w:rsid w:val="00EA165B"/>
    <w:rsid w:val="00EA17DA"/>
    <w:rsid w:val="00EA188F"/>
    <w:rsid w:val="00EA1899"/>
    <w:rsid w:val="00EA19C3"/>
    <w:rsid w:val="00EA1B76"/>
    <w:rsid w:val="00EA1CE6"/>
    <w:rsid w:val="00EA1E1F"/>
    <w:rsid w:val="00EA1E20"/>
    <w:rsid w:val="00EA201D"/>
    <w:rsid w:val="00EA2029"/>
    <w:rsid w:val="00EA2440"/>
    <w:rsid w:val="00EA27D4"/>
    <w:rsid w:val="00EA2AB5"/>
    <w:rsid w:val="00EA2B7F"/>
    <w:rsid w:val="00EA2D77"/>
    <w:rsid w:val="00EA2FDE"/>
    <w:rsid w:val="00EA3213"/>
    <w:rsid w:val="00EA3312"/>
    <w:rsid w:val="00EA3399"/>
    <w:rsid w:val="00EA3416"/>
    <w:rsid w:val="00EA34B7"/>
    <w:rsid w:val="00EA368F"/>
    <w:rsid w:val="00EA3716"/>
    <w:rsid w:val="00EA3CC1"/>
    <w:rsid w:val="00EA3CD4"/>
    <w:rsid w:val="00EA3F58"/>
    <w:rsid w:val="00EA400B"/>
    <w:rsid w:val="00EA4140"/>
    <w:rsid w:val="00EA442E"/>
    <w:rsid w:val="00EA46DE"/>
    <w:rsid w:val="00EA48F8"/>
    <w:rsid w:val="00EA4A5F"/>
    <w:rsid w:val="00EA4BDA"/>
    <w:rsid w:val="00EA4D14"/>
    <w:rsid w:val="00EA52E9"/>
    <w:rsid w:val="00EA5471"/>
    <w:rsid w:val="00EA5740"/>
    <w:rsid w:val="00EA5997"/>
    <w:rsid w:val="00EA5B32"/>
    <w:rsid w:val="00EA5D19"/>
    <w:rsid w:val="00EA5E4E"/>
    <w:rsid w:val="00EA60F6"/>
    <w:rsid w:val="00EA6330"/>
    <w:rsid w:val="00EA6408"/>
    <w:rsid w:val="00EA65FF"/>
    <w:rsid w:val="00EA6814"/>
    <w:rsid w:val="00EA723A"/>
    <w:rsid w:val="00EA7CC1"/>
    <w:rsid w:val="00EA7CE7"/>
    <w:rsid w:val="00EA7ED7"/>
    <w:rsid w:val="00EB0127"/>
    <w:rsid w:val="00EB02AA"/>
    <w:rsid w:val="00EB0324"/>
    <w:rsid w:val="00EB0492"/>
    <w:rsid w:val="00EB0908"/>
    <w:rsid w:val="00EB0B75"/>
    <w:rsid w:val="00EB0BB6"/>
    <w:rsid w:val="00EB0D44"/>
    <w:rsid w:val="00EB0DCD"/>
    <w:rsid w:val="00EB0EEF"/>
    <w:rsid w:val="00EB1145"/>
    <w:rsid w:val="00EB13AE"/>
    <w:rsid w:val="00EB13BF"/>
    <w:rsid w:val="00EB13FF"/>
    <w:rsid w:val="00EB15AF"/>
    <w:rsid w:val="00EB16A8"/>
    <w:rsid w:val="00EB18D8"/>
    <w:rsid w:val="00EB196D"/>
    <w:rsid w:val="00EB19E9"/>
    <w:rsid w:val="00EB1F06"/>
    <w:rsid w:val="00EB2075"/>
    <w:rsid w:val="00EB22C8"/>
    <w:rsid w:val="00EB24DD"/>
    <w:rsid w:val="00EB24DE"/>
    <w:rsid w:val="00EB28BA"/>
    <w:rsid w:val="00EB29B9"/>
    <w:rsid w:val="00EB2A5F"/>
    <w:rsid w:val="00EB2B74"/>
    <w:rsid w:val="00EB2CAB"/>
    <w:rsid w:val="00EB2CDA"/>
    <w:rsid w:val="00EB2D3E"/>
    <w:rsid w:val="00EB2D67"/>
    <w:rsid w:val="00EB2E65"/>
    <w:rsid w:val="00EB3148"/>
    <w:rsid w:val="00EB3358"/>
    <w:rsid w:val="00EB365D"/>
    <w:rsid w:val="00EB3912"/>
    <w:rsid w:val="00EB3B17"/>
    <w:rsid w:val="00EB3E1D"/>
    <w:rsid w:val="00EB3F03"/>
    <w:rsid w:val="00EB406B"/>
    <w:rsid w:val="00EB423E"/>
    <w:rsid w:val="00EB45DC"/>
    <w:rsid w:val="00EB45EA"/>
    <w:rsid w:val="00EB4701"/>
    <w:rsid w:val="00EB4743"/>
    <w:rsid w:val="00EB4769"/>
    <w:rsid w:val="00EB4822"/>
    <w:rsid w:val="00EB49B7"/>
    <w:rsid w:val="00EB49F0"/>
    <w:rsid w:val="00EB4A42"/>
    <w:rsid w:val="00EB4D0A"/>
    <w:rsid w:val="00EB4DCD"/>
    <w:rsid w:val="00EB4E78"/>
    <w:rsid w:val="00EB4EEB"/>
    <w:rsid w:val="00EB4F25"/>
    <w:rsid w:val="00EB4F60"/>
    <w:rsid w:val="00EB50D7"/>
    <w:rsid w:val="00EB50E1"/>
    <w:rsid w:val="00EB545D"/>
    <w:rsid w:val="00EB58C0"/>
    <w:rsid w:val="00EB58E2"/>
    <w:rsid w:val="00EB5A15"/>
    <w:rsid w:val="00EB5E01"/>
    <w:rsid w:val="00EB5E54"/>
    <w:rsid w:val="00EB5EC0"/>
    <w:rsid w:val="00EB5F4F"/>
    <w:rsid w:val="00EB5FD8"/>
    <w:rsid w:val="00EB6119"/>
    <w:rsid w:val="00EB633F"/>
    <w:rsid w:val="00EB63B7"/>
    <w:rsid w:val="00EB63C8"/>
    <w:rsid w:val="00EB64D6"/>
    <w:rsid w:val="00EB6549"/>
    <w:rsid w:val="00EB6667"/>
    <w:rsid w:val="00EB66F8"/>
    <w:rsid w:val="00EB6A85"/>
    <w:rsid w:val="00EB6BFD"/>
    <w:rsid w:val="00EB6DAB"/>
    <w:rsid w:val="00EB70BD"/>
    <w:rsid w:val="00EB719C"/>
    <w:rsid w:val="00EB71F8"/>
    <w:rsid w:val="00EB726A"/>
    <w:rsid w:val="00EB72E1"/>
    <w:rsid w:val="00EB731A"/>
    <w:rsid w:val="00EB773D"/>
    <w:rsid w:val="00EB7742"/>
    <w:rsid w:val="00EB7746"/>
    <w:rsid w:val="00EB784E"/>
    <w:rsid w:val="00EB7A87"/>
    <w:rsid w:val="00EC0143"/>
    <w:rsid w:val="00EC0199"/>
    <w:rsid w:val="00EC03E0"/>
    <w:rsid w:val="00EC04B3"/>
    <w:rsid w:val="00EC0A98"/>
    <w:rsid w:val="00EC0AC0"/>
    <w:rsid w:val="00EC0B91"/>
    <w:rsid w:val="00EC0DEE"/>
    <w:rsid w:val="00EC0E2F"/>
    <w:rsid w:val="00EC1135"/>
    <w:rsid w:val="00EC1278"/>
    <w:rsid w:val="00EC12DB"/>
    <w:rsid w:val="00EC146D"/>
    <w:rsid w:val="00EC16D7"/>
    <w:rsid w:val="00EC177D"/>
    <w:rsid w:val="00EC1A71"/>
    <w:rsid w:val="00EC1C77"/>
    <w:rsid w:val="00EC1E51"/>
    <w:rsid w:val="00EC1EEA"/>
    <w:rsid w:val="00EC1F0E"/>
    <w:rsid w:val="00EC22C7"/>
    <w:rsid w:val="00EC2305"/>
    <w:rsid w:val="00EC267D"/>
    <w:rsid w:val="00EC2874"/>
    <w:rsid w:val="00EC28BC"/>
    <w:rsid w:val="00EC2964"/>
    <w:rsid w:val="00EC2998"/>
    <w:rsid w:val="00EC2C93"/>
    <w:rsid w:val="00EC2F16"/>
    <w:rsid w:val="00EC2F79"/>
    <w:rsid w:val="00EC31EB"/>
    <w:rsid w:val="00EC3330"/>
    <w:rsid w:val="00EC3512"/>
    <w:rsid w:val="00EC36D2"/>
    <w:rsid w:val="00EC3D6A"/>
    <w:rsid w:val="00EC3E64"/>
    <w:rsid w:val="00EC3EC0"/>
    <w:rsid w:val="00EC416A"/>
    <w:rsid w:val="00EC42E0"/>
    <w:rsid w:val="00EC42E6"/>
    <w:rsid w:val="00EC4500"/>
    <w:rsid w:val="00EC451C"/>
    <w:rsid w:val="00EC45DE"/>
    <w:rsid w:val="00EC4892"/>
    <w:rsid w:val="00EC4ACD"/>
    <w:rsid w:val="00EC4D1B"/>
    <w:rsid w:val="00EC4DED"/>
    <w:rsid w:val="00EC4EF4"/>
    <w:rsid w:val="00EC4EF8"/>
    <w:rsid w:val="00EC4F75"/>
    <w:rsid w:val="00EC5093"/>
    <w:rsid w:val="00EC50FA"/>
    <w:rsid w:val="00EC51FE"/>
    <w:rsid w:val="00EC528C"/>
    <w:rsid w:val="00EC52F9"/>
    <w:rsid w:val="00EC5577"/>
    <w:rsid w:val="00EC58A0"/>
    <w:rsid w:val="00EC5951"/>
    <w:rsid w:val="00EC5A38"/>
    <w:rsid w:val="00EC5B54"/>
    <w:rsid w:val="00EC6062"/>
    <w:rsid w:val="00EC6136"/>
    <w:rsid w:val="00EC6155"/>
    <w:rsid w:val="00EC6259"/>
    <w:rsid w:val="00EC62B2"/>
    <w:rsid w:val="00EC638A"/>
    <w:rsid w:val="00EC66C9"/>
    <w:rsid w:val="00EC69D9"/>
    <w:rsid w:val="00EC6A05"/>
    <w:rsid w:val="00EC6CDE"/>
    <w:rsid w:val="00EC6EA5"/>
    <w:rsid w:val="00EC7252"/>
    <w:rsid w:val="00EC735C"/>
    <w:rsid w:val="00EC73C4"/>
    <w:rsid w:val="00EC745B"/>
    <w:rsid w:val="00EC74CF"/>
    <w:rsid w:val="00EC76AF"/>
    <w:rsid w:val="00EC7744"/>
    <w:rsid w:val="00EC7C34"/>
    <w:rsid w:val="00EC7CE7"/>
    <w:rsid w:val="00EC7D7D"/>
    <w:rsid w:val="00EC7E6E"/>
    <w:rsid w:val="00ED0032"/>
    <w:rsid w:val="00ED043E"/>
    <w:rsid w:val="00ED0AD2"/>
    <w:rsid w:val="00ED0C7F"/>
    <w:rsid w:val="00ED0CE5"/>
    <w:rsid w:val="00ED11E3"/>
    <w:rsid w:val="00ED1223"/>
    <w:rsid w:val="00ED136C"/>
    <w:rsid w:val="00ED17E3"/>
    <w:rsid w:val="00ED18A2"/>
    <w:rsid w:val="00ED1A55"/>
    <w:rsid w:val="00ED1B00"/>
    <w:rsid w:val="00ED1B88"/>
    <w:rsid w:val="00ED21A5"/>
    <w:rsid w:val="00ED22C4"/>
    <w:rsid w:val="00ED23EB"/>
    <w:rsid w:val="00ED23FC"/>
    <w:rsid w:val="00ED24B6"/>
    <w:rsid w:val="00ED259C"/>
    <w:rsid w:val="00ED26BF"/>
    <w:rsid w:val="00ED2704"/>
    <w:rsid w:val="00ED284F"/>
    <w:rsid w:val="00ED2A6E"/>
    <w:rsid w:val="00ED2B85"/>
    <w:rsid w:val="00ED2CBD"/>
    <w:rsid w:val="00ED2EF6"/>
    <w:rsid w:val="00ED30B1"/>
    <w:rsid w:val="00ED31EB"/>
    <w:rsid w:val="00ED32B5"/>
    <w:rsid w:val="00ED3348"/>
    <w:rsid w:val="00ED33F5"/>
    <w:rsid w:val="00ED3564"/>
    <w:rsid w:val="00ED3589"/>
    <w:rsid w:val="00ED3AEB"/>
    <w:rsid w:val="00ED3C0A"/>
    <w:rsid w:val="00ED3CD4"/>
    <w:rsid w:val="00ED3F20"/>
    <w:rsid w:val="00ED40D0"/>
    <w:rsid w:val="00ED4399"/>
    <w:rsid w:val="00ED4655"/>
    <w:rsid w:val="00ED4A00"/>
    <w:rsid w:val="00ED4A41"/>
    <w:rsid w:val="00ED4D4E"/>
    <w:rsid w:val="00ED4D80"/>
    <w:rsid w:val="00ED4E52"/>
    <w:rsid w:val="00ED4E75"/>
    <w:rsid w:val="00ED4FDB"/>
    <w:rsid w:val="00ED506F"/>
    <w:rsid w:val="00ED53BD"/>
    <w:rsid w:val="00ED568B"/>
    <w:rsid w:val="00ED5784"/>
    <w:rsid w:val="00ED57E4"/>
    <w:rsid w:val="00ED58DE"/>
    <w:rsid w:val="00ED5974"/>
    <w:rsid w:val="00ED5B75"/>
    <w:rsid w:val="00ED5D3D"/>
    <w:rsid w:val="00ED5EE9"/>
    <w:rsid w:val="00ED61D6"/>
    <w:rsid w:val="00ED630F"/>
    <w:rsid w:val="00ED6351"/>
    <w:rsid w:val="00ED6747"/>
    <w:rsid w:val="00ED6776"/>
    <w:rsid w:val="00ED686C"/>
    <w:rsid w:val="00ED6959"/>
    <w:rsid w:val="00ED70CD"/>
    <w:rsid w:val="00ED71FA"/>
    <w:rsid w:val="00ED725A"/>
    <w:rsid w:val="00ED763C"/>
    <w:rsid w:val="00ED76C9"/>
    <w:rsid w:val="00ED7827"/>
    <w:rsid w:val="00ED7CD1"/>
    <w:rsid w:val="00ED7D8E"/>
    <w:rsid w:val="00ED7EBA"/>
    <w:rsid w:val="00EE0169"/>
    <w:rsid w:val="00EE018D"/>
    <w:rsid w:val="00EE0741"/>
    <w:rsid w:val="00EE09ED"/>
    <w:rsid w:val="00EE0C73"/>
    <w:rsid w:val="00EE1082"/>
    <w:rsid w:val="00EE1237"/>
    <w:rsid w:val="00EE1324"/>
    <w:rsid w:val="00EE1A07"/>
    <w:rsid w:val="00EE1CF4"/>
    <w:rsid w:val="00EE1E61"/>
    <w:rsid w:val="00EE2093"/>
    <w:rsid w:val="00EE214F"/>
    <w:rsid w:val="00EE22CB"/>
    <w:rsid w:val="00EE23DC"/>
    <w:rsid w:val="00EE24C4"/>
    <w:rsid w:val="00EE2A5E"/>
    <w:rsid w:val="00EE2A79"/>
    <w:rsid w:val="00EE2B57"/>
    <w:rsid w:val="00EE2CC0"/>
    <w:rsid w:val="00EE2E78"/>
    <w:rsid w:val="00EE2F21"/>
    <w:rsid w:val="00EE2F37"/>
    <w:rsid w:val="00EE31C2"/>
    <w:rsid w:val="00EE323B"/>
    <w:rsid w:val="00EE344C"/>
    <w:rsid w:val="00EE354F"/>
    <w:rsid w:val="00EE368F"/>
    <w:rsid w:val="00EE381B"/>
    <w:rsid w:val="00EE398B"/>
    <w:rsid w:val="00EE3A04"/>
    <w:rsid w:val="00EE3CA1"/>
    <w:rsid w:val="00EE3CCF"/>
    <w:rsid w:val="00EE419D"/>
    <w:rsid w:val="00EE447D"/>
    <w:rsid w:val="00EE45C2"/>
    <w:rsid w:val="00EE45E1"/>
    <w:rsid w:val="00EE481A"/>
    <w:rsid w:val="00EE53A1"/>
    <w:rsid w:val="00EE53E4"/>
    <w:rsid w:val="00EE5554"/>
    <w:rsid w:val="00EE5600"/>
    <w:rsid w:val="00EE5797"/>
    <w:rsid w:val="00EE57C0"/>
    <w:rsid w:val="00EE589F"/>
    <w:rsid w:val="00EE58E8"/>
    <w:rsid w:val="00EE5A53"/>
    <w:rsid w:val="00EE5AC5"/>
    <w:rsid w:val="00EE5B8F"/>
    <w:rsid w:val="00EE5CC4"/>
    <w:rsid w:val="00EE614D"/>
    <w:rsid w:val="00EE656D"/>
    <w:rsid w:val="00EE65A0"/>
    <w:rsid w:val="00EE693F"/>
    <w:rsid w:val="00EE6977"/>
    <w:rsid w:val="00EE6B4B"/>
    <w:rsid w:val="00EE6C1A"/>
    <w:rsid w:val="00EE6CE6"/>
    <w:rsid w:val="00EE6E44"/>
    <w:rsid w:val="00EE6FCA"/>
    <w:rsid w:val="00EE704C"/>
    <w:rsid w:val="00EE71E5"/>
    <w:rsid w:val="00EE73F7"/>
    <w:rsid w:val="00EE74C5"/>
    <w:rsid w:val="00EE7589"/>
    <w:rsid w:val="00EF0211"/>
    <w:rsid w:val="00EF0266"/>
    <w:rsid w:val="00EF0870"/>
    <w:rsid w:val="00EF097C"/>
    <w:rsid w:val="00EF0B98"/>
    <w:rsid w:val="00EF0C80"/>
    <w:rsid w:val="00EF0FA5"/>
    <w:rsid w:val="00EF1627"/>
    <w:rsid w:val="00EF17DC"/>
    <w:rsid w:val="00EF181D"/>
    <w:rsid w:val="00EF1C91"/>
    <w:rsid w:val="00EF1D01"/>
    <w:rsid w:val="00EF1FF1"/>
    <w:rsid w:val="00EF2586"/>
    <w:rsid w:val="00EF2841"/>
    <w:rsid w:val="00EF29AC"/>
    <w:rsid w:val="00EF2C8E"/>
    <w:rsid w:val="00EF2DCD"/>
    <w:rsid w:val="00EF2DF7"/>
    <w:rsid w:val="00EF2E8C"/>
    <w:rsid w:val="00EF2FB2"/>
    <w:rsid w:val="00EF30F2"/>
    <w:rsid w:val="00EF3441"/>
    <w:rsid w:val="00EF3506"/>
    <w:rsid w:val="00EF3595"/>
    <w:rsid w:val="00EF37B0"/>
    <w:rsid w:val="00EF3EEB"/>
    <w:rsid w:val="00EF429D"/>
    <w:rsid w:val="00EF43BE"/>
    <w:rsid w:val="00EF469A"/>
    <w:rsid w:val="00EF4760"/>
    <w:rsid w:val="00EF4A22"/>
    <w:rsid w:val="00EF4B59"/>
    <w:rsid w:val="00EF4C3C"/>
    <w:rsid w:val="00EF4DB8"/>
    <w:rsid w:val="00EF4EA6"/>
    <w:rsid w:val="00EF4F51"/>
    <w:rsid w:val="00EF4F5B"/>
    <w:rsid w:val="00EF4FCA"/>
    <w:rsid w:val="00EF504C"/>
    <w:rsid w:val="00EF5447"/>
    <w:rsid w:val="00EF549D"/>
    <w:rsid w:val="00EF559E"/>
    <w:rsid w:val="00EF57BD"/>
    <w:rsid w:val="00EF5AD8"/>
    <w:rsid w:val="00EF5C48"/>
    <w:rsid w:val="00EF5F8D"/>
    <w:rsid w:val="00EF60C9"/>
    <w:rsid w:val="00EF615E"/>
    <w:rsid w:val="00EF62EA"/>
    <w:rsid w:val="00EF6398"/>
    <w:rsid w:val="00EF645B"/>
    <w:rsid w:val="00EF66B4"/>
    <w:rsid w:val="00EF6716"/>
    <w:rsid w:val="00EF69F9"/>
    <w:rsid w:val="00EF6BFF"/>
    <w:rsid w:val="00EF6CA6"/>
    <w:rsid w:val="00EF725A"/>
    <w:rsid w:val="00EF7764"/>
    <w:rsid w:val="00EF791D"/>
    <w:rsid w:val="00EF7B3F"/>
    <w:rsid w:val="00EF7E9B"/>
    <w:rsid w:val="00EF7FD7"/>
    <w:rsid w:val="00F00077"/>
    <w:rsid w:val="00F003A1"/>
    <w:rsid w:val="00F00987"/>
    <w:rsid w:val="00F00B17"/>
    <w:rsid w:val="00F00E2A"/>
    <w:rsid w:val="00F01000"/>
    <w:rsid w:val="00F01181"/>
    <w:rsid w:val="00F0134C"/>
    <w:rsid w:val="00F0135A"/>
    <w:rsid w:val="00F01450"/>
    <w:rsid w:val="00F0151E"/>
    <w:rsid w:val="00F0165E"/>
    <w:rsid w:val="00F01779"/>
    <w:rsid w:val="00F0177C"/>
    <w:rsid w:val="00F01823"/>
    <w:rsid w:val="00F01999"/>
    <w:rsid w:val="00F019D6"/>
    <w:rsid w:val="00F01AB6"/>
    <w:rsid w:val="00F01B13"/>
    <w:rsid w:val="00F01B3A"/>
    <w:rsid w:val="00F01B74"/>
    <w:rsid w:val="00F01D94"/>
    <w:rsid w:val="00F01FAA"/>
    <w:rsid w:val="00F0201D"/>
    <w:rsid w:val="00F02088"/>
    <w:rsid w:val="00F023C7"/>
    <w:rsid w:val="00F0251C"/>
    <w:rsid w:val="00F02619"/>
    <w:rsid w:val="00F0261E"/>
    <w:rsid w:val="00F027AB"/>
    <w:rsid w:val="00F02915"/>
    <w:rsid w:val="00F02A93"/>
    <w:rsid w:val="00F02BFA"/>
    <w:rsid w:val="00F02CB4"/>
    <w:rsid w:val="00F02F12"/>
    <w:rsid w:val="00F02F6A"/>
    <w:rsid w:val="00F02FEF"/>
    <w:rsid w:val="00F03050"/>
    <w:rsid w:val="00F035F9"/>
    <w:rsid w:val="00F037FB"/>
    <w:rsid w:val="00F03923"/>
    <w:rsid w:val="00F03A33"/>
    <w:rsid w:val="00F03B33"/>
    <w:rsid w:val="00F03C42"/>
    <w:rsid w:val="00F03E63"/>
    <w:rsid w:val="00F03F62"/>
    <w:rsid w:val="00F04013"/>
    <w:rsid w:val="00F040AC"/>
    <w:rsid w:val="00F042D9"/>
    <w:rsid w:val="00F0433D"/>
    <w:rsid w:val="00F043CB"/>
    <w:rsid w:val="00F04521"/>
    <w:rsid w:val="00F0477C"/>
    <w:rsid w:val="00F04E22"/>
    <w:rsid w:val="00F04E95"/>
    <w:rsid w:val="00F04F63"/>
    <w:rsid w:val="00F04FED"/>
    <w:rsid w:val="00F050CC"/>
    <w:rsid w:val="00F05298"/>
    <w:rsid w:val="00F0546F"/>
    <w:rsid w:val="00F05492"/>
    <w:rsid w:val="00F05575"/>
    <w:rsid w:val="00F058D8"/>
    <w:rsid w:val="00F05CF0"/>
    <w:rsid w:val="00F05D41"/>
    <w:rsid w:val="00F05DFD"/>
    <w:rsid w:val="00F06296"/>
    <w:rsid w:val="00F062FF"/>
    <w:rsid w:val="00F06593"/>
    <w:rsid w:val="00F0665E"/>
    <w:rsid w:val="00F0672B"/>
    <w:rsid w:val="00F06823"/>
    <w:rsid w:val="00F06900"/>
    <w:rsid w:val="00F06B40"/>
    <w:rsid w:val="00F06B44"/>
    <w:rsid w:val="00F06CED"/>
    <w:rsid w:val="00F06F5C"/>
    <w:rsid w:val="00F0707F"/>
    <w:rsid w:val="00F0712B"/>
    <w:rsid w:val="00F0726D"/>
    <w:rsid w:val="00F073DF"/>
    <w:rsid w:val="00F073EB"/>
    <w:rsid w:val="00F07E0C"/>
    <w:rsid w:val="00F07E5B"/>
    <w:rsid w:val="00F07F63"/>
    <w:rsid w:val="00F1008D"/>
    <w:rsid w:val="00F104ED"/>
    <w:rsid w:val="00F1088F"/>
    <w:rsid w:val="00F10931"/>
    <w:rsid w:val="00F10CC4"/>
    <w:rsid w:val="00F10CD5"/>
    <w:rsid w:val="00F111F3"/>
    <w:rsid w:val="00F112AB"/>
    <w:rsid w:val="00F11310"/>
    <w:rsid w:val="00F11923"/>
    <w:rsid w:val="00F11CB6"/>
    <w:rsid w:val="00F11DC9"/>
    <w:rsid w:val="00F12031"/>
    <w:rsid w:val="00F1203A"/>
    <w:rsid w:val="00F126A1"/>
    <w:rsid w:val="00F127B8"/>
    <w:rsid w:val="00F128FE"/>
    <w:rsid w:val="00F12B99"/>
    <w:rsid w:val="00F12CB7"/>
    <w:rsid w:val="00F12E4B"/>
    <w:rsid w:val="00F13104"/>
    <w:rsid w:val="00F132A8"/>
    <w:rsid w:val="00F13333"/>
    <w:rsid w:val="00F13719"/>
    <w:rsid w:val="00F1383E"/>
    <w:rsid w:val="00F139A7"/>
    <w:rsid w:val="00F13C58"/>
    <w:rsid w:val="00F13C81"/>
    <w:rsid w:val="00F141F7"/>
    <w:rsid w:val="00F14216"/>
    <w:rsid w:val="00F143A5"/>
    <w:rsid w:val="00F144CE"/>
    <w:rsid w:val="00F1469A"/>
    <w:rsid w:val="00F14767"/>
    <w:rsid w:val="00F14B2B"/>
    <w:rsid w:val="00F14B3C"/>
    <w:rsid w:val="00F14DA3"/>
    <w:rsid w:val="00F14DC0"/>
    <w:rsid w:val="00F14FD8"/>
    <w:rsid w:val="00F151B5"/>
    <w:rsid w:val="00F153B7"/>
    <w:rsid w:val="00F15631"/>
    <w:rsid w:val="00F15E7E"/>
    <w:rsid w:val="00F15F97"/>
    <w:rsid w:val="00F164B7"/>
    <w:rsid w:val="00F16535"/>
    <w:rsid w:val="00F165FC"/>
    <w:rsid w:val="00F166E7"/>
    <w:rsid w:val="00F167D9"/>
    <w:rsid w:val="00F169EF"/>
    <w:rsid w:val="00F16D04"/>
    <w:rsid w:val="00F16E59"/>
    <w:rsid w:val="00F16E74"/>
    <w:rsid w:val="00F17586"/>
    <w:rsid w:val="00F1769B"/>
    <w:rsid w:val="00F17A10"/>
    <w:rsid w:val="00F17B76"/>
    <w:rsid w:val="00F17C44"/>
    <w:rsid w:val="00F17D3B"/>
    <w:rsid w:val="00F17DF4"/>
    <w:rsid w:val="00F17F36"/>
    <w:rsid w:val="00F20327"/>
    <w:rsid w:val="00F205D6"/>
    <w:rsid w:val="00F20614"/>
    <w:rsid w:val="00F20826"/>
    <w:rsid w:val="00F210E5"/>
    <w:rsid w:val="00F21120"/>
    <w:rsid w:val="00F21435"/>
    <w:rsid w:val="00F21499"/>
    <w:rsid w:val="00F2165D"/>
    <w:rsid w:val="00F2199B"/>
    <w:rsid w:val="00F219CF"/>
    <w:rsid w:val="00F21BFE"/>
    <w:rsid w:val="00F21D54"/>
    <w:rsid w:val="00F2204D"/>
    <w:rsid w:val="00F22141"/>
    <w:rsid w:val="00F2240D"/>
    <w:rsid w:val="00F2269F"/>
    <w:rsid w:val="00F228F3"/>
    <w:rsid w:val="00F23246"/>
    <w:rsid w:val="00F232A6"/>
    <w:rsid w:val="00F233BB"/>
    <w:rsid w:val="00F236ED"/>
    <w:rsid w:val="00F23CDD"/>
    <w:rsid w:val="00F23D59"/>
    <w:rsid w:val="00F23D5F"/>
    <w:rsid w:val="00F23F45"/>
    <w:rsid w:val="00F241A5"/>
    <w:rsid w:val="00F24438"/>
    <w:rsid w:val="00F24443"/>
    <w:rsid w:val="00F24531"/>
    <w:rsid w:val="00F24F45"/>
    <w:rsid w:val="00F24F8F"/>
    <w:rsid w:val="00F24FB2"/>
    <w:rsid w:val="00F25263"/>
    <w:rsid w:val="00F2530A"/>
    <w:rsid w:val="00F25384"/>
    <w:rsid w:val="00F253AC"/>
    <w:rsid w:val="00F25493"/>
    <w:rsid w:val="00F25752"/>
    <w:rsid w:val="00F25D45"/>
    <w:rsid w:val="00F25D89"/>
    <w:rsid w:val="00F25E68"/>
    <w:rsid w:val="00F25FD0"/>
    <w:rsid w:val="00F26112"/>
    <w:rsid w:val="00F2641A"/>
    <w:rsid w:val="00F2681C"/>
    <w:rsid w:val="00F26CAD"/>
    <w:rsid w:val="00F26D25"/>
    <w:rsid w:val="00F26E2C"/>
    <w:rsid w:val="00F2704F"/>
    <w:rsid w:val="00F27371"/>
    <w:rsid w:val="00F27578"/>
    <w:rsid w:val="00F27A07"/>
    <w:rsid w:val="00F27ABA"/>
    <w:rsid w:val="00F27BCF"/>
    <w:rsid w:val="00F27C79"/>
    <w:rsid w:val="00F27D47"/>
    <w:rsid w:val="00F27E29"/>
    <w:rsid w:val="00F27ED8"/>
    <w:rsid w:val="00F300AD"/>
    <w:rsid w:val="00F309A2"/>
    <w:rsid w:val="00F30AD6"/>
    <w:rsid w:val="00F30B2E"/>
    <w:rsid w:val="00F30C06"/>
    <w:rsid w:val="00F30EF2"/>
    <w:rsid w:val="00F30FAF"/>
    <w:rsid w:val="00F310D6"/>
    <w:rsid w:val="00F310E8"/>
    <w:rsid w:val="00F3114C"/>
    <w:rsid w:val="00F3116A"/>
    <w:rsid w:val="00F3139A"/>
    <w:rsid w:val="00F31635"/>
    <w:rsid w:val="00F31801"/>
    <w:rsid w:val="00F323DE"/>
    <w:rsid w:val="00F3243B"/>
    <w:rsid w:val="00F3243E"/>
    <w:rsid w:val="00F32453"/>
    <w:rsid w:val="00F32771"/>
    <w:rsid w:val="00F3299E"/>
    <w:rsid w:val="00F329C4"/>
    <w:rsid w:val="00F32BAC"/>
    <w:rsid w:val="00F32CAB"/>
    <w:rsid w:val="00F330EC"/>
    <w:rsid w:val="00F33233"/>
    <w:rsid w:val="00F332AC"/>
    <w:rsid w:val="00F33463"/>
    <w:rsid w:val="00F33635"/>
    <w:rsid w:val="00F337FE"/>
    <w:rsid w:val="00F339A7"/>
    <w:rsid w:val="00F33BE7"/>
    <w:rsid w:val="00F33C17"/>
    <w:rsid w:val="00F33D8B"/>
    <w:rsid w:val="00F34083"/>
    <w:rsid w:val="00F34186"/>
    <w:rsid w:val="00F3449C"/>
    <w:rsid w:val="00F344D0"/>
    <w:rsid w:val="00F34655"/>
    <w:rsid w:val="00F34793"/>
    <w:rsid w:val="00F348F2"/>
    <w:rsid w:val="00F34A58"/>
    <w:rsid w:val="00F34AA9"/>
    <w:rsid w:val="00F34BAB"/>
    <w:rsid w:val="00F34E9A"/>
    <w:rsid w:val="00F34EBE"/>
    <w:rsid w:val="00F35576"/>
    <w:rsid w:val="00F35749"/>
    <w:rsid w:val="00F357AE"/>
    <w:rsid w:val="00F35901"/>
    <w:rsid w:val="00F35A0D"/>
    <w:rsid w:val="00F35B84"/>
    <w:rsid w:val="00F361FE"/>
    <w:rsid w:val="00F36510"/>
    <w:rsid w:val="00F36671"/>
    <w:rsid w:val="00F369EE"/>
    <w:rsid w:val="00F36A8A"/>
    <w:rsid w:val="00F36CCF"/>
    <w:rsid w:val="00F36CF3"/>
    <w:rsid w:val="00F36D6E"/>
    <w:rsid w:val="00F36EC8"/>
    <w:rsid w:val="00F36FF3"/>
    <w:rsid w:val="00F370D8"/>
    <w:rsid w:val="00F37136"/>
    <w:rsid w:val="00F3720E"/>
    <w:rsid w:val="00F37258"/>
    <w:rsid w:val="00F3739A"/>
    <w:rsid w:val="00F373C5"/>
    <w:rsid w:val="00F373CA"/>
    <w:rsid w:val="00F37403"/>
    <w:rsid w:val="00F3781E"/>
    <w:rsid w:val="00F37943"/>
    <w:rsid w:val="00F37A31"/>
    <w:rsid w:val="00F37B52"/>
    <w:rsid w:val="00F37DB0"/>
    <w:rsid w:val="00F37DBD"/>
    <w:rsid w:val="00F37F5F"/>
    <w:rsid w:val="00F4008F"/>
    <w:rsid w:val="00F400D1"/>
    <w:rsid w:val="00F4028F"/>
    <w:rsid w:val="00F40636"/>
    <w:rsid w:val="00F40942"/>
    <w:rsid w:val="00F409B0"/>
    <w:rsid w:val="00F40F00"/>
    <w:rsid w:val="00F40F7F"/>
    <w:rsid w:val="00F411A2"/>
    <w:rsid w:val="00F412A2"/>
    <w:rsid w:val="00F414F8"/>
    <w:rsid w:val="00F41570"/>
    <w:rsid w:val="00F415C4"/>
    <w:rsid w:val="00F41814"/>
    <w:rsid w:val="00F4184D"/>
    <w:rsid w:val="00F41961"/>
    <w:rsid w:val="00F41B03"/>
    <w:rsid w:val="00F41C84"/>
    <w:rsid w:val="00F41E67"/>
    <w:rsid w:val="00F41F4F"/>
    <w:rsid w:val="00F41F97"/>
    <w:rsid w:val="00F422F0"/>
    <w:rsid w:val="00F42584"/>
    <w:rsid w:val="00F4282F"/>
    <w:rsid w:val="00F42948"/>
    <w:rsid w:val="00F42A7A"/>
    <w:rsid w:val="00F42AC5"/>
    <w:rsid w:val="00F42B16"/>
    <w:rsid w:val="00F42E6A"/>
    <w:rsid w:val="00F4308A"/>
    <w:rsid w:val="00F43389"/>
    <w:rsid w:val="00F43708"/>
    <w:rsid w:val="00F437A4"/>
    <w:rsid w:val="00F43871"/>
    <w:rsid w:val="00F438AF"/>
    <w:rsid w:val="00F4394A"/>
    <w:rsid w:val="00F43B5D"/>
    <w:rsid w:val="00F43CB2"/>
    <w:rsid w:val="00F43FDD"/>
    <w:rsid w:val="00F44072"/>
    <w:rsid w:val="00F440BD"/>
    <w:rsid w:val="00F44269"/>
    <w:rsid w:val="00F442B0"/>
    <w:rsid w:val="00F44554"/>
    <w:rsid w:val="00F44A96"/>
    <w:rsid w:val="00F44CED"/>
    <w:rsid w:val="00F450DE"/>
    <w:rsid w:val="00F45157"/>
    <w:rsid w:val="00F4524C"/>
    <w:rsid w:val="00F453B3"/>
    <w:rsid w:val="00F455E4"/>
    <w:rsid w:val="00F45668"/>
    <w:rsid w:val="00F45671"/>
    <w:rsid w:val="00F458A7"/>
    <w:rsid w:val="00F45994"/>
    <w:rsid w:val="00F45A08"/>
    <w:rsid w:val="00F45AB1"/>
    <w:rsid w:val="00F45DA1"/>
    <w:rsid w:val="00F45FCB"/>
    <w:rsid w:val="00F4613A"/>
    <w:rsid w:val="00F461E0"/>
    <w:rsid w:val="00F46223"/>
    <w:rsid w:val="00F465C1"/>
    <w:rsid w:val="00F466E6"/>
    <w:rsid w:val="00F4675C"/>
    <w:rsid w:val="00F46840"/>
    <w:rsid w:val="00F46A76"/>
    <w:rsid w:val="00F46CFA"/>
    <w:rsid w:val="00F471EF"/>
    <w:rsid w:val="00F47348"/>
    <w:rsid w:val="00F4766A"/>
    <w:rsid w:val="00F477DC"/>
    <w:rsid w:val="00F478DE"/>
    <w:rsid w:val="00F47C91"/>
    <w:rsid w:val="00F47D06"/>
    <w:rsid w:val="00F47FCF"/>
    <w:rsid w:val="00F503AD"/>
    <w:rsid w:val="00F50513"/>
    <w:rsid w:val="00F506EB"/>
    <w:rsid w:val="00F50844"/>
    <w:rsid w:val="00F508BF"/>
    <w:rsid w:val="00F50C44"/>
    <w:rsid w:val="00F50DEA"/>
    <w:rsid w:val="00F51158"/>
    <w:rsid w:val="00F512A1"/>
    <w:rsid w:val="00F51A19"/>
    <w:rsid w:val="00F51ADB"/>
    <w:rsid w:val="00F51B84"/>
    <w:rsid w:val="00F51C07"/>
    <w:rsid w:val="00F52012"/>
    <w:rsid w:val="00F521B8"/>
    <w:rsid w:val="00F5228C"/>
    <w:rsid w:val="00F5251E"/>
    <w:rsid w:val="00F52894"/>
    <w:rsid w:val="00F5299E"/>
    <w:rsid w:val="00F52A6C"/>
    <w:rsid w:val="00F52C82"/>
    <w:rsid w:val="00F52CE2"/>
    <w:rsid w:val="00F52EC3"/>
    <w:rsid w:val="00F52FD1"/>
    <w:rsid w:val="00F53136"/>
    <w:rsid w:val="00F5335A"/>
    <w:rsid w:val="00F534B7"/>
    <w:rsid w:val="00F53840"/>
    <w:rsid w:val="00F53AD0"/>
    <w:rsid w:val="00F53BF6"/>
    <w:rsid w:val="00F53CD9"/>
    <w:rsid w:val="00F53E6F"/>
    <w:rsid w:val="00F54292"/>
    <w:rsid w:val="00F543B9"/>
    <w:rsid w:val="00F54AE8"/>
    <w:rsid w:val="00F54B6A"/>
    <w:rsid w:val="00F54BA4"/>
    <w:rsid w:val="00F54C65"/>
    <w:rsid w:val="00F54D06"/>
    <w:rsid w:val="00F54DCB"/>
    <w:rsid w:val="00F550E2"/>
    <w:rsid w:val="00F55777"/>
    <w:rsid w:val="00F55E16"/>
    <w:rsid w:val="00F55EC2"/>
    <w:rsid w:val="00F5600A"/>
    <w:rsid w:val="00F560FC"/>
    <w:rsid w:val="00F56221"/>
    <w:rsid w:val="00F56598"/>
    <w:rsid w:val="00F56677"/>
    <w:rsid w:val="00F5675E"/>
    <w:rsid w:val="00F568D5"/>
    <w:rsid w:val="00F56A68"/>
    <w:rsid w:val="00F56B12"/>
    <w:rsid w:val="00F56E13"/>
    <w:rsid w:val="00F56F15"/>
    <w:rsid w:val="00F573A7"/>
    <w:rsid w:val="00F57733"/>
    <w:rsid w:val="00F57917"/>
    <w:rsid w:val="00F5792A"/>
    <w:rsid w:val="00F579B7"/>
    <w:rsid w:val="00F57EF4"/>
    <w:rsid w:val="00F57F52"/>
    <w:rsid w:val="00F57F67"/>
    <w:rsid w:val="00F57FAD"/>
    <w:rsid w:val="00F57FDD"/>
    <w:rsid w:val="00F60245"/>
    <w:rsid w:val="00F602B6"/>
    <w:rsid w:val="00F602F7"/>
    <w:rsid w:val="00F605D8"/>
    <w:rsid w:val="00F608D9"/>
    <w:rsid w:val="00F609FE"/>
    <w:rsid w:val="00F60C8D"/>
    <w:rsid w:val="00F60FF2"/>
    <w:rsid w:val="00F612F3"/>
    <w:rsid w:val="00F614AD"/>
    <w:rsid w:val="00F616AC"/>
    <w:rsid w:val="00F61747"/>
    <w:rsid w:val="00F617AD"/>
    <w:rsid w:val="00F61896"/>
    <w:rsid w:val="00F619DF"/>
    <w:rsid w:val="00F61B2B"/>
    <w:rsid w:val="00F61C8E"/>
    <w:rsid w:val="00F61D91"/>
    <w:rsid w:val="00F61D97"/>
    <w:rsid w:val="00F61E09"/>
    <w:rsid w:val="00F61F97"/>
    <w:rsid w:val="00F622BB"/>
    <w:rsid w:val="00F623F8"/>
    <w:rsid w:val="00F62564"/>
    <w:rsid w:val="00F6259A"/>
    <w:rsid w:val="00F62927"/>
    <w:rsid w:val="00F62AC3"/>
    <w:rsid w:val="00F62AE8"/>
    <w:rsid w:val="00F62B4C"/>
    <w:rsid w:val="00F62BBD"/>
    <w:rsid w:val="00F62D56"/>
    <w:rsid w:val="00F63066"/>
    <w:rsid w:val="00F63110"/>
    <w:rsid w:val="00F63111"/>
    <w:rsid w:val="00F631C8"/>
    <w:rsid w:val="00F63391"/>
    <w:rsid w:val="00F633D4"/>
    <w:rsid w:val="00F63741"/>
    <w:rsid w:val="00F63892"/>
    <w:rsid w:val="00F63F84"/>
    <w:rsid w:val="00F63F8F"/>
    <w:rsid w:val="00F64045"/>
    <w:rsid w:val="00F640EB"/>
    <w:rsid w:val="00F64242"/>
    <w:rsid w:val="00F644A3"/>
    <w:rsid w:val="00F6454E"/>
    <w:rsid w:val="00F645F2"/>
    <w:rsid w:val="00F64A7D"/>
    <w:rsid w:val="00F64D61"/>
    <w:rsid w:val="00F65253"/>
    <w:rsid w:val="00F65625"/>
    <w:rsid w:val="00F6566B"/>
    <w:rsid w:val="00F65A55"/>
    <w:rsid w:val="00F65A9D"/>
    <w:rsid w:val="00F65BAF"/>
    <w:rsid w:val="00F65FCA"/>
    <w:rsid w:val="00F66308"/>
    <w:rsid w:val="00F6646C"/>
    <w:rsid w:val="00F6667D"/>
    <w:rsid w:val="00F669EC"/>
    <w:rsid w:val="00F66C1F"/>
    <w:rsid w:val="00F66EA3"/>
    <w:rsid w:val="00F67066"/>
    <w:rsid w:val="00F6727F"/>
    <w:rsid w:val="00F6728B"/>
    <w:rsid w:val="00F67402"/>
    <w:rsid w:val="00F67615"/>
    <w:rsid w:val="00F678D1"/>
    <w:rsid w:val="00F67975"/>
    <w:rsid w:val="00F679B3"/>
    <w:rsid w:val="00F67B70"/>
    <w:rsid w:val="00F67C3F"/>
    <w:rsid w:val="00F67D5E"/>
    <w:rsid w:val="00F702B4"/>
    <w:rsid w:val="00F70573"/>
    <w:rsid w:val="00F70ADD"/>
    <w:rsid w:val="00F70DBC"/>
    <w:rsid w:val="00F70F67"/>
    <w:rsid w:val="00F70FBC"/>
    <w:rsid w:val="00F70FD7"/>
    <w:rsid w:val="00F71043"/>
    <w:rsid w:val="00F71148"/>
    <w:rsid w:val="00F711CB"/>
    <w:rsid w:val="00F7128C"/>
    <w:rsid w:val="00F71AF0"/>
    <w:rsid w:val="00F71C1B"/>
    <w:rsid w:val="00F71D84"/>
    <w:rsid w:val="00F71EBA"/>
    <w:rsid w:val="00F720EA"/>
    <w:rsid w:val="00F72264"/>
    <w:rsid w:val="00F7263A"/>
    <w:rsid w:val="00F728A9"/>
    <w:rsid w:val="00F72BC0"/>
    <w:rsid w:val="00F72D1D"/>
    <w:rsid w:val="00F72D92"/>
    <w:rsid w:val="00F7309F"/>
    <w:rsid w:val="00F732E3"/>
    <w:rsid w:val="00F7366B"/>
    <w:rsid w:val="00F736C2"/>
    <w:rsid w:val="00F7386F"/>
    <w:rsid w:val="00F73939"/>
    <w:rsid w:val="00F73AEC"/>
    <w:rsid w:val="00F73CCA"/>
    <w:rsid w:val="00F73DA5"/>
    <w:rsid w:val="00F73DBA"/>
    <w:rsid w:val="00F73EC9"/>
    <w:rsid w:val="00F73EFE"/>
    <w:rsid w:val="00F73F35"/>
    <w:rsid w:val="00F74106"/>
    <w:rsid w:val="00F741E3"/>
    <w:rsid w:val="00F742EC"/>
    <w:rsid w:val="00F7469A"/>
    <w:rsid w:val="00F7493B"/>
    <w:rsid w:val="00F74B82"/>
    <w:rsid w:val="00F74E86"/>
    <w:rsid w:val="00F74EDD"/>
    <w:rsid w:val="00F74FA6"/>
    <w:rsid w:val="00F750C2"/>
    <w:rsid w:val="00F750CF"/>
    <w:rsid w:val="00F75251"/>
    <w:rsid w:val="00F756A3"/>
    <w:rsid w:val="00F7583E"/>
    <w:rsid w:val="00F75A39"/>
    <w:rsid w:val="00F75C3C"/>
    <w:rsid w:val="00F75FBB"/>
    <w:rsid w:val="00F76064"/>
    <w:rsid w:val="00F762F2"/>
    <w:rsid w:val="00F76612"/>
    <w:rsid w:val="00F766FC"/>
    <w:rsid w:val="00F76E23"/>
    <w:rsid w:val="00F7725F"/>
    <w:rsid w:val="00F77864"/>
    <w:rsid w:val="00F77B59"/>
    <w:rsid w:val="00F77D8C"/>
    <w:rsid w:val="00F801F9"/>
    <w:rsid w:val="00F805D8"/>
    <w:rsid w:val="00F807AF"/>
    <w:rsid w:val="00F807FD"/>
    <w:rsid w:val="00F80A69"/>
    <w:rsid w:val="00F80AB7"/>
    <w:rsid w:val="00F80C5E"/>
    <w:rsid w:val="00F80CED"/>
    <w:rsid w:val="00F80D7F"/>
    <w:rsid w:val="00F80E86"/>
    <w:rsid w:val="00F80E88"/>
    <w:rsid w:val="00F8118F"/>
    <w:rsid w:val="00F813B8"/>
    <w:rsid w:val="00F813BA"/>
    <w:rsid w:val="00F8140B"/>
    <w:rsid w:val="00F8140F"/>
    <w:rsid w:val="00F81A39"/>
    <w:rsid w:val="00F81F95"/>
    <w:rsid w:val="00F81FBE"/>
    <w:rsid w:val="00F8201C"/>
    <w:rsid w:val="00F82244"/>
    <w:rsid w:val="00F8227D"/>
    <w:rsid w:val="00F822DF"/>
    <w:rsid w:val="00F824C6"/>
    <w:rsid w:val="00F824E2"/>
    <w:rsid w:val="00F826A5"/>
    <w:rsid w:val="00F82E98"/>
    <w:rsid w:val="00F82FF8"/>
    <w:rsid w:val="00F83033"/>
    <w:rsid w:val="00F8307F"/>
    <w:rsid w:val="00F83118"/>
    <w:rsid w:val="00F83123"/>
    <w:rsid w:val="00F8348C"/>
    <w:rsid w:val="00F83728"/>
    <w:rsid w:val="00F838D5"/>
    <w:rsid w:val="00F83AE7"/>
    <w:rsid w:val="00F83B7A"/>
    <w:rsid w:val="00F83DE2"/>
    <w:rsid w:val="00F83DFB"/>
    <w:rsid w:val="00F84109"/>
    <w:rsid w:val="00F84153"/>
    <w:rsid w:val="00F8437D"/>
    <w:rsid w:val="00F84A80"/>
    <w:rsid w:val="00F84B7A"/>
    <w:rsid w:val="00F84D94"/>
    <w:rsid w:val="00F84F1B"/>
    <w:rsid w:val="00F85771"/>
    <w:rsid w:val="00F85893"/>
    <w:rsid w:val="00F85BEE"/>
    <w:rsid w:val="00F85C01"/>
    <w:rsid w:val="00F85E18"/>
    <w:rsid w:val="00F85F2D"/>
    <w:rsid w:val="00F85FAF"/>
    <w:rsid w:val="00F8636E"/>
    <w:rsid w:val="00F86711"/>
    <w:rsid w:val="00F86BCF"/>
    <w:rsid w:val="00F87037"/>
    <w:rsid w:val="00F87055"/>
    <w:rsid w:val="00F871BD"/>
    <w:rsid w:val="00F8738E"/>
    <w:rsid w:val="00F873D3"/>
    <w:rsid w:val="00F87517"/>
    <w:rsid w:val="00F8754F"/>
    <w:rsid w:val="00F87855"/>
    <w:rsid w:val="00F87AED"/>
    <w:rsid w:val="00F87AF1"/>
    <w:rsid w:val="00F87B2E"/>
    <w:rsid w:val="00F87CCC"/>
    <w:rsid w:val="00F87F9A"/>
    <w:rsid w:val="00F90101"/>
    <w:rsid w:val="00F902FB"/>
    <w:rsid w:val="00F905E8"/>
    <w:rsid w:val="00F90964"/>
    <w:rsid w:val="00F909D8"/>
    <w:rsid w:val="00F90DA0"/>
    <w:rsid w:val="00F91070"/>
    <w:rsid w:val="00F9108E"/>
    <w:rsid w:val="00F9111F"/>
    <w:rsid w:val="00F9116F"/>
    <w:rsid w:val="00F9134C"/>
    <w:rsid w:val="00F914BD"/>
    <w:rsid w:val="00F915B5"/>
    <w:rsid w:val="00F915BB"/>
    <w:rsid w:val="00F91747"/>
    <w:rsid w:val="00F919BE"/>
    <w:rsid w:val="00F91A6A"/>
    <w:rsid w:val="00F91F7C"/>
    <w:rsid w:val="00F921C4"/>
    <w:rsid w:val="00F922E4"/>
    <w:rsid w:val="00F9243E"/>
    <w:rsid w:val="00F92835"/>
    <w:rsid w:val="00F9299E"/>
    <w:rsid w:val="00F929F4"/>
    <w:rsid w:val="00F92D37"/>
    <w:rsid w:val="00F93066"/>
    <w:rsid w:val="00F93389"/>
    <w:rsid w:val="00F933A3"/>
    <w:rsid w:val="00F934E1"/>
    <w:rsid w:val="00F9384B"/>
    <w:rsid w:val="00F93DF3"/>
    <w:rsid w:val="00F93FA3"/>
    <w:rsid w:val="00F942E8"/>
    <w:rsid w:val="00F944F1"/>
    <w:rsid w:val="00F94637"/>
    <w:rsid w:val="00F94984"/>
    <w:rsid w:val="00F94CAA"/>
    <w:rsid w:val="00F94D19"/>
    <w:rsid w:val="00F957A9"/>
    <w:rsid w:val="00F95885"/>
    <w:rsid w:val="00F958A1"/>
    <w:rsid w:val="00F95972"/>
    <w:rsid w:val="00F95B92"/>
    <w:rsid w:val="00F95C88"/>
    <w:rsid w:val="00F95CF2"/>
    <w:rsid w:val="00F95EBF"/>
    <w:rsid w:val="00F95ECE"/>
    <w:rsid w:val="00F96059"/>
    <w:rsid w:val="00F963D6"/>
    <w:rsid w:val="00F964C7"/>
    <w:rsid w:val="00F96709"/>
    <w:rsid w:val="00F9692E"/>
    <w:rsid w:val="00F969DA"/>
    <w:rsid w:val="00F96B5B"/>
    <w:rsid w:val="00F96D0F"/>
    <w:rsid w:val="00F96DDF"/>
    <w:rsid w:val="00F96F69"/>
    <w:rsid w:val="00F971A7"/>
    <w:rsid w:val="00F977BD"/>
    <w:rsid w:val="00F97E85"/>
    <w:rsid w:val="00F97ED6"/>
    <w:rsid w:val="00F97FCE"/>
    <w:rsid w:val="00FA01AE"/>
    <w:rsid w:val="00FA01B0"/>
    <w:rsid w:val="00FA027A"/>
    <w:rsid w:val="00FA02E2"/>
    <w:rsid w:val="00FA036C"/>
    <w:rsid w:val="00FA04E8"/>
    <w:rsid w:val="00FA0585"/>
    <w:rsid w:val="00FA0697"/>
    <w:rsid w:val="00FA06BC"/>
    <w:rsid w:val="00FA06F4"/>
    <w:rsid w:val="00FA0817"/>
    <w:rsid w:val="00FA0C0F"/>
    <w:rsid w:val="00FA0EB9"/>
    <w:rsid w:val="00FA0FF2"/>
    <w:rsid w:val="00FA10B6"/>
    <w:rsid w:val="00FA1109"/>
    <w:rsid w:val="00FA11E4"/>
    <w:rsid w:val="00FA120C"/>
    <w:rsid w:val="00FA16A8"/>
    <w:rsid w:val="00FA17B8"/>
    <w:rsid w:val="00FA183B"/>
    <w:rsid w:val="00FA1A9A"/>
    <w:rsid w:val="00FA1A9C"/>
    <w:rsid w:val="00FA1AB5"/>
    <w:rsid w:val="00FA1B4F"/>
    <w:rsid w:val="00FA1BFE"/>
    <w:rsid w:val="00FA1C1A"/>
    <w:rsid w:val="00FA1F1D"/>
    <w:rsid w:val="00FA204D"/>
    <w:rsid w:val="00FA2265"/>
    <w:rsid w:val="00FA230F"/>
    <w:rsid w:val="00FA2784"/>
    <w:rsid w:val="00FA2989"/>
    <w:rsid w:val="00FA29EC"/>
    <w:rsid w:val="00FA2A3C"/>
    <w:rsid w:val="00FA2FE5"/>
    <w:rsid w:val="00FA3079"/>
    <w:rsid w:val="00FA32DE"/>
    <w:rsid w:val="00FA3370"/>
    <w:rsid w:val="00FA33DA"/>
    <w:rsid w:val="00FA34D4"/>
    <w:rsid w:val="00FA364F"/>
    <w:rsid w:val="00FA3974"/>
    <w:rsid w:val="00FA3CC3"/>
    <w:rsid w:val="00FA3DCD"/>
    <w:rsid w:val="00FA3F0F"/>
    <w:rsid w:val="00FA419A"/>
    <w:rsid w:val="00FA47E7"/>
    <w:rsid w:val="00FA4861"/>
    <w:rsid w:val="00FA4866"/>
    <w:rsid w:val="00FA48F0"/>
    <w:rsid w:val="00FA4902"/>
    <w:rsid w:val="00FA4A10"/>
    <w:rsid w:val="00FA4A18"/>
    <w:rsid w:val="00FA4D7B"/>
    <w:rsid w:val="00FA4FE3"/>
    <w:rsid w:val="00FA50D2"/>
    <w:rsid w:val="00FA50E6"/>
    <w:rsid w:val="00FA5166"/>
    <w:rsid w:val="00FA51A2"/>
    <w:rsid w:val="00FA562D"/>
    <w:rsid w:val="00FA570A"/>
    <w:rsid w:val="00FA58CA"/>
    <w:rsid w:val="00FA58D8"/>
    <w:rsid w:val="00FA593D"/>
    <w:rsid w:val="00FA5B59"/>
    <w:rsid w:val="00FA5D6E"/>
    <w:rsid w:val="00FA64B2"/>
    <w:rsid w:val="00FA6639"/>
    <w:rsid w:val="00FA6686"/>
    <w:rsid w:val="00FA66CD"/>
    <w:rsid w:val="00FA68BB"/>
    <w:rsid w:val="00FA6C11"/>
    <w:rsid w:val="00FA6C50"/>
    <w:rsid w:val="00FA7086"/>
    <w:rsid w:val="00FA70D1"/>
    <w:rsid w:val="00FA7131"/>
    <w:rsid w:val="00FA71D8"/>
    <w:rsid w:val="00FA77A6"/>
    <w:rsid w:val="00FA77F7"/>
    <w:rsid w:val="00FA7982"/>
    <w:rsid w:val="00FA7B10"/>
    <w:rsid w:val="00FB00D3"/>
    <w:rsid w:val="00FB00E0"/>
    <w:rsid w:val="00FB04B6"/>
    <w:rsid w:val="00FB051C"/>
    <w:rsid w:val="00FB0568"/>
    <w:rsid w:val="00FB0668"/>
    <w:rsid w:val="00FB0BDC"/>
    <w:rsid w:val="00FB0F42"/>
    <w:rsid w:val="00FB1037"/>
    <w:rsid w:val="00FB12E3"/>
    <w:rsid w:val="00FB1464"/>
    <w:rsid w:val="00FB1C66"/>
    <w:rsid w:val="00FB1CEC"/>
    <w:rsid w:val="00FB1CF3"/>
    <w:rsid w:val="00FB1D11"/>
    <w:rsid w:val="00FB1E6E"/>
    <w:rsid w:val="00FB2284"/>
    <w:rsid w:val="00FB2473"/>
    <w:rsid w:val="00FB24FC"/>
    <w:rsid w:val="00FB2809"/>
    <w:rsid w:val="00FB2C38"/>
    <w:rsid w:val="00FB2E9B"/>
    <w:rsid w:val="00FB316E"/>
    <w:rsid w:val="00FB351E"/>
    <w:rsid w:val="00FB38F2"/>
    <w:rsid w:val="00FB3998"/>
    <w:rsid w:val="00FB3A25"/>
    <w:rsid w:val="00FB3B77"/>
    <w:rsid w:val="00FB3C48"/>
    <w:rsid w:val="00FB3C66"/>
    <w:rsid w:val="00FB3D48"/>
    <w:rsid w:val="00FB417B"/>
    <w:rsid w:val="00FB434C"/>
    <w:rsid w:val="00FB4537"/>
    <w:rsid w:val="00FB4BAF"/>
    <w:rsid w:val="00FB4C73"/>
    <w:rsid w:val="00FB4C9C"/>
    <w:rsid w:val="00FB4E8C"/>
    <w:rsid w:val="00FB508B"/>
    <w:rsid w:val="00FB50DD"/>
    <w:rsid w:val="00FB5199"/>
    <w:rsid w:val="00FB51EB"/>
    <w:rsid w:val="00FB54A3"/>
    <w:rsid w:val="00FB59AE"/>
    <w:rsid w:val="00FB5A53"/>
    <w:rsid w:val="00FB5AAB"/>
    <w:rsid w:val="00FB5E5A"/>
    <w:rsid w:val="00FB5F08"/>
    <w:rsid w:val="00FB5FC1"/>
    <w:rsid w:val="00FB5FF5"/>
    <w:rsid w:val="00FB6696"/>
    <w:rsid w:val="00FB680F"/>
    <w:rsid w:val="00FB6C01"/>
    <w:rsid w:val="00FB6FD4"/>
    <w:rsid w:val="00FB7046"/>
    <w:rsid w:val="00FB71A2"/>
    <w:rsid w:val="00FB73CE"/>
    <w:rsid w:val="00FB756F"/>
    <w:rsid w:val="00FB76E2"/>
    <w:rsid w:val="00FB7763"/>
    <w:rsid w:val="00FB7814"/>
    <w:rsid w:val="00FB7AB7"/>
    <w:rsid w:val="00FB7AD0"/>
    <w:rsid w:val="00FB7DD9"/>
    <w:rsid w:val="00FB7EC2"/>
    <w:rsid w:val="00FB7F71"/>
    <w:rsid w:val="00FB7FFE"/>
    <w:rsid w:val="00FC042D"/>
    <w:rsid w:val="00FC0753"/>
    <w:rsid w:val="00FC0783"/>
    <w:rsid w:val="00FC0870"/>
    <w:rsid w:val="00FC0940"/>
    <w:rsid w:val="00FC09A0"/>
    <w:rsid w:val="00FC0CD0"/>
    <w:rsid w:val="00FC11D3"/>
    <w:rsid w:val="00FC15A6"/>
    <w:rsid w:val="00FC1603"/>
    <w:rsid w:val="00FC1781"/>
    <w:rsid w:val="00FC19B5"/>
    <w:rsid w:val="00FC1CCA"/>
    <w:rsid w:val="00FC2087"/>
    <w:rsid w:val="00FC2155"/>
    <w:rsid w:val="00FC233D"/>
    <w:rsid w:val="00FC251F"/>
    <w:rsid w:val="00FC26EF"/>
    <w:rsid w:val="00FC280B"/>
    <w:rsid w:val="00FC2965"/>
    <w:rsid w:val="00FC2BC4"/>
    <w:rsid w:val="00FC2E93"/>
    <w:rsid w:val="00FC2EDA"/>
    <w:rsid w:val="00FC312F"/>
    <w:rsid w:val="00FC32A0"/>
    <w:rsid w:val="00FC3311"/>
    <w:rsid w:val="00FC339A"/>
    <w:rsid w:val="00FC3622"/>
    <w:rsid w:val="00FC3996"/>
    <w:rsid w:val="00FC3A99"/>
    <w:rsid w:val="00FC3C42"/>
    <w:rsid w:val="00FC3DBF"/>
    <w:rsid w:val="00FC46F0"/>
    <w:rsid w:val="00FC4A38"/>
    <w:rsid w:val="00FC4BDB"/>
    <w:rsid w:val="00FC4F8A"/>
    <w:rsid w:val="00FC51B7"/>
    <w:rsid w:val="00FC51DD"/>
    <w:rsid w:val="00FC5632"/>
    <w:rsid w:val="00FC588F"/>
    <w:rsid w:val="00FC594D"/>
    <w:rsid w:val="00FC5A5F"/>
    <w:rsid w:val="00FC5A6B"/>
    <w:rsid w:val="00FC5AB3"/>
    <w:rsid w:val="00FC5B36"/>
    <w:rsid w:val="00FC5C42"/>
    <w:rsid w:val="00FC5E62"/>
    <w:rsid w:val="00FC5F4B"/>
    <w:rsid w:val="00FC5F63"/>
    <w:rsid w:val="00FC5FAF"/>
    <w:rsid w:val="00FC5FB1"/>
    <w:rsid w:val="00FC6767"/>
    <w:rsid w:val="00FC6802"/>
    <w:rsid w:val="00FC6A17"/>
    <w:rsid w:val="00FC6A3A"/>
    <w:rsid w:val="00FC6BFC"/>
    <w:rsid w:val="00FC7231"/>
    <w:rsid w:val="00FC73F8"/>
    <w:rsid w:val="00FC74BB"/>
    <w:rsid w:val="00FC75E3"/>
    <w:rsid w:val="00FC76E0"/>
    <w:rsid w:val="00FC779A"/>
    <w:rsid w:val="00FC77A4"/>
    <w:rsid w:val="00FC79B7"/>
    <w:rsid w:val="00FC7E9C"/>
    <w:rsid w:val="00FC7FED"/>
    <w:rsid w:val="00FD0220"/>
    <w:rsid w:val="00FD047C"/>
    <w:rsid w:val="00FD075C"/>
    <w:rsid w:val="00FD07A7"/>
    <w:rsid w:val="00FD0954"/>
    <w:rsid w:val="00FD0A3F"/>
    <w:rsid w:val="00FD0EA7"/>
    <w:rsid w:val="00FD1049"/>
    <w:rsid w:val="00FD1452"/>
    <w:rsid w:val="00FD148F"/>
    <w:rsid w:val="00FD170C"/>
    <w:rsid w:val="00FD186E"/>
    <w:rsid w:val="00FD18FB"/>
    <w:rsid w:val="00FD19A7"/>
    <w:rsid w:val="00FD2029"/>
    <w:rsid w:val="00FD219B"/>
    <w:rsid w:val="00FD21A5"/>
    <w:rsid w:val="00FD25C8"/>
    <w:rsid w:val="00FD279E"/>
    <w:rsid w:val="00FD2A15"/>
    <w:rsid w:val="00FD2A55"/>
    <w:rsid w:val="00FD2AAA"/>
    <w:rsid w:val="00FD2B74"/>
    <w:rsid w:val="00FD2C9B"/>
    <w:rsid w:val="00FD2D0E"/>
    <w:rsid w:val="00FD3072"/>
    <w:rsid w:val="00FD30D4"/>
    <w:rsid w:val="00FD32C6"/>
    <w:rsid w:val="00FD34A3"/>
    <w:rsid w:val="00FD364A"/>
    <w:rsid w:val="00FD36FB"/>
    <w:rsid w:val="00FD37B8"/>
    <w:rsid w:val="00FD3B00"/>
    <w:rsid w:val="00FD3BF5"/>
    <w:rsid w:val="00FD3C56"/>
    <w:rsid w:val="00FD3CAA"/>
    <w:rsid w:val="00FD40DA"/>
    <w:rsid w:val="00FD4174"/>
    <w:rsid w:val="00FD4295"/>
    <w:rsid w:val="00FD436A"/>
    <w:rsid w:val="00FD4379"/>
    <w:rsid w:val="00FD440A"/>
    <w:rsid w:val="00FD4591"/>
    <w:rsid w:val="00FD471F"/>
    <w:rsid w:val="00FD4A29"/>
    <w:rsid w:val="00FD4B37"/>
    <w:rsid w:val="00FD4DB3"/>
    <w:rsid w:val="00FD5015"/>
    <w:rsid w:val="00FD504A"/>
    <w:rsid w:val="00FD51A4"/>
    <w:rsid w:val="00FD522D"/>
    <w:rsid w:val="00FD54B2"/>
    <w:rsid w:val="00FD5555"/>
    <w:rsid w:val="00FD5601"/>
    <w:rsid w:val="00FD57E4"/>
    <w:rsid w:val="00FD58CA"/>
    <w:rsid w:val="00FD5D70"/>
    <w:rsid w:val="00FD5E94"/>
    <w:rsid w:val="00FD5ED4"/>
    <w:rsid w:val="00FD611B"/>
    <w:rsid w:val="00FD61B4"/>
    <w:rsid w:val="00FD61F7"/>
    <w:rsid w:val="00FD62DF"/>
    <w:rsid w:val="00FD66BA"/>
    <w:rsid w:val="00FD66DB"/>
    <w:rsid w:val="00FD678A"/>
    <w:rsid w:val="00FD6E6D"/>
    <w:rsid w:val="00FD744A"/>
    <w:rsid w:val="00FD749C"/>
    <w:rsid w:val="00FD7797"/>
    <w:rsid w:val="00FD790C"/>
    <w:rsid w:val="00FD7930"/>
    <w:rsid w:val="00FD79CC"/>
    <w:rsid w:val="00FD7BFC"/>
    <w:rsid w:val="00FD7D60"/>
    <w:rsid w:val="00FD7DD5"/>
    <w:rsid w:val="00FD7DDB"/>
    <w:rsid w:val="00FD7E17"/>
    <w:rsid w:val="00FE0089"/>
    <w:rsid w:val="00FE016A"/>
    <w:rsid w:val="00FE0280"/>
    <w:rsid w:val="00FE0295"/>
    <w:rsid w:val="00FE03A6"/>
    <w:rsid w:val="00FE0475"/>
    <w:rsid w:val="00FE0625"/>
    <w:rsid w:val="00FE0793"/>
    <w:rsid w:val="00FE0891"/>
    <w:rsid w:val="00FE0947"/>
    <w:rsid w:val="00FE09F7"/>
    <w:rsid w:val="00FE0A1A"/>
    <w:rsid w:val="00FE0AD4"/>
    <w:rsid w:val="00FE0BEB"/>
    <w:rsid w:val="00FE0CF1"/>
    <w:rsid w:val="00FE0D67"/>
    <w:rsid w:val="00FE0DCD"/>
    <w:rsid w:val="00FE102A"/>
    <w:rsid w:val="00FE10B1"/>
    <w:rsid w:val="00FE1460"/>
    <w:rsid w:val="00FE14DD"/>
    <w:rsid w:val="00FE157E"/>
    <w:rsid w:val="00FE18AB"/>
    <w:rsid w:val="00FE1B6B"/>
    <w:rsid w:val="00FE1BE0"/>
    <w:rsid w:val="00FE1CA1"/>
    <w:rsid w:val="00FE1F74"/>
    <w:rsid w:val="00FE1FE5"/>
    <w:rsid w:val="00FE203D"/>
    <w:rsid w:val="00FE21F6"/>
    <w:rsid w:val="00FE24CB"/>
    <w:rsid w:val="00FE2516"/>
    <w:rsid w:val="00FE2B01"/>
    <w:rsid w:val="00FE2D13"/>
    <w:rsid w:val="00FE2D74"/>
    <w:rsid w:val="00FE3112"/>
    <w:rsid w:val="00FE31C1"/>
    <w:rsid w:val="00FE3206"/>
    <w:rsid w:val="00FE3214"/>
    <w:rsid w:val="00FE340D"/>
    <w:rsid w:val="00FE34BD"/>
    <w:rsid w:val="00FE3792"/>
    <w:rsid w:val="00FE37EF"/>
    <w:rsid w:val="00FE3B67"/>
    <w:rsid w:val="00FE3C2A"/>
    <w:rsid w:val="00FE3C51"/>
    <w:rsid w:val="00FE3D83"/>
    <w:rsid w:val="00FE3F11"/>
    <w:rsid w:val="00FE3FDE"/>
    <w:rsid w:val="00FE47C9"/>
    <w:rsid w:val="00FE48B8"/>
    <w:rsid w:val="00FE4929"/>
    <w:rsid w:val="00FE4F1B"/>
    <w:rsid w:val="00FE4F80"/>
    <w:rsid w:val="00FE507A"/>
    <w:rsid w:val="00FE54B4"/>
    <w:rsid w:val="00FE563A"/>
    <w:rsid w:val="00FE5968"/>
    <w:rsid w:val="00FE5A5A"/>
    <w:rsid w:val="00FE5CF9"/>
    <w:rsid w:val="00FE64F5"/>
    <w:rsid w:val="00FE66BF"/>
    <w:rsid w:val="00FE6840"/>
    <w:rsid w:val="00FE68AB"/>
    <w:rsid w:val="00FE68AE"/>
    <w:rsid w:val="00FE698C"/>
    <w:rsid w:val="00FE6E81"/>
    <w:rsid w:val="00FE6F0E"/>
    <w:rsid w:val="00FE6F86"/>
    <w:rsid w:val="00FE7222"/>
    <w:rsid w:val="00FE7232"/>
    <w:rsid w:val="00FE7569"/>
    <w:rsid w:val="00FE756A"/>
    <w:rsid w:val="00FE7617"/>
    <w:rsid w:val="00FE763A"/>
    <w:rsid w:val="00FE7B64"/>
    <w:rsid w:val="00FE7BA3"/>
    <w:rsid w:val="00FE7E60"/>
    <w:rsid w:val="00FE7F9F"/>
    <w:rsid w:val="00FF003D"/>
    <w:rsid w:val="00FF0234"/>
    <w:rsid w:val="00FF02B0"/>
    <w:rsid w:val="00FF0323"/>
    <w:rsid w:val="00FF0375"/>
    <w:rsid w:val="00FF04F8"/>
    <w:rsid w:val="00FF06B1"/>
    <w:rsid w:val="00FF08C9"/>
    <w:rsid w:val="00FF0DCC"/>
    <w:rsid w:val="00FF1101"/>
    <w:rsid w:val="00FF13F0"/>
    <w:rsid w:val="00FF15CA"/>
    <w:rsid w:val="00FF187C"/>
    <w:rsid w:val="00FF195E"/>
    <w:rsid w:val="00FF1A24"/>
    <w:rsid w:val="00FF1B3D"/>
    <w:rsid w:val="00FF1CED"/>
    <w:rsid w:val="00FF1DF8"/>
    <w:rsid w:val="00FF22E3"/>
    <w:rsid w:val="00FF22F7"/>
    <w:rsid w:val="00FF2536"/>
    <w:rsid w:val="00FF27F0"/>
    <w:rsid w:val="00FF28F9"/>
    <w:rsid w:val="00FF2AF7"/>
    <w:rsid w:val="00FF2B7B"/>
    <w:rsid w:val="00FF2C10"/>
    <w:rsid w:val="00FF2ED1"/>
    <w:rsid w:val="00FF2FBA"/>
    <w:rsid w:val="00FF2FEA"/>
    <w:rsid w:val="00FF3293"/>
    <w:rsid w:val="00FF333F"/>
    <w:rsid w:val="00FF33B9"/>
    <w:rsid w:val="00FF3588"/>
    <w:rsid w:val="00FF378F"/>
    <w:rsid w:val="00FF3A7B"/>
    <w:rsid w:val="00FF3B27"/>
    <w:rsid w:val="00FF3F5F"/>
    <w:rsid w:val="00FF452A"/>
    <w:rsid w:val="00FF45B9"/>
    <w:rsid w:val="00FF4C0B"/>
    <w:rsid w:val="00FF4CA8"/>
    <w:rsid w:val="00FF4D34"/>
    <w:rsid w:val="00FF4D98"/>
    <w:rsid w:val="00FF4E2D"/>
    <w:rsid w:val="00FF4FD0"/>
    <w:rsid w:val="00FF5012"/>
    <w:rsid w:val="00FF5023"/>
    <w:rsid w:val="00FF5373"/>
    <w:rsid w:val="00FF540B"/>
    <w:rsid w:val="00FF54F0"/>
    <w:rsid w:val="00FF5599"/>
    <w:rsid w:val="00FF588D"/>
    <w:rsid w:val="00FF5AA7"/>
    <w:rsid w:val="00FF5B50"/>
    <w:rsid w:val="00FF5B88"/>
    <w:rsid w:val="00FF5D9A"/>
    <w:rsid w:val="00FF63A3"/>
    <w:rsid w:val="00FF64B5"/>
    <w:rsid w:val="00FF6552"/>
    <w:rsid w:val="00FF6571"/>
    <w:rsid w:val="00FF6578"/>
    <w:rsid w:val="00FF673F"/>
    <w:rsid w:val="00FF6A82"/>
    <w:rsid w:val="00FF6CB1"/>
    <w:rsid w:val="00FF6D16"/>
    <w:rsid w:val="00FF6DE3"/>
    <w:rsid w:val="00FF6DF4"/>
    <w:rsid w:val="00FF6F77"/>
    <w:rsid w:val="00FF70B5"/>
    <w:rsid w:val="00FF72E0"/>
    <w:rsid w:val="00FF77F3"/>
    <w:rsid w:val="00FF78FD"/>
    <w:rsid w:val="00FF79EA"/>
    <w:rsid w:val="00FF7AD7"/>
    <w:rsid w:val="00FF7C92"/>
    <w:rsid w:val="00FF7CC6"/>
    <w:rsid w:val="00FF7D21"/>
    <w:rsid w:val="00FF7DC5"/>
    <w:rsid w:val="00FF7EE6"/>
    <w:rsid w:val="00FF7F6B"/>
    <w:rsid w:val="0139D30D"/>
    <w:rsid w:val="017BC433"/>
    <w:rsid w:val="01C40CF3"/>
    <w:rsid w:val="0246D088"/>
    <w:rsid w:val="02FDA717"/>
    <w:rsid w:val="0307FEFE"/>
    <w:rsid w:val="030FC81F"/>
    <w:rsid w:val="03377858"/>
    <w:rsid w:val="0351812B"/>
    <w:rsid w:val="049FB8BA"/>
    <w:rsid w:val="04F076C4"/>
    <w:rsid w:val="0525CF72"/>
    <w:rsid w:val="0555021D"/>
    <w:rsid w:val="057267E2"/>
    <w:rsid w:val="0573932A"/>
    <w:rsid w:val="058A64BF"/>
    <w:rsid w:val="05A5A12A"/>
    <w:rsid w:val="05F36ACA"/>
    <w:rsid w:val="05F711B2"/>
    <w:rsid w:val="066AA404"/>
    <w:rsid w:val="06A4C03A"/>
    <w:rsid w:val="06A67FAA"/>
    <w:rsid w:val="0704DE5F"/>
    <w:rsid w:val="072C867F"/>
    <w:rsid w:val="0750FCFF"/>
    <w:rsid w:val="085861DB"/>
    <w:rsid w:val="0955ABE5"/>
    <w:rsid w:val="097B467E"/>
    <w:rsid w:val="09A2EBAE"/>
    <w:rsid w:val="09A5264F"/>
    <w:rsid w:val="09B3CC0F"/>
    <w:rsid w:val="09EA1287"/>
    <w:rsid w:val="0A39539F"/>
    <w:rsid w:val="0A90D86E"/>
    <w:rsid w:val="0AB3ACA7"/>
    <w:rsid w:val="0AB6F3F1"/>
    <w:rsid w:val="0B66B9CA"/>
    <w:rsid w:val="0B83B8F9"/>
    <w:rsid w:val="0C1C9C84"/>
    <w:rsid w:val="0C67ACB3"/>
    <w:rsid w:val="0CC2C237"/>
    <w:rsid w:val="0CF70FE3"/>
    <w:rsid w:val="0CFE0A1A"/>
    <w:rsid w:val="0D93344B"/>
    <w:rsid w:val="0DA3DB5B"/>
    <w:rsid w:val="0DC73EDC"/>
    <w:rsid w:val="0DC7C855"/>
    <w:rsid w:val="0E4D3A08"/>
    <w:rsid w:val="0F528223"/>
    <w:rsid w:val="0F96C39D"/>
    <w:rsid w:val="0FA17062"/>
    <w:rsid w:val="0FDAF9C0"/>
    <w:rsid w:val="1028382C"/>
    <w:rsid w:val="102CFEBB"/>
    <w:rsid w:val="10776C4F"/>
    <w:rsid w:val="10C657DC"/>
    <w:rsid w:val="10F145A1"/>
    <w:rsid w:val="118F4069"/>
    <w:rsid w:val="11BFFC35"/>
    <w:rsid w:val="11C72341"/>
    <w:rsid w:val="11E78AE9"/>
    <w:rsid w:val="11FF752C"/>
    <w:rsid w:val="121C86F6"/>
    <w:rsid w:val="122B3697"/>
    <w:rsid w:val="12362B93"/>
    <w:rsid w:val="137CFE38"/>
    <w:rsid w:val="1411950A"/>
    <w:rsid w:val="1487DB6C"/>
    <w:rsid w:val="14934FA5"/>
    <w:rsid w:val="14D49F44"/>
    <w:rsid w:val="158BEDF4"/>
    <w:rsid w:val="159EEBC1"/>
    <w:rsid w:val="15F3471F"/>
    <w:rsid w:val="16344EDB"/>
    <w:rsid w:val="16901F4F"/>
    <w:rsid w:val="177B7C4A"/>
    <w:rsid w:val="17915426"/>
    <w:rsid w:val="1837EA3B"/>
    <w:rsid w:val="184E6E20"/>
    <w:rsid w:val="190F99CB"/>
    <w:rsid w:val="19740234"/>
    <w:rsid w:val="19E0B2DA"/>
    <w:rsid w:val="1A13E778"/>
    <w:rsid w:val="1B0DF745"/>
    <w:rsid w:val="1B12358B"/>
    <w:rsid w:val="1BA57148"/>
    <w:rsid w:val="1C3480CC"/>
    <w:rsid w:val="1C376F49"/>
    <w:rsid w:val="1C3B2F18"/>
    <w:rsid w:val="1CF52994"/>
    <w:rsid w:val="1D085AC7"/>
    <w:rsid w:val="1D2EE7A7"/>
    <w:rsid w:val="1DC1D88D"/>
    <w:rsid w:val="1DFA7967"/>
    <w:rsid w:val="1E3C607D"/>
    <w:rsid w:val="1E61CE4A"/>
    <w:rsid w:val="1E937154"/>
    <w:rsid w:val="1EAE8D1F"/>
    <w:rsid w:val="1F2EE007"/>
    <w:rsid w:val="1F2FAFFC"/>
    <w:rsid w:val="1F356FCA"/>
    <w:rsid w:val="1FA7DBC0"/>
    <w:rsid w:val="1FB78642"/>
    <w:rsid w:val="1FBCD544"/>
    <w:rsid w:val="20361733"/>
    <w:rsid w:val="203E7721"/>
    <w:rsid w:val="20B4EF50"/>
    <w:rsid w:val="20E499B6"/>
    <w:rsid w:val="212F74F9"/>
    <w:rsid w:val="215088F7"/>
    <w:rsid w:val="219F0CC2"/>
    <w:rsid w:val="21B1FA35"/>
    <w:rsid w:val="21BCA5AD"/>
    <w:rsid w:val="21C5851D"/>
    <w:rsid w:val="220AB20E"/>
    <w:rsid w:val="22181184"/>
    <w:rsid w:val="224721F4"/>
    <w:rsid w:val="225F9D31"/>
    <w:rsid w:val="2279C9CB"/>
    <w:rsid w:val="235737FF"/>
    <w:rsid w:val="23776DD9"/>
    <w:rsid w:val="23F61A10"/>
    <w:rsid w:val="23F85245"/>
    <w:rsid w:val="240E377B"/>
    <w:rsid w:val="26109F76"/>
    <w:rsid w:val="261FE9C7"/>
    <w:rsid w:val="26329542"/>
    <w:rsid w:val="265CAB11"/>
    <w:rsid w:val="269EF00F"/>
    <w:rsid w:val="26C4583C"/>
    <w:rsid w:val="2714DDE8"/>
    <w:rsid w:val="2762AAFB"/>
    <w:rsid w:val="276B1EF5"/>
    <w:rsid w:val="27F314E4"/>
    <w:rsid w:val="287B40F6"/>
    <w:rsid w:val="288A58AF"/>
    <w:rsid w:val="288A7778"/>
    <w:rsid w:val="28DCCA62"/>
    <w:rsid w:val="29548794"/>
    <w:rsid w:val="2990BFBB"/>
    <w:rsid w:val="2A161AE8"/>
    <w:rsid w:val="2AEFBD7F"/>
    <w:rsid w:val="2B1DB1AE"/>
    <w:rsid w:val="2B2AB0E3"/>
    <w:rsid w:val="2B42367F"/>
    <w:rsid w:val="2B664A31"/>
    <w:rsid w:val="2C0AE4DD"/>
    <w:rsid w:val="2C1FDC6B"/>
    <w:rsid w:val="2C6B167A"/>
    <w:rsid w:val="2C6B966D"/>
    <w:rsid w:val="2CB3C207"/>
    <w:rsid w:val="2CBC6EDD"/>
    <w:rsid w:val="2CC787AA"/>
    <w:rsid w:val="2D04F0D2"/>
    <w:rsid w:val="2D0EAA0B"/>
    <w:rsid w:val="2D1A0E64"/>
    <w:rsid w:val="2D205E6A"/>
    <w:rsid w:val="2D26054A"/>
    <w:rsid w:val="2D5945E1"/>
    <w:rsid w:val="2E7C4500"/>
    <w:rsid w:val="2FD0BB7B"/>
    <w:rsid w:val="2FE3EB09"/>
    <w:rsid w:val="3012AB4D"/>
    <w:rsid w:val="304F8B46"/>
    <w:rsid w:val="3066A65B"/>
    <w:rsid w:val="30BB4A22"/>
    <w:rsid w:val="30EA654D"/>
    <w:rsid w:val="318DC3C6"/>
    <w:rsid w:val="31EF172F"/>
    <w:rsid w:val="31F169DC"/>
    <w:rsid w:val="32470856"/>
    <w:rsid w:val="32577F48"/>
    <w:rsid w:val="3330CD59"/>
    <w:rsid w:val="338208D7"/>
    <w:rsid w:val="33AB7D06"/>
    <w:rsid w:val="344AA6FC"/>
    <w:rsid w:val="3474204C"/>
    <w:rsid w:val="34C6A80C"/>
    <w:rsid w:val="34DD5464"/>
    <w:rsid w:val="351747C0"/>
    <w:rsid w:val="35698A46"/>
    <w:rsid w:val="35A3C750"/>
    <w:rsid w:val="35DDC5F7"/>
    <w:rsid w:val="35E23E4C"/>
    <w:rsid w:val="35FED9E7"/>
    <w:rsid w:val="36040412"/>
    <w:rsid w:val="3653FC43"/>
    <w:rsid w:val="36569BD5"/>
    <w:rsid w:val="36A67B86"/>
    <w:rsid w:val="37190A4D"/>
    <w:rsid w:val="37BB2965"/>
    <w:rsid w:val="380716B3"/>
    <w:rsid w:val="38151EA0"/>
    <w:rsid w:val="381BB1F2"/>
    <w:rsid w:val="38272180"/>
    <w:rsid w:val="38D7FA09"/>
    <w:rsid w:val="396CA6BA"/>
    <w:rsid w:val="39950CCC"/>
    <w:rsid w:val="39FD3127"/>
    <w:rsid w:val="3A930C21"/>
    <w:rsid w:val="3A977A53"/>
    <w:rsid w:val="3A9CE758"/>
    <w:rsid w:val="3AB9D629"/>
    <w:rsid w:val="3B85DDAE"/>
    <w:rsid w:val="3B9C416B"/>
    <w:rsid w:val="3C338B94"/>
    <w:rsid w:val="3C6492F6"/>
    <w:rsid w:val="3D4F8E8F"/>
    <w:rsid w:val="3D637914"/>
    <w:rsid w:val="3D9E56B9"/>
    <w:rsid w:val="3E30D67E"/>
    <w:rsid w:val="3ED35907"/>
    <w:rsid w:val="3F1FCAF8"/>
    <w:rsid w:val="3F26EBE8"/>
    <w:rsid w:val="3FAF1D6F"/>
    <w:rsid w:val="4009464B"/>
    <w:rsid w:val="401BD432"/>
    <w:rsid w:val="401E1384"/>
    <w:rsid w:val="402A690A"/>
    <w:rsid w:val="402B61D6"/>
    <w:rsid w:val="402CB0D0"/>
    <w:rsid w:val="40B16E44"/>
    <w:rsid w:val="40ED8C8D"/>
    <w:rsid w:val="414CBF00"/>
    <w:rsid w:val="4181BE1F"/>
    <w:rsid w:val="41B61185"/>
    <w:rsid w:val="424ECBCD"/>
    <w:rsid w:val="4278BC5A"/>
    <w:rsid w:val="428DA31B"/>
    <w:rsid w:val="429113CD"/>
    <w:rsid w:val="42B61D2B"/>
    <w:rsid w:val="42CA251B"/>
    <w:rsid w:val="430E5D78"/>
    <w:rsid w:val="433F49CD"/>
    <w:rsid w:val="4452F618"/>
    <w:rsid w:val="4470B9DA"/>
    <w:rsid w:val="451DC9E6"/>
    <w:rsid w:val="45259180"/>
    <w:rsid w:val="454115BF"/>
    <w:rsid w:val="45E6EADD"/>
    <w:rsid w:val="4608722E"/>
    <w:rsid w:val="472DDB04"/>
    <w:rsid w:val="477C191F"/>
    <w:rsid w:val="47AB0E01"/>
    <w:rsid w:val="48D06779"/>
    <w:rsid w:val="49612E39"/>
    <w:rsid w:val="4963C667"/>
    <w:rsid w:val="4A13AE8C"/>
    <w:rsid w:val="4A16F1AD"/>
    <w:rsid w:val="4A296DB0"/>
    <w:rsid w:val="4A49136A"/>
    <w:rsid w:val="4A8DDBCC"/>
    <w:rsid w:val="4BF27676"/>
    <w:rsid w:val="4C1ABCBE"/>
    <w:rsid w:val="4C7FE664"/>
    <w:rsid w:val="4CA1BCCF"/>
    <w:rsid w:val="4CC67622"/>
    <w:rsid w:val="4D164915"/>
    <w:rsid w:val="4D41EEA1"/>
    <w:rsid w:val="4D4316EC"/>
    <w:rsid w:val="4D6CE34E"/>
    <w:rsid w:val="4D7381B5"/>
    <w:rsid w:val="4DC4A5EA"/>
    <w:rsid w:val="4DD78E42"/>
    <w:rsid w:val="4DF40BCC"/>
    <w:rsid w:val="4E9ED49B"/>
    <w:rsid w:val="4EBDFA79"/>
    <w:rsid w:val="4FA7DAE6"/>
    <w:rsid w:val="4FFAA3A3"/>
    <w:rsid w:val="506B45B7"/>
    <w:rsid w:val="510B0A51"/>
    <w:rsid w:val="5160062D"/>
    <w:rsid w:val="51B81415"/>
    <w:rsid w:val="51C73992"/>
    <w:rsid w:val="51DBAFA8"/>
    <w:rsid w:val="522A964D"/>
    <w:rsid w:val="5263C02A"/>
    <w:rsid w:val="52712D6C"/>
    <w:rsid w:val="52B1C0BA"/>
    <w:rsid w:val="52BD1F1C"/>
    <w:rsid w:val="52D79A32"/>
    <w:rsid w:val="53044158"/>
    <w:rsid w:val="5305EC50"/>
    <w:rsid w:val="53379F67"/>
    <w:rsid w:val="5342F987"/>
    <w:rsid w:val="53796630"/>
    <w:rsid w:val="53A62E46"/>
    <w:rsid w:val="53C67DB0"/>
    <w:rsid w:val="540D91C1"/>
    <w:rsid w:val="54283736"/>
    <w:rsid w:val="5497BA19"/>
    <w:rsid w:val="54B52B12"/>
    <w:rsid w:val="5557B07B"/>
    <w:rsid w:val="55C17649"/>
    <w:rsid w:val="55C2D436"/>
    <w:rsid w:val="55DE326F"/>
    <w:rsid w:val="55E930E3"/>
    <w:rsid w:val="566996FA"/>
    <w:rsid w:val="568D9D06"/>
    <w:rsid w:val="57477AA8"/>
    <w:rsid w:val="57514D55"/>
    <w:rsid w:val="57F05DC9"/>
    <w:rsid w:val="58ED41C7"/>
    <w:rsid w:val="5927B0C8"/>
    <w:rsid w:val="597A2E2B"/>
    <w:rsid w:val="59C12361"/>
    <w:rsid w:val="5A5E6864"/>
    <w:rsid w:val="5AE9725A"/>
    <w:rsid w:val="5AFC2FB4"/>
    <w:rsid w:val="5C62969E"/>
    <w:rsid w:val="5C821E69"/>
    <w:rsid w:val="5CD4C2A2"/>
    <w:rsid w:val="5CF3C394"/>
    <w:rsid w:val="5D5B9716"/>
    <w:rsid w:val="5E47FA56"/>
    <w:rsid w:val="5E7B4580"/>
    <w:rsid w:val="5EA46B29"/>
    <w:rsid w:val="5EFBECFF"/>
    <w:rsid w:val="5F02DF89"/>
    <w:rsid w:val="5F37C921"/>
    <w:rsid w:val="5F59C9A1"/>
    <w:rsid w:val="5FCC5DCA"/>
    <w:rsid w:val="5FD67885"/>
    <w:rsid w:val="60F310CA"/>
    <w:rsid w:val="619D158D"/>
    <w:rsid w:val="61EFD72D"/>
    <w:rsid w:val="6226ED50"/>
    <w:rsid w:val="627162B2"/>
    <w:rsid w:val="62C829D1"/>
    <w:rsid w:val="6377BB4D"/>
    <w:rsid w:val="63C1AE28"/>
    <w:rsid w:val="63C6E51E"/>
    <w:rsid w:val="63CAC4C3"/>
    <w:rsid w:val="6413C182"/>
    <w:rsid w:val="647ACD37"/>
    <w:rsid w:val="649AF961"/>
    <w:rsid w:val="65114F13"/>
    <w:rsid w:val="6525FA44"/>
    <w:rsid w:val="65BD7806"/>
    <w:rsid w:val="65C0FF65"/>
    <w:rsid w:val="65E21500"/>
    <w:rsid w:val="671FBEF1"/>
    <w:rsid w:val="67D61AB5"/>
    <w:rsid w:val="67D633D9"/>
    <w:rsid w:val="67E284CA"/>
    <w:rsid w:val="682893B4"/>
    <w:rsid w:val="685982A1"/>
    <w:rsid w:val="686AACD1"/>
    <w:rsid w:val="6872A847"/>
    <w:rsid w:val="68A50F1E"/>
    <w:rsid w:val="69093265"/>
    <w:rsid w:val="694C50FA"/>
    <w:rsid w:val="6A65C504"/>
    <w:rsid w:val="6A9BD880"/>
    <w:rsid w:val="6A9E553A"/>
    <w:rsid w:val="6AD91E1E"/>
    <w:rsid w:val="6B0DA0DE"/>
    <w:rsid w:val="6B4B0BE6"/>
    <w:rsid w:val="6B547B79"/>
    <w:rsid w:val="6B75351A"/>
    <w:rsid w:val="6B83D92E"/>
    <w:rsid w:val="6C4C6F97"/>
    <w:rsid w:val="6CD00B57"/>
    <w:rsid w:val="6D509EED"/>
    <w:rsid w:val="6DCB09B4"/>
    <w:rsid w:val="6DFBCEE5"/>
    <w:rsid w:val="6E43DBBC"/>
    <w:rsid w:val="6E5859BA"/>
    <w:rsid w:val="6E8B0861"/>
    <w:rsid w:val="6EA66958"/>
    <w:rsid w:val="6EB080E6"/>
    <w:rsid w:val="6EF89398"/>
    <w:rsid w:val="6F1C6481"/>
    <w:rsid w:val="6F29A1E6"/>
    <w:rsid w:val="6F448CC8"/>
    <w:rsid w:val="6FBBB1F8"/>
    <w:rsid w:val="6FE077AF"/>
    <w:rsid w:val="6FF9D134"/>
    <w:rsid w:val="70016046"/>
    <w:rsid w:val="704A4CBB"/>
    <w:rsid w:val="70579CC0"/>
    <w:rsid w:val="714E96E0"/>
    <w:rsid w:val="7167C062"/>
    <w:rsid w:val="728B0D73"/>
    <w:rsid w:val="72AE6193"/>
    <w:rsid w:val="72BEDEDD"/>
    <w:rsid w:val="732F99EE"/>
    <w:rsid w:val="73958663"/>
    <w:rsid w:val="739C141F"/>
    <w:rsid w:val="73C3D0DF"/>
    <w:rsid w:val="74548BB1"/>
    <w:rsid w:val="747AD5AB"/>
    <w:rsid w:val="74B7CE4B"/>
    <w:rsid w:val="74CA3CE0"/>
    <w:rsid w:val="75D592C3"/>
    <w:rsid w:val="7668324E"/>
    <w:rsid w:val="76B85BEC"/>
    <w:rsid w:val="782BC0B4"/>
    <w:rsid w:val="78A7157C"/>
    <w:rsid w:val="78D34233"/>
    <w:rsid w:val="78D4CA52"/>
    <w:rsid w:val="79005AA9"/>
    <w:rsid w:val="79561B87"/>
    <w:rsid w:val="7A227143"/>
    <w:rsid w:val="7A48B106"/>
    <w:rsid w:val="7A5D44B2"/>
    <w:rsid w:val="7AAD809B"/>
    <w:rsid w:val="7AD09A6C"/>
    <w:rsid w:val="7B093AD3"/>
    <w:rsid w:val="7C0CCAB0"/>
    <w:rsid w:val="7C26B094"/>
    <w:rsid w:val="7C4C2392"/>
    <w:rsid w:val="7D4C380F"/>
    <w:rsid w:val="7DE9783D"/>
    <w:rsid w:val="7E2CDD45"/>
    <w:rsid w:val="7E5E9369"/>
    <w:rsid w:val="7E6FF3CF"/>
    <w:rsid w:val="7E7D5CFD"/>
    <w:rsid w:val="7E9F2529"/>
    <w:rsid w:val="7EC93E89"/>
    <w:rsid w:val="7ED3172C"/>
    <w:rsid w:val="7EED8274"/>
    <w:rsid w:val="7EEFE1F7"/>
    <w:rsid w:val="7F93EFE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36477"/>
  <w15:chartTrackingRefBased/>
  <w15:docId w15:val="{6B41860C-9087-40B8-8F15-9EB389B3B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CAD"/>
    <w:pPr>
      <w:widowControl w:val="0"/>
      <w:autoSpaceDE w:val="0"/>
      <w:autoSpaceDN w:val="0"/>
      <w:spacing w:after="0" w:line="240" w:lineRule="auto"/>
    </w:pPr>
    <w:rPr>
      <w:rFonts w:ascii="Calibri" w:eastAsia="Calibri" w:hAnsi="Calibri" w:cs="Calibri"/>
      <w:kern w:val="0"/>
      <w14:ligatures w14:val="none"/>
    </w:rPr>
  </w:style>
  <w:style w:type="paragraph" w:styleId="Titre1">
    <w:name w:val="heading 1"/>
    <w:basedOn w:val="Normal"/>
    <w:next w:val="Normal"/>
    <w:link w:val="Titre1Car"/>
    <w:uiPriority w:val="9"/>
    <w:qFormat/>
    <w:rsid w:val="00996F0A"/>
    <w:pPr>
      <w:keepNext/>
      <w:keepLines/>
      <w:numPr>
        <w:numId w:val="102"/>
      </w:numPr>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07E0C"/>
    <w:pPr>
      <w:keepNext/>
      <w:keepLines/>
      <w:numPr>
        <w:ilvl w:val="1"/>
        <w:numId w:val="102"/>
      </w:numPr>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946D78"/>
    <w:pPr>
      <w:keepNext/>
      <w:keepLines/>
      <w:numPr>
        <w:ilvl w:val="2"/>
        <w:numId w:val="102"/>
      </w:numPr>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9B35D2"/>
    <w:pPr>
      <w:keepNext/>
      <w:keepLines/>
      <w:numPr>
        <w:ilvl w:val="3"/>
        <w:numId w:val="102"/>
      </w:numPr>
      <w:spacing w:before="40"/>
      <w:outlineLvl w:val="3"/>
    </w:pPr>
    <w:rPr>
      <w:rFonts w:asciiTheme="majorHAnsi" w:eastAsiaTheme="majorEastAsia" w:hAnsiTheme="majorHAnsi" w:cstheme="majorBidi"/>
      <w:color w:val="2F5496" w:themeColor="accent1" w:themeShade="BF"/>
      <w:sz w:val="24"/>
      <w:szCs w:val="24"/>
    </w:rPr>
  </w:style>
  <w:style w:type="paragraph" w:styleId="Titre5">
    <w:name w:val="heading 5"/>
    <w:basedOn w:val="Normal"/>
    <w:next w:val="Normal"/>
    <w:link w:val="Titre5Car"/>
    <w:uiPriority w:val="9"/>
    <w:unhideWhenUsed/>
    <w:qFormat/>
    <w:rsid w:val="0018078A"/>
    <w:pPr>
      <w:keepNext/>
      <w:keepLines/>
      <w:numPr>
        <w:ilvl w:val="4"/>
        <w:numId w:val="102"/>
      </w:numPr>
      <w:spacing w:before="40"/>
      <w:outlineLvl w:val="4"/>
    </w:pPr>
    <w:rPr>
      <w:rFonts w:asciiTheme="majorHAnsi" w:eastAsiaTheme="majorEastAsia" w:hAnsiTheme="majorHAnsi" w:cstheme="majorBidi"/>
      <w:i/>
      <w:iCs/>
      <w:color w:val="2F5496" w:themeColor="accent1" w:themeShade="BF"/>
    </w:rPr>
  </w:style>
  <w:style w:type="paragraph" w:styleId="Titre6">
    <w:name w:val="heading 6"/>
    <w:basedOn w:val="Normal"/>
    <w:next w:val="Normal"/>
    <w:link w:val="Titre6Car"/>
    <w:uiPriority w:val="9"/>
    <w:unhideWhenUsed/>
    <w:qFormat/>
    <w:rsid w:val="00D56448"/>
    <w:pPr>
      <w:keepNext/>
      <w:keepLines/>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8B435C"/>
    <w:pPr>
      <w:keepNext/>
      <w:keepLines/>
      <w:numPr>
        <w:ilvl w:val="6"/>
        <w:numId w:val="102"/>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2431AC"/>
    <w:pPr>
      <w:keepNext/>
      <w:keepLines/>
      <w:numPr>
        <w:ilvl w:val="7"/>
        <w:numId w:val="102"/>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431AC"/>
    <w:pPr>
      <w:keepNext/>
      <w:keepLines/>
      <w:numPr>
        <w:ilvl w:val="8"/>
        <w:numId w:val="10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47FC"/>
    <w:rPr>
      <w:rFonts w:asciiTheme="majorHAnsi" w:eastAsiaTheme="majorEastAsia" w:hAnsiTheme="majorHAnsi" w:cstheme="majorBidi"/>
      <w:color w:val="2F5496" w:themeColor="accent1" w:themeShade="BF"/>
      <w:kern w:val="0"/>
      <w:sz w:val="32"/>
      <w:szCs w:val="32"/>
      <w14:ligatures w14:val="none"/>
    </w:rPr>
  </w:style>
  <w:style w:type="character" w:customStyle="1" w:styleId="Titre2Car">
    <w:name w:val="Titre 2 Car"/>
    <w:basedOn w:val="Policepardfaut"/>
    <w:link w:val="Titre2"/>
    <w:uiPriority w:val="9"/>
    <w:rsid w:val="007C2580"/>
    <w:rPr>
      <w:rFonts w:asciiTheme="majorHAnsi" w:eastAsiaTheme="majorEastAsia" w:hAnsiTheme="majorHAnsi" w:cstheme="majorBidi"/>
      <w:color w:val="2F5496" w:themeColor="accent1" w:themeShade="BF"/>
      <w:kern w:val="0"/>
      <w:sz w:val="26"/>
      <w:szCs w:val="26"/>
      <w14:ligatures w14:val="none"/>
    </w:rPr>
  </w:style>
  <w:style w:type="paragraph" w:styleId="Paragraphedeliste">
    <w:name w:val="List Paragraph"/>
    <w:basedOn w:val="Normal"/>
    <w:uiPriority w:val="34"/>
    <w:qFormat/>
    <w:rsid w:val="007C2580"/>
    <w:pPr>
      <w:ind w:left="720"/>
      <w:contextualSpacing/>
    </w:pPr>
  </w:style>
  <w:style w:type="character" w:styleId="lev">
    <w:name w:val="Strong"/>
    <w:basedOn w:val="Policepardfaut"/>
    <w:uiPriority w:val="22"/>
    <w:qFormat/>
    <w:rsid w:val="00D06F14"/>
    <w:rPr>
      <w:b/>
      <w:bCs/>
    </w:rPr>
  </w:style>
  <w:style w:type="paragraph" w:styleId="Rvision">
    <w:name w:val="Revision"/>
    <w:hidden/>
    <w:uiPriority w:val="99"/>
    <w:semiHidden/>
    <w:rsid w:val="0002109B"/>
    <w:pPr>
      <w:spacing w:after="0" w:line="240" w:lineRule="auto"/>
    </w:pPr>
  </w:style>
  <w:style w:type="paragraph" w:styleId="Sansinterligne">
    <w:name w:val="No Spacing"/>
    <w:uiPriority w:val="1"/>
    <w:qFormat/>
    <w:rsid w:val="00700601"/>
    <w:pPr>
      <w:spacing w:after="0" w:line="240" w:lineRule="auto"/>
    </w:pPr>
  </w:style>
  <w:style w:type="character" w:customStyle="1" w:styleId="Titre3Car">
    <w:name w:val="Titre 3 Car"/>
    <w:basedOn w:val="Policepardfaut"/>
    <w:link w:val="Titre3"/>
    <w:uiPriority w:val="9"/>
    <w:rsid w:val="00946D78"/>
    <w:rPr>
      <w:rFonts w:asciiTheme="majorHAnsi" w:eastAsiaTheme="majorEastAsia" w:hAnsiTheme="majorHAnsi" w:cstheme="majorBidi"/>
      <w:color w:val="1F3763" w:themeColor="accent1" w:themeShade="7F"/>
      <w:kern w:val="0"/>
      <w:sz w:val="24"/>
      <w:szCs w:val="24"/>
      <w14:ligatures w14:val="none"/>
    </w:rPr>
  </w:style>
  <w:style w:type="paragraph" w:styleId="En-ttedetabledesmatires">
    <w:name w:val="TOC Heading"/>
    <w:basedOn w:val="Titre1"/>
    <w:next w:val="Normal"/>
    <w:uiPriority w:val="39"/>
    <w:unhideWhenUsed/>
    <w:qFormat/>
    <w:rsid w:val="00946D78"/>
    <w:pPr>
      <w:outlineLvl w:val="9"/>
    </w:pPr>
    <w:rPr>
      <w:lang w:eastAsia="fr-FR"/>
    </w:rPr>
  </w:style>
  <w:style w:type="paragraph" w:styleId="TM2">
    <w:name w:val="toc 2"/>
    <w:basedOn w:val="Normal"/>
    <w:next w:val="Normal"/>
    <w:autoRedefine/>
    <w:uiPriority w:val="39"/>
    <w:unhideWhenUsed/>
    <w:rsid w:val="00946D78"/>
    <w:pPr>
      <w:spacing w:after="100"/>
      <w:ind w:left="220"/>
    </w:pPr>
    <w:rPr>
      <w:rFonts w:eastAsiaTheme="minorEastAsia" w:cs="Times New Roman"/>
      <w:lang w:eastAsia="fr-FR"/>
    </w:rPr>
  </w:style>
  <w:style w:type="paragraph" w:styleId="TM1">
    <w:name w:val="toc 1"/>
    <w:basedOn w:val="Normal"/>
    <w:next w:val="Normal"/>
    <w:autoRedefine/>
    <w:uiPriority w:val="39"/>
    <w:unhideWhenUsed/>
    <w:rsid w:val="00946D78"/>
    <w:pPr>
      <w:spacing w:after="100"/>
    </w:pPr>
    <w:rPr>
      <w:rFonts w:eastAsiaTheme="minorEastAsia" w:cs="Times New Roman"/>
      <w:lang w:eastAsia="fr-FR"/>
    </w:rPr>
  </w:style>
  <w:style w:type="paragraph" w:styleId="TM3">
    <w:name w:val="toc 3"/>
    <w:basedOn w:val="Normal"/>
    <w:next w:val="Normal"/>
    <w:autoRedefine/>
    <w:uiPriority w:val="39"/>
    <w:unhideWhenUsed/>
    <w:rsid w:val="00946D78"/>
    <w:pPr>
      <w:spacing w:after="100"/>
      <w:ind w:left="440"/>
    </w:pPr>
    <w:rPr>
      <w:rFonts w:eastAsiaTheme="minorEastAsia" w:cs="Times New Roman"/>
      <w:lang w:eastAsia="fr-FR"/>
    </w:rPr>
  </w:style>
  <w:style w:type="character" w:styleId="Lienhypertexte">
    <w:name w:val="Hyperlink"/>
    <w:basedOn w:val="Policepardfaut"/>
    <w:uiPriority w:val="99"/>
    <w:unhideWhenUsed/>
    <w:rsid w:val="00946D78"/>
    <w:rPr>
      <w:color w:val="0563C1" w:themeColor="hyperlink"/>
      <w:u w:val="single"/>
    </w:rPr>
  </w:style>
  <w:style w:type="character" w:styleId="Marquedecommentaire">
    <w:name w:val="annotation reference"/>
    <w:basedOn w:val="Policepardfaut"/>
    <w:uiPriority w:val="99"/>
    <w:semiHidden/>
    <w:unhideWhenUsed/>
    <w:rsid w:val="006F413A"/>
    <w:rPr>
      <w:sz w:val="16"/>
      <w:szCs w:val="16"/>
    </w:rPr>
  </w:style>
  <w:style w:type="paragraph" w:styleId="Commentaire">
    <w:name w:val="annotation text"/>
    <w:basedOn w:val="Normal"/>
    <w:link w:val="CommentaireCar"/>
    <w:uiPriority w:val="99"/>
    <w:unhideWhenUsed/>
    <w:rsid w:val="006F413A"/>
    <w:rPr>
      <w:sz w:val="20"/>
      <w:szCs w:val="20"/>
    </w:rPr>
  </w:style>
  <w:style w:type="character" w:customStyle="1" w:styleId="CommentaireCar">
    <w:name w:val="Commentaire Car"/>
    <w:basedOn w:val="Policepardfaut"/>
    <w:link w:val="Commentaire"/>
    <w:uiPriority w:val="99"/>
    <w:rsid w:val="006F413A"/>
    <w:rPr>
      <w:rFonts w:ascii="Calibri" w:eastAsia="Calibri" w:hAnsi="Calibri" w:cs="Calibri"/>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6F413A"/>
    <w:rPr>
      <w:b/>
      <w:bCs/>
    </w:rPr>
  </w:style>
  <w:style w:type="character" w:customStyle="1" w:styleId="ObjetducommentaireCar">
    <w:name w:val="Objet du commentaire Car"/>
    <w:basedOn w:val="CommentaireCar"/>
    <w:link w:val="Objetducommentaire"/>
    <w:uiPriority w:val="99"/>
    <w:semiHidden/>
    <w:rsid w:val="006F413A"/>
    <w:rPr>
      <w:rFonts w:ascii="Calibri" w:eastAsia="Calibri" w:hAnsi="Calibri" w:cs="Calibri"/>
      <w:b/>
      <w:bCs/>
      <w:kern w:val="0"/>
      <w:sz w:val="20"/>
      <w:szCs w:val="20"/>
      <w14:ligatures w14:val="none"/>
    </w:rPr>
  </w:style>
  <w:style w:type="paragraph" w:styleId="En-tte">
    <w:name w:val="header"/>
    <w:basedOn w:val="Normal"/>
    <w:link w:val="En-tteCar"/>
    <w:uiPriority w:val="99"/>
    <w:unhideWhenUsed/>
    <w:rsid w:val="002B6D9F"/>
    <w:pPr>
      <w:tabs>
        <w:tab w:val="center" w:pos="4536"/>
        <w:tab w:val="right" w:pos="9072"/>
      </w:tabs>
    </w:pPr>
  </w:style>
  <w:style w:type="character" w:customStyle="1" w:styleId="En-tteCar">
    <w:name w:val="En-tête Car"/>
    <w:basedOn w:val="Policepardfaut"/>
    <w:link w:val="En-tte"/>
    <w:uiPriority w:val="99"/>
    <w:rsid w:val="002B6D9F"/>
    <w:rPr>
      <w:rFonts w:ascii="Calibri" w:eastAsia="Calibri" w:hAnsi="Calibri" w:cs="Calibri"/>
      <w:kern w:val="0"/>
      <w14:ligatures w14:val="none"/>
    </w:rPr>
  </w:style>
  <w:style w:type="paragraph" w:styleId="Pieddepage">
    <w:name w:val="footer"/>
    <w:basedOn w:val="Normal"/>
    <w:link w:val="PieddepageCar"/>
    <w:uiPriority w:val="99"/>
    <w:unhideWhenUsed/>
    <w:rsid w:val="002B6D9F"/>
    <w:pPr>
      <w:tabs>
        <w:tab w:val="center" w:pos="4536"/>
        <w:tab w:val="right" w:pos="9072"/>
      </w:tabs>
    </w:pPr>
  </w:style>
  <w:style w:type="character" w:customStyle="1" w:styleId="PieddepageCar">
    <w:name w:val="Pied de page Car"/>
    <w:basedOn w:val="Policepardfaut"/>
    <w:link w:val="Pieddepage"/>
    <w:uiPriority w:val="99"/>
    <w:rsid w:val="002B6D9F"/>
    <w:rPr>
      <w:rFonts w:ascii="Calibri" w:eastAsia="Calibri" w:hAnsi="Calibri" w:cs="Calibri"/>
      <w:kern w:val="0"/>
      <w14:ligatures w14:val="none"/>
    </w:rPr>
  </w:style>
  <w:style w:type="character" w:styleId="Mention">
    <w:name w:val="Mention"/>
    <w:basedOn w:val="Policepardfaut"/>
    <w:uiPriority w:val="99"/>
    <w:unhideWhenUsed/>
    <w:rsid w:val="00A61017"/>
    <w:rPr>
      <w:color w:val="2B579A"/>
      <w:shd w:val="clear" w:color="auto" w:fill="E1DFDD"/>
    </w:rPr>
  </w:style>
  <w:style w:type="character" w:customStyle="1" w:styleId="ui-provider">
    <w:name w:val="ui-provider"/>
    <w:basedOn w:val="Policepardfaut"/>
    <w:rsid w:val="008C55AC"/>
  </w:style>
  <w:style w:type="paragraph" w:customStyle="1" w:styleId="TableParagraph">
    <w:name w:val="Table Paragraph"/>
    <w:basedOn w:val="Normal"/>
    <w:uiPriority w:val="1"/>
    <w:qFormat/>
    <w:rsid w:val="000353BE"/>
    <w:pPr>
      <w:spacing w:before="59"/>
      <w:ind w:left="186"/>
    </w:pPr>
  </w:style>
  <w:style w:type="character" w:customStyle="1" w:styleId="Titre4Car">
    <w:name w:val="Titre 4 Car"/>
    <w:basedOn w:val="Policepardfaut"/>
    <w:link w:val="Titre4"/>
    <w:uiPriority w:val="9"/>
    <w:rsid w:val="00872918"/>
    <w:rPr>
      <w:rFonts w:asciiTheme="majorHAnsi" w:eastAsiaTheme="majorEastAsia" w:hAnsiTheme="majorHAnsi" w:cstheme="majorBidi"/>
      <w:color w:val="2F5496" w:themeColor="accent1" w:themeShade="BF"/>
      <w:kern w:val="0"/>
      <w:sz w:val="24"/>
      <w:szCs w:val="24"/>
      <w14:ligatures w14:val="none"/>
    </w:rPr>
  </w:style>
  <w:style w:type="character" w:customStyle="1" w:styleId="Titre5Car">
    <w:name w:val="Titre 5 Car"/>
    <w:basedOn w:val="Policepardfaut"/>
    <w:link w:val="Titre5"/>
    <w:uiPriority w:val="9"/>
    <w:rsid w:val="00872918"/>
    <w:rPr>
      <w:rFonts w:asciiTheme="majorHAnsi" w:eastAsiaTheme="majorEastAsia" w:hAnsiTheme="majorHAnsi" w:cstheme="majorBidi"/>
      <w:i/>
      <w:iCs/>
      <w:color w:val="2F5496" w:themeColor="accent1" w:themeShade="BF"/>
      <w:kern w:val="0"/>
      <w14:ligatures w14:val="none"/>
    </w:rPr>
  </w:style>
  <w:style w:type="character" w:customStyle="1" w:styleId="Titre6Car">
    <w:name w:val="Titre 6 Car"/>
    <w:basedOn w:val="Policepardfaut"/>
    <w:link w:val="Titre6"/>
    <w:uiPriority w:val="9"/>
    <w:rsid w:val="00CE6699"/>
    <w:rPr>
      <w:rFonts w:asciiTheme="majorHAnsi" w:eastAsiaTheme="majorEastAsia" w:hAnsiTheme="majorHAnsi" w:cstheme="majorBidi"/>
      <w:color w:val="1F3763" w:themeColor="accent1" w:themeShade="7F"/>
      <w:kern w:val="0"/>
      <w14:ligatures w14:val="none"/>
    </w:rPr>
  </w:style>
  <w:style w:type="character" w:customStyle="1" w:styleId="Titre7Car">
    <w:name w:val="Titre 7 Car"/>
    <w:basedOn w:val="Policepardfaut"/>
    <w:link w:val="Titre7"/>
    <w:uiPriority w:val="9"/>
    <w:rsid w:val="008B435C"/>
    <w:rPr>
      <w:rFonts w:asciiTheme="majorHAnsi" w:eastAsiaTheme="majorEastAsia" w:hAnsiTheme="majorHAnsi" w:cstheme="majorBidi"/>
      <w:i/>
      <w:iCs/>
      <w:color w:val="1F3763" w:themeColor="accent1" w:themeShade="7F"/>
      <w:kern w:val="0"/>
      <w14:ligatures w14:val="none"/>
    </w:rPr>
  </w:style>
  <w:style w:type="table" w:styleId="Grilledutableau">
    <w:name w:val="Table Grid"/>
    <w:basedOn w:val="TableauNormal"/>
    <w:uiPriority w:val="39"/>
    <w:rsid w:val="004E1FF9"/>
    <w:pPr>
      <w:spacing w:after="0" w:line="240" w:lineRule="auto"/>
    </w:pPr>
    <w:tblPr>
      <w:tblInd w:w="0" w:type="nil"/>
      <w:tblCellMar>
        <w:left w:w="0" w:type="dxa"/>
        <w:right w:w="0" w:type="dxa"/>
      </w:tblCellMar>
    </w:tblPr>
  </w:style>
  <w:style w:type="paragraph" w:styleId="NormalWeb">
    <w:name w:val="Normal (Web)"/>
    <w:basedOn w:val="Normal"/>
    <w:uiPriority w:val="99"/>
    <w:unhideWhenUsed/>
    <w:rsid w:val="00A90C63"/>
    <w:pPr>
      <w:widowControl/>
      <w:autoSpaceDE/>
      <w:autoSpaceDN/>
      <w:spacing w:before="100" w:beforeAutospacing="1" w:after="100" w:afterAutospacing="1"/>
    </w:pPr>
    <w:rPr>
      <w:rFonts w:ascii="Times New Roman" w:eastAsia="Times New Roman" w:hAnsi="Times New Roman" w:cs="Times New Roman"/>
      <w:sz w:val="20"/>
      <w:szCs w:val="20"/>
      <w:lang w:eastAsia="fr-FR"/>
    </w:rPr>
  </w:style>
  <w:style w:type="character" w:styleId="Mentionnonrsolue">
    <w:name w:val="Unresolved Mention"/>
    <w:basedOn w:val="Policepardfaut"/>
    <w:uiPriority w:val="99"/>
    <w:semiHidden/>
    <w:unhideWhenUsed/>
    <w:rsid w:val="00AB047F"/>
    <w:rPr>
      <w:color w:val="605E5C"/>
      <w:shd w:val="clear" w:color="auto" w:fill="E1DFDD"/>
    </w:rPr>
  </w:style>
  <w:style w:type="character" w:customStyle="1" w:styleId="Titre8Car">
    <w:name w:val="Titre 8 Car"/>
    <w:basedOn w:val="Policepardfaut"/>
    <w:link w:val="Titre8"/>
    <w:uiPriority w:val="9"/>
    <w:semiHidden/>
    <w:rsid w:val="002431AC"/>
    <w:rPr>
      <w:rFonts w:asciiTheme="majorHAnsi" w:eastAsiaTheme="majorEastAsia" w:hAnsiTheme="majorHAnsi" w:cstheme="majorBidi"/>
      <w:color w:val="272727" w:themeColor="text1" w:themeTint="D8"/>
      <w:kern w:val="0"/>
      <w:sz w:val="21"/>
      <w:szCs w:val="21"/>
      <w14:ligatures w14:val="none"/>
    </w:rPr>
  </w:style>
  <w:style w:type="character" w:customStyle="1" w:styleId="Titre9Car">
    <w:name w:val="Titre 9 Car"/>
    <w:basedOn w:val="Policepardfaut"/>
    <w:link w:val="Titre9"/>
    <w:uiPriority w:val="9"/>
    <w:semiHidden/>
    <w:rsid w:val="002431AC"/>
    <w:rPr>
      <w:rFonts w:asciiTheme="majorHAnsi" w:eastAsiaTheme="majorEastAsia" w:hAnsiTheme="majorHAnsi" w:cstheme="majorBidi"/>
      <w:i/>
      <w:iCs/>
      <w:color w:val="272727" w:themeColor="text1" w:themeTint="D8"/>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02">
      <w:bodyDiv w:val="1"/>
      <w:marLeft w:val="0"/>
      <w:marRight w:val="0"/>
      <w:marTop w:val="0"/>
      <w:marBottom w:val="0"/>
      <w:divBdr>
        <w:top w:val="none" w:sz="0" w:space="0" w:color="auto"/>
        <w:left w:val="none" w:sz="0" w:space="0" w:color="auto"/>
        <w:bottom w:val="none" w:sz="0" w:space="0" w:color="auto"/>
        <w:right w:val="none" w:sz="0" w:space="0" w:color="auto"/>
      </w:divBdr>
    </w:div>
    <w:div w:id="15276257">
      <w:bodyDiv w:val="1"/>
      <w:marLeft w:val="0"/>
      <w:marRight w:val="0"/>
      <w:marTop w:val="0"/>
      <w:marBottom w:val="0"/>
      <w:divBdr>
        <w:top w:val="none" w:sz="0" w:space="0" w:color="auto"/>
        <w:left w:val="none" w:sz="0" w:space="0" w:color="auto"/>
        <w:bottom w:val="none" w:sz="0" w:space="0" w:color="auto"/>
        <w:right w:val="none" w:sz="0" w:space="0" w:color="auto"/>
      </w:divBdr>
    </w:div>
    <w:div w:id="17629201">
      <w:bodyDiv w:val="1"/>
      <w:marLeft w:val="0"/>
      <w:marRight w:val="0"/>
      <w:marTop w:val="0"/>
      <w:marBottom w:val="0"/>
      <w:divBdr>
        <w:top w:val="none" w:sz="0" w:space="0" w:color="auto"/>
        <w:left w:val="none" w:sz="0" w:space="0" w:color="auto"/>
        <w:bottom w:val="none" w:sz="0" w:space="0" w:color="auto"/>
        <w:right w:val="none" w:sz="0" w:space="0" w:color="auto"/>
      </w:divBdr>
    </w:div>
    <w:div w:id="18238438">
      <w:bodyDiv w:val="1"/>
      <w:marLeft w:val="0"/>
      <w:marRight w:val="0"/>
      <w:marTop w:val="0"/>
      <w:marBottom w:val="0"/>
      <w:divBdr>
        <w:top w:val="none" w:sz="0" w:space="0" w:color="auto"/>
        <w:left w:val="none" w:sz="0" w:space="0" w:color="auto"/>
        <w:bottom w:val="none" w:sz="0" w:space="0" w:color="auto"/>
        <w:right w:val="none" w:sz="0" w:space="0" w:color="auto"/>
      </w:divBdr>
    </w:div>
    <w:div w:id="32115277">
      <w:bodyDiv w:val="1"/>
      <w:marLeft w:val="0"/>
      <w:marRight w:val="0"/>
      <w:marTop w:val="0"/>
      <w:marBottom w:val="0"/>
      <w:divBdr>
        <w:top w:val="none" w:sz="0" w:space="0" w:color="auto"/>
        <w:left w:val="none" w:sz="0" w:space="0" w:color="auto"/>
        <w:bottom w:val="none" w:sz="0" w:space="0" w:color="auto"/>
        <w:right w:val="none" w:sz="0" w:space="0" w:color="auto"/>
      </w:divBdr>
    </w:div>
    <w:div w:id="51320176">
      <w:bodyDiv w:val="1"/>
      <w:marLeft w:val="0"/>
      <w:marRight w:val="0"/>
      <w:marTop w:val="0"/>
      <w:marBottom w:val="0"/>
      <w:divBdr>
        <w:top w:val="none" w:sz="0" w:space="0" w:color="auto"/>
        <w:left w:val="none" w:sz="0" w:space="0" w:color="auto"/>
        <w:bottom w:val="none" w:sz="0" w:space="0" w:color="auto"/>
        <w:right w:val="none" w:sz="0" w:space="0" w:color="auto"/>
      </w:divBdr>
    </w:div>
    <w:div w:id="61874083">
      <w:bodyDiv w:val="1"/>
      <w:marLeft w:val="0"/>
      <w:marRight w:val="0"/>
      <w:marTop w:val="0"/>
      <w:marBottom w:val="0"/>
      <w:divBdr>
        <w:top w:val="none" w:sz="0" w:space="0" w:color="auto"/>
        <w:left w:val="none" w:sz="0" w:space="0" w:color="auto"/>
        <w:bottom w:val="none" w:sz="0" w:space="0" w:color="auto"/>
        <w:right w:val="none" w:sz="0" w:space="0" w:color="auto"/>
      </w:divBdr>
    </w:div>
    <w:div w:id="79103232">
      <w:bodyDiv w:val="1"/>
      <w:marLeft w:val="0"/>
      <w:marRight w:val="0"/>
      <w:marTop w:val="0"/>
      <w:marBottom w:val="0"/>
      <w:divBdr>
        <w:top w:val="none" w:sz="0" w:space="0" w:color="auto"/>
        <w:left w:val="none" w:sz="0" w:space="0" w:color="auto"/>
        <w:bottom w:val="none" w:sz="0" w:space="0" w:color="auto"/>
        <w:right w:val="none" w:sz="0" w:space="0" w:color="auto"/>
      </w:divBdr>
      <w:divsChild>
        <w:div w:id="43247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759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83023">
      <w:bodyDiv w:val="1"/>
      <w:marLeft w:val="0"/>
      <w:marRight w:val="0"/>
      <w:marTop w:val="0"/>
      <w:marBottom w:val="0"/>
      <w:divBdr>
        <w:top w:val="none" w:sz="0" w:space="0" w:color="auto"/>
        <w:left w:val="none" w:sz="0" w:space="0" w:color="auto"/>
        <w:bottom w:val="none" w:sz="0" w:space="0" w:color="auto"/>
        <w:right w:val="none" w:sz="0" w:space="0" w:color="auto"/>
      </w:divBdr>
    </w:div>
    <w:div w:id="106001413">
      <w:bodyDiv w:val="1"/>
      <w:marLeft w:val="0"/>
      <w:marRight w:val="0"/>
      <w:marTop w:val="0"/>
      <w:marBottom w:val="0"/>
      <w:divBdr>
        <w:top w:val="none" w:sz="0" w:space="0" w:color="auto"/>
        <w:left w:val="none" w:sz="0" w:space="0" w:color="auto"/>
        <w:bottom w:val="none" w:sz="0" w:space="0" w:color="auto"/>
        <w:right w:val="none" w:sz="0" w:space="0" w:color="auto"/>
      </w:divBdr>
    </w:div>
    <w:div w:id="109011373">
      <w:bodyDiv w:val="1"/>
      <w:marLeft w:val="0"/>
      <w:marRight w:val="0"/>
      <w:marTop w:val="0"/>
      <w:marBottom w:val="0"/>
      <w:divBdr>
        <w:top w:val="none" w:sz="0" w:space="0" w:color="auto"/>
        <w:left w:val="none" w:sz="0" w:space="0" w:color="auto"/>
        <w:bottom w:val="none" w:sz="0" w:space="0" w:color="auto"/>
        <w:right w:val="none" w:sz="0" w:space="0" w:color="auto"/>
      </w:divBdr>
    </w:div>
    <w:div w:id="141510233">
      <w:bodyDiv w:val="1"/>
      <w:marLeft w:val="0"/>
      <w:marRight w:val="0"/>
      <w:marTop w:val="0"/>
      <w:marBottom w:val="0"/>
      <w:divBdr>
        <w:top w:val="none" w:sz="0" w:space="0" w:color="auto"/>
        <w:left w:val="none" w:sz="0" w:space="0" w:color="auto"/>
        <w:bottom w:val="none" w:sz="0" w:space="0" w:color="auto"/>
        <w:right w:val="none" w:sz="0" w:space="0" w:color="auto"/>
      </w:divBdr>
    </w:div>
    <w:div w:id="169872840">
      <w:bodyDiv w:val="1"/>
      <w:marLeft w:val="0"/>
      <w:marRight w:val="0"/>
      <w:marTop w:val="0"/>
      <w:marBottom w:val="0"/>
      <w:divBdr>
        <w:top w:val="none" w:sz="0" w:space="0" w:color="auto"/>
        <w:left w:val="none" w:sz="0" w:space="0" w:color="auto"/>
        <w:bottom w:val="none" w:sz="0" w:space="0" w:color="auto"/>
        <w:right w:val="none" w:sz="0" w:space="0" w:color="auto"/>
      </w:divBdr>
    </w:div>
    <w:div w:id="171528799">
      <w:bodyDiv w:val="1"/>
      <w:marLeft w:val="0"/>
      <w:marRight w:val="0"/>
      <w:marTop w:val="0"/>
      <w:marBottom w:val="0"/>
      <w:divBdr>
        <w:top w:val="none" w:sz="0" w:space="0" w:color="auto"/>
        <w:left w:val="none" w:sz="0" w:space="0" w:color="auto"/>
        <w:bottom w:val="none" w:sz="0" w:space="0" w:color="auto"/>
        <w:right w:val="none" w:sz="0" w:space="0" w:color="auto"/>
      </w:divBdr>
    </w:div>
    <w:div w:id="186719804">
      <w:bodyDiv w:val="1"/>
      <w:marLeft w:val="0"/>
      <w:marRight w:val="0"/>
      <w:marTop w:val="0"/>
      <w:marBottom w:val="0"/>
      <w:divBdr>
        <w:top w:val="none" w:sz="0" w:space="0" w:color="auto"/>
        <w:left w:val="none" w:sz="0" w:space="0" w:color="auto"/>
        <w:bottom w:val="none" w:sz="0" w:space="0" w:color="auto"/>
        <w:right w:val="none" w:sz="0" w:space="0" w:color="auto"/>
      </w:divBdr>
    </w:div>
    <w:div w:id="186987523">
      <w:bodyDiv w:val="1"/>
      <w:marLeft w:val="0"/>
      <w:marRight w:val="0"/>
      <w:marTop w:val="0"/>
      <w:marBottom w:val="0"/>
      <w:divBdr>
        <w:top w:val="none" w:sz="0" w:space="0" w:color="auto"/>
        <w:left w:val="none" w:sz="0" w:space="0" w:color="auto"/>
        <w:bottom w:val="none" w:sz="0" w:space="0" w:color="auto"/>
        <w:right w:val="none" w:sz="0" w:space="0" w:color="auto"/>
      </w:divBdr>
    </w:div>
    <w:div w:id="193739566">
      <w:bodyDiv w:val="1"/>
      <w:marLeft w:val="0"/>
      <w:marRight w:val="0"/>
      <w:marTop w:val="0"/>
      <w:marBottom w:val="0"/>
      <w:divBdr>
        <w:top w:val="none" w:sz="0" w:space="0" w:color="auto"/>
        <w:left w:val="none" w:sz="0" w:space="0" w:color="auto"/>
        <w:bottom w:val="none" w:sz="0" w:space="0" w:color="auto"/>
        <w:right w:val="none" w:sz="0" w:space="0" w:color="auto"/>
      </w:divBdr>
    </w:div>
    <w:div w:id="194120435">
      <w:bodyDiv w:val="1"/>
      <w:marLeft w:val="0"/>
      <w:marRight w:val="0"/>
      <w:marTop w:val="0"/>
      <w:marBottom w:val="0"/>
      <w:divBdr>
        <w:top w:val="none" w:sz="0" w:space="0" w:color="auto"/>
        <w:left w:val="none" w:sz="0" w:space="0" w:color="auto"/>
        <w:bottom w:val="none" w:sz="0" w:space="0" w:color="auto"/>
        <w:right w:val="none" w:sz="0" w:space="0" w:color="auto"/>
      </w:divBdr>
    </w:div>
    <w:div w:id="200286073">
      <w:bodyDiv w:val="1"/>
      <w:marLeft w:val="0"/>
      <w:marRight w:val="0"/>
      <w:marTop w:val="0"/>
      <w:marBottom w:val="0"/>
      <w:divBdr>
        <w:top w:val="none" w:sz="0" w:space="0" w:color="auto"/>
        <w:left w:val="none" w:sz="0" w:space="0" w:color="auto"/>
        <w:bottom w:val="none" w:sz="0" w:space="0" w:color="auto"/>
        <w:right w:val="none" w:sz="0" w:space="0" w:color="auto"/>
      </w:divBdr>
    </w:div>
    <w:div w:id="202442681">
      <w:bodyDiv w:val="1"/>
      <w:marLeft w:val="0"/>
      <w:marRight w:val="0"/>
      <w:marTop w:val="0"/>
      <w:marBottom w:val="0"/>
      <w:divBdr>
        <w:top w:val="none" w:sz="0" w:space="0" w:color="auto"/>
        <w:left w:val="none" w:sz="0" w:space="0" w:color="auto"/>
        <w:bottom w:val="none" w:sz="0" w:space="0" w:color="auto"/>
        <w:right w:val="none" w:sz="0" w:space="0" w:color="auto"/>
      </w:divBdr>
    </w:div>
    <w:div w:id="204297767">
      <w:bodyDiv w:val="1"/>
      <w:marLeft w:val="0"/>
      <w:marRight w:val="0"/>
      <w:marTop w:val="0"/>
      <w:marBottom w:val="0"/>
      <w:divBdr>
        <w:top w:val="none" w:sz="0" w:space="0" w:color="auto"/>
        <w:left w:val="none" w:sz="0" w:space="0" w:color="auto"/>
        <w:bottom w:val="none" w:sz="0" w:space="0" w:color="auto"/>
        <w:right w:val="none" w:sz="0" w:space="0" w:color="auto"/>
      </w:divBdr>
    </w:div>
    <w:div w:id="212893552">
      <w:bodyDiv w:val="1"/>
      <w:marLeft w:val="0"/>
      <w:marRight w:val="0"/>
      <w:marTop w:val="0"/>
      <w:marBottom w:val="0"/>
      <w:divBdr>
        <w:top w:val="none" w:sz="0" w:space="0" w:color="auto"/>
        <w:left w:val="none" w:sz="0" w:space="0" w:color="auto"/>
        <w:bottom w:val="none" w:sz="0" w:space="0" w:color="auto"/>
        <w:right w:val="none" w:sz="0" w:space="0" w:color="auto"/>
      </w:divBdr>
    </w:div>
    <w:div w:id="214440214">
      <w:bodyDiv w:val="1"/>
      <w:marLeft w:val="0"/>
      <w:marRight w:val="0"/>
      <w:marTop w:val="0"/>
      <w:marBottom w:val="0"/>
      <w:divBdr>
        <w:top w:val="none" w:sz="0" w:space="0" w:color="auto"/>
        <w:left w:val="none" w:sz="0" w:space="0" w:color="auto"/>
        <w:bottom w:val="none" w:sz="0" w:space="0" w:color="auto"/>
        <w:right w:val="none" w:sz="0" w:space="0" w:color="auto"/>
      </w:divBdr>
      <w:divsChild>
        <w:div w:id="173153443">
          <w:blockQuote w:val="1"/>
          <w:marLeft w:val="720"/>
          <w:marRight w:val="720"/>
          <w:marTop w:val="100"/>
          <w:marBottom w:val="100"/>
          <w:divBdr>
            <w:top w:val="none" w:sz="0" w:space="0" w:color="auto"/>
            <w:left w:val="none" w:sz="0" w:space="0" w:color="auto"/>
            <w:bottom w:val="none" w:sz="0" w:space="0" w:color="auto"/>
            <w:right w:val="none" w:sz="0" w:space="0" w:color="auto"/>
          </w:divBdr>
        </w:div>
        <w:div w:id="254097826">
          <w:blockQuote w:val="1"/>
          <w:marLeft w:val="720"/>
          <w:marRight w:val="720"/>
          <w:marTop w:val="100"/>
          <w:marBottom w:val="100"/>
          <w:divBdr>
            <w:top w:val="none" w:sz="0" w:space="0" w:color="auto"/>
            <w:left w:val="none" w:sz="0" w:space="0" w:color="auto"/>
            <w:bottom w:val="none" w:sz="0" w:space="0" w:color="auto"/>
            <w:right w:val="none" w:sz="0" w:space="0" w:color="auto"/>
          </w:divBdr>
        </w:div>
        <w:div w:id="337277133">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12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902263">
      <w:bodyDiv w:val="1"/>
      <w:marLeft w:val="0"/>
      <w:marRight w:val="0"/>
      <w:marTop w:val="0"/>
      <w:marBottom w:val="0"/>
      <w:divBdr>
        <w:top w:val="none" w:sz="0" w:space="0" w:color="auto"/>
        <w:left w:val="none" w:sz="0" w:space="0" w:color="auto"/>
        <w:bottom w:val="none" w:sz="0" w:space="0" w:color="auto"/>
        <w:right w:val="none" w:sz="0" w:space="0" w:color="auto"/>
      </w:divBdr>
      <w:divsChild>
        <w:div w:id="429202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574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647691">
      <w:bodyDiv w:val="1"/>
      <w:marLeft w:val="0"/>
      <w:marRight w:val="0"/>
      <w:marTop w:val="0"/>
      <w:marBottom w:val="0"/>
      <w:divBdr>
        <w:top w:val="none" w:sz="0" w:space="0" w:color="auto"/>
        <w:left w:val="none" w:sz="0" w:space="0" w:color="auto"/>
        <w:bottom w:val="none" w:sz="0" w:space="0" w:color="auto"/>
        <w:right w:val="none" w:sz="0" w:space="0" w:color="auto"/>
      </w:divBdr>
    </w:div>
    <w:div w:id="226113331">
      <w:bodyDiv w:val="1"/>
      <w:marLeft w:val="0"/>
      <w:marRight w:val="0"/>
      <w:marTop w:val="0"/>
      <w:marBottom w:val="0"/>
      <w:divBdr>
        <w:top w:val="none" w:sz="0" w:space="0" w:color="auto"/>
        <w:left w:val="none" w:sz="0" w:space="0" w:color="auto"/>
        <w:bottom w:val="none" w:sz="0" w:space="0" w:color="auto"/>
        <w:right w:val="none" w:sz="0" w:space="0" w:color="auto"/>
      </w:divBdr>
    </w:div>
    <w:div w:id="227962434">
      <w:bodyDiv w:val="1"/>
      <w:marLeft w:val="0"/>
      <w:marRight w:val="0"/>
      <w:marTop w:val="0"/>
      <w:marBottom w:val="0"/>
      <w:divBdr>
        <w:top w:val="none" w:sz="0" w:space="0" w:color="auto"/>
        <w:left w:val="none" w:sz="0" w:space="0" w:color="auto"/>
        <w:bottom w:val="none" w:sz="0" w:space="0" w:color="auto"/>
        <w:right w:val="none" w:sz="0" w:space="0" w:color="auto"/>
      </w:divBdr>
    </w:div>
    <w:div w:id="257253332">
      <w:bodyDiv w:val="1"/>
      <w:marLeft w:val="0"/>
      <w:marRight w:val="0"/>
      <w:marTop w:val="0"/>
      <w:marBottom w:val="0"/>
      <w:divBdr>
        <w:top w:val="none" w:sz="0" w:space="0" w:color="auto"/>
        <w:left w:val="none" w:sz="0" w:space="0" w:color="auto"/>
        <w:bottom w:val="none" w:sz="0" w:space="0" w:color="auto"/>
        <w:right w:val="none" w:sz="0" w:space="0" w:color="auto"/>
      </w:divBdr>
    </w:div>
    <w:div w:id="268776380">
      <w:bodyDiv w:val="1"/>
      <w:marLeft w:val="0"/>
      <w:marRight w:val="0"/>
      <w:marTop w:val="0"/>
      <w:marBottom w:val="0"/>
      <w:divBdr>
        <w:top w:val="none" w:sz="0" w:space="0" w:color="auto"/>
        <w:left w:val="none" w:sz="0" w:space="0" w:color="auto"/>
        <w:bottom w:val="none" w:sz="0" w:space="0" w:color="auto"/>
        <w:right w:val="none" w:sz="0" w:space="0" w:color="auto"/>
      </w:divBdr>
    </w:div>
    <w:div w:id="280957192">
      <w:bodyDiv w:val="1"/>
      <w:marLeft w:val="0"/>
      <w:marRight w:val="0"/>
      <w:marTop w:val="0"/>
      <w:marBottom w:val="0"/>
      <w:divBdr>
        <w:top w:val="none" w:sz="0" w:space="0" w:color="auto"/>
        <w:left w:val="none" w:sz="0" w:space="0" w:color="auto"/>
        <w:bottom w:val="none" w:sz="0" w:space="0" w:color="auto"/>
        <w:right w:val="none" w:sz="0" w:space="0" w:color="auto"/>
      </w:divBdr>
    </w:div>
    <w:div w:id="283074608">
      <w:bodyDiv w:val="1"/>
      <w:marLeft w:val="0"/>
      <w:marRight w:val="0"/>
      <w:marTop w:val="0"/>
      <w:marBottom w:val="0"/>
      <w:divBdr>
        <w:top w:val="none" w:sz="0" w:space="0" w:color="auto"/>
        <w:left w:val="none" w:sz="0" w:space="0" w:color="auto"/>
        <w:bottom w:val="none" w:sz="0" w:space="0" w:color="auto"/>
        <w:right w:val="none" w:sz="0" w:space="0" w:color="auto"/>
      </w:divBdr>
    </w:div>
    <w:div w:id="285817340">
      <w:bodyDiv w:val="1"/>
      <w:marLeft w:val="0"/>
      <w:marRight w:val="0"/>
      <w:marTop w:val="0"/>
      <w:marBottom w:val="0"/>
      <w:divBdr>
        <w:top w:val="none" w:sz="0" w:space="0" w:color="auto"/>
        <w:left w:val="none" w:sz="0" w:space="0" w:color="auto"/>
        <w:bottom w:val="none" w:sz="0" w:space="0" w:color="auto"/>
        <w:right w:val="none" w:sz="0" w:space="0" w:color="auto"/>
      </w:divBdr>
    </w:div>
    <w:div w:id="291787406">
      <w:bodyDiv w:val="1"/>
      <w:marLeft w:val="0"/>
      <w:marRight w:val="0"/>
      <w:marTop w:val="0"/>
      <w:marBottom w:val="0"/>
      <w:divBdr>
        <w:top w:val="none" w:sz="0" w:space="0" w:color="auto"/>
        <w:left w:val="none" w:sz="0" w:space="0" w:color="auto"/>
        <w:bottom w:val="none" w:sz="0" w:space="0" w:color="auto"/>
        <w:right w:val="none" w:sz="0" w:space="0" w:color="auto"/>
      </w:divBdr>
    </w:div>
    <w:div w:id="299187290">
      <w:bodyDiv w:val="1"/>
      <w:marLeft w:val="0"/>
      <w:marRight w:val="0"/>
      <w:marTop w:val="0"/>
      <w:marBottom w:val="0"/>
      <w:divBdr>
        <w:top w:val="none" w:sz="0" w:space="0" w:color="auto"/>
        <w:left w:val="none" w:sz="0" w:space="0" w:color="auto"/>
        <w:bottom w:val="none" w:sz="0" w:space="0" w:color="auto"/>
        <w:right w:val="none" w:sz="0" w:space="0" w:color="auto"/>
      </w:divBdr>
    </w:div>
    <w:div w:id="299922773">
      <w:bodyDiv w:val="1"/>
      <w:marLeft w:val="0"/>
      <w:marRight w:val="0"/>
      <w:marTop w:val="0"/>
      <w:marBottom w:val="0"/>
      <w:divBdr>
        <w:top w:val="none" w:sz="0" w:space="0" w:color="auto"/>
        <w:left w:val="none" w:sz="0" w:space="0" w:color="auto"/>
        <w:bottom w:val="none" w:sz="0" w:space="0" w:color="auto"/>
        <w:right w:val="none" w:sz="0" w:space="0" w:color="auto"/>
      </w:divBdr>
    </w:div>
    <w:div w:id="306978924">
      <w:bodyDiv w:val="1"/>
      <w:marLeft w:val="0"/>
      <w:marRight w:val="0"/>
      <w:marTop w:val="0"/>
      <w:marBottom w:val="0"/>
      <w:divBdr>
        <w:top w:val="none" w:sz="0" w:space="0" w:color="auto"/>
        <w:left w:val="none" w:sz="0" w:space="0" w:color="auto"/>
        <w:bottom w:val="none" w:sz="0" w:space="0" w:color="auto"/>
        <w:right w:val="none" w:sz="0" w:space="0" w:color="auto"/>
      </w:divBdr>
    </w:div>
    <w:div w:id="309214463">
      <w:bodyDiv w:val="1"/>
      <w:marLeft w:val="0"/>
      <w:marRight w:val="0"/>
      <w:marTop w:val="0"/>
      <w:marBottom w:val="0"/>
      <w:divBdr>
        <w:top w:val="none" w:sz="0" w:space="0" w:color="auto"/>
        <w:left w:val="none" w:sz="0" w:space="0" w:color="auto"/>
        <w:bottom w:val="none" w:sz="0" w:space="0" w:color="auto"/>
        <w:right w:val="none" w:sz="0" w:space="0" w:color="auto"/>
      </w:divBdr>
    </w:div>
    <w:div w:id="356004510">
      <w:bodyDiv w:val="1"/>
      <w:marLeft w:val="0"/>
      <w:marRight w:val="0"/>
      <w:marTop w:val="0"/>
      <w:marBottom w:val="0"/>
      <w:divBdr>
        <w:top w:val="none" w:sz="0" w:space="0" w:color="auto"/>
        <w:left w:val="none" w:sz="0" w:space="0" w:color="auto"/>
        <w:bottom w:val="none" w:sz="0" w:space="0" w:color="auto"/>
        <w:right w:val="none" w:sz="0" w:space="0" w:color="auto"/>
      </w:divBdr>
    </w:div>
    <w:div w:id="361899201">
      <w:bodyDiv w:val="1"/>
      <w:marLeft w:val="0"/>
      <w:marRight w:val="0"/>
      <w:marTop w:val="0"/>
      <w:marBottom w:val="0"/>
      <w:divBdr>
        <w:top w:val="none" w:sz="0" w:space="0" w:color="auto"/>
        <w:left w:val="none" w:sz="0" w:space="0" w:color="auto"/>
        <w:bottom w:val="none" w:sz="0" w:space="0" w:color="auto"/>
        <w:right w:val="none" w:sz="0" w:space="0" w:color="auto"/>
      </w:divBdr>
    </w:div>
    <w:div w:id="378476904">
      <w:bodyDiv w:val="1"/>
      <w:marLeft w:val="0"/>
      <w:marRight w:val="0"/>
      <w:marTop w:val="0"/>
      <w:marBottom w:val="0"/>
      <w:divBdr>
        <w:top w:val="none" w:sz="0" w:space="0" w:color="auto"/>
        <w:left w:val="none" w:sz="0" w:space="0" w:color="auto"/>
        <w:bottom w:val="none" w:sz="0" w:space="0" w:color="auto"/>
        <w:right w:val="none" w:sz="0" w:space="0" w:color="auto"/>
      </w:divBdr>
    </w:div>
    <w:div w:id="383257837">
      <w:bodyDiv w:val="1"/>
      <w:marLeft w:val="0"/>
      <w:marRight w:val="0"/>
      <w:marTop w:val="0"/>
      <w:marBottom w:val="0"/>
      <w:divBdr>
        <w:top w:val="none" w:sz="0" w:space="0" w:color="auto"/>
        <w:left w:val="none" w:sz="0" w:space="0" w:color="auto"/>
        <w:bottom w:val="none" w:sz="0" w:space="0" w:color="auto"/>
        <w:right w:val="none" w:sz="0" w:space="0" w:color="auto"/>
      </w:divBdr>
    </w:div>
    <w:div w:id="412702545">
      <w:bodyDiv w:val="1"/>
      <w:marLeft w:val="0"/>
      <w:marRight w:val="0"/>
      <w:marTop w:val="0"/>
      <w:marBottom w:val="0"/>
      <w:divBdr>
        <w:top w:val="none" w:sz="0" w:space="0" w:color="auto"/>
        <w:left w:val="none" w:sz="0" w:space="0" w:color="auto"/>
        <w:bottom w:val="none" w:sz="0" w:space="0" w:color="auto"/>
        <w:right w:val="none" w:sz="0" w:space="0" w:color="auto"/>
      </w:divBdr>
    </w:div>
    <w:div w:id="437331838">
      <w:bodyDiv w:val="1"/>
      <w:marLeft w:val="0"/>
      <w:marRight w:val="0"/>
      <w:marTop w:val="0"/>
      <w:marBottom w:val="0"/>
      <w:divBdr>
        <w:top w:val="none" w:sz="0" w:space="0" w:color="auto"/>
        <w:left w:val="none" w:sz="0" w:space="0" w:color="auto"/>
        <w:bottom w:val="none" w:sz="0" w:space="0" w:color="auto"/>
        <w:right w:val="none" w:sz="0" w:space="0" w:color="auto"/>
      </w:divBdr>
    </w:div>
    <w:div w:id="442040513">
      <w:bodyDiv w:val="1"/>
      <w:marLeft w:val="0"/>
      <w:marRight w:val="0"/>
      <w:marTop w:val="0"/>
      <w:marBottom w:val="0"/>
      <w:divBdr>
        <w:top w:val="none" w:sz="0" w:space="0" w:color="auto"/>
        <w:left w:val="none" w:sz="0" w:space="0" w:color="auto"/>
        <w:bottom w:val="none" w:sz="0" w:space="0" w:color="auto"/>
        <w:right w:val="none" w:sz="0" w:space="0" w:color="auto"/>
      </w:divBdr>
    </w:div>
    <w:div w:id="446975185">
      <w:bodyDiv w:val="1"/>
      <w:marLeft w:val="0"/>
      <w:marRight w:val="0"/>
      <w:marTop w:val="0"/>
      <w:marBottom w:val="0"/>
      <w:divBdr>
        <w:top w:val="none" w:sz="0" w:space="0" w:color="auto"/>
        <w:left w:val="none" w:sz="0" w:space="0" w:color="auto"/>
        <w:bottom w:val="none" w:sz="0" w:space="0" w:color="auto"/>
        <w:right w:val="none" w:sz="0" w:space="0" w:color="auto"/>
      </w:divBdr>
    </w:div>
    <w:div w:id="448009621">
      <w:bodyDiv w:val="1"/>
      <w:marLeft w:val="0"/>
      <w:marRight w:val="0"/>
      <w:marTop w:val="0"/>
      <w:marBottom w:val="0"/>
      <w:divBdr>
        <w:top w:val="none" w:sz="0" w:space="0" w:color="auto"/>
        <w:left w:val="none" w:sz="0" w:space="0" w:color="auto"/>
        <w:bottom w:val="none" w:sz="0" w:space="0" w:color="auto"/>
        <w:right w:val="none" w:sz="0" w:space="0" w:color="auto"/>
      </w:divBdr>
    </w:div>
    <w:div w:id="451898839">
      <w:bodyDiv w:val="1"/>
      <w:marLeft w:val="0"/>
      <w:marRight w:val="0"/>
      <w:marTop w:val="0"/>
      <w:marBottom w:val="0"/>
      <w:divBdr>
        <w:top w:val="none" w:sz="0" w:space="0" w:color="auto"/>
        <w:left w:val="none" w:sz="0" w:space="0" w:color="auto"/>
        <w:bottom w:val="none" w:sz="0" w:space="0" w:color="auto"/>
        <w:right w:val="none" w:sz="0" w:space="0" w:color="auto"/>
      </w:divBdr>
    </w:div>
    <w:div w:id="453908612">
      <w:bodyDiv w:val="1"/>
      <w:marLeft w:val="0"/>
      <w:marRight w:val="0"/>
      <w:marTop w:val="0"/>
      <w:marBottom w:val="0"/>
      <w:divBdr>
        <w:top w:val="none" w:sz="0" w:space="0" w:color="auto"/>
        <w:left w:val="none" w:sz="0" w:space="0" w:color="auto"/>
        <w:bottom w:val="none" w:sz="0" w:space="0" w:color="auto"/>
        <w:right w:val="none" w:sz="0" w:space="0" w:color="auto"/>
      </w:divBdr>
    </w:div>
    <w:div w:id="481427928">
      <w:bodyDiv w:val="1"/>
      <w:marLeft w:val="0"/>
      <w:marRight w:val="0"/>
      <w:marTop w:val="0"/>
      <w:marBottom w:val="0"/>
      <w:divBdr>
        <w:top w:val="none" w:sz="0" w:space="0" w:color="auto"/>
        <w:left w:val="none" w:sz="0" w:space="0" w:color="auto"/>
        <w:bottom w:val="none" w:sz="0" w:space="0" w:color="auto"/>
        <w:right w:val="none" w:sz="0" w:space="0" w:color="auto"/>
      </w:divBdr>
    </w:div>
    <w:div w:id="482893665">
      <w:bodyDiv w:val="1"/>
      <w:marLeft w:val="0"/>
      <w:marRight w:val="0"/>
      <w:marTop w:val="0"/>
      <w:marBottom w:val="0"/>
      <w:divBdr>
        <w:top w:val="none" w:sz="0" w:space="0" w:color="auto"/>
        <w:left w:val="none" w:sz="0" w:space="0" w:color="auto"/>
        <w:bottom w:val="none" w:sz="0" w:space="0" w:color="auto"/>
        <w:right w:val="none" w:sz="0" w:space="0" w:color="auto"/>
      </w:divBdr>
    </w:div>
    <w:div w:id="510532323">
      <w:bodyDiv w:val="1"/>
      <w:marLeft w:val="0"/>
      <w:marRight w:val="0"/>
      <w:marTop w:val="0"/>
      <w:marBottom w:val="0"/>
      <w:divBdr>
        <w:top w:val="none" w:sz="0" w:space="0" w:color="auto"/>
        <w:left w:val="none" w:sz="0" w:space="0" w:color="auto"/>
        <w:bottom w:val="none" w:sz="0" w:space="0" w:color="auto"/>
        <w:right w:val="none" w:sz="0" w:space="0" w:color="auto"/>
      </w:divBdr>
    </w:div>
    <w:div w:id="522089881">
      <w:bodyDiv w:val="1"/>
      <w:marLeft w:val="0"/>
      <w:marRight w:val="0"/>
      <w:marTop w:val="0"/>
      <w:marBottom w:val="0"/>
      <w:divBdr>
        <w:top w:val="none" w:sz="0" w:space="0" w:color="auto"/>
        <w:left w:val="none" w:sz="0" w:space="0" w:color="auto"/>
        <w:bottom w:val="none" w:sz="0" w:space="0" w:color="auto"/>
        <w:right w:val="none" w:sz="0" w:space="0" w:color="auto"/>
      </w:divBdr>
    </w:div>
    <w:div w:id="533886981">
      <w:bodyDiv w:val="1"/>
      <w:marLeft w:val="0"/>
      <w:marRight w:val="0"/>
      <w:marTop w:val="0"/>
      <w:marBottom w:val="0"/>
      <w:divBdr>
        <w:top w:val="none" w:sz="0" w:space="0" w:color="auto"/>
        <w:left w:val="none" w:sz="0" w:space="0" w:color="auto"/>
        <w:bottom w:val="none" w:sz="0" w:space="0" w:color="auto"/>
        <w:right w:val="none" w:sz="0" w:space="0" w:color="auto"/>
      </w:divBdr>
    </w:div>
    <w:div w:id="547258069">
      <w:bodyDiv w:val="1"/>
      <w:marLeft w:val="0"/>
      <w:marRight w:val="0"/>
      <w:marTop w:val="0"/>
      <w:marBottom w:val="0"/>
      <w:divBdr>
        <w:top w:val="none" w:sz="0" w:space="0" w:color="auto"/>
        <w:left w:val="none" w:sz="0" w:space="0" w:color="auto"/>
        <w:bottom w:val="none" w:sz="0" w:space="0" w:color="auto"/>
        <w:right w:val="none" w:sz="0" w:space="0" w:color="auto"/>
      </w:divBdr>
    </w:div>
    <w:div w:id="552423928">
      <w:bodyDiv w:val="1"/>
      <w:marLeft w:val="0"/>
      <w:marRight w:val="0"/>
      <w:marTop w:val="0"/>
      <w:marBottom w:val="0"/>
      <w:divBdr>
        <w:top w:val="none" w:sz="0" w:space="0" w:color="auto"/>
        <w:left w:val="none" w:sz="0" w:space="0" w:color="auto"/>
        <w:bottom w:val="none" w:sz="0" w:space="0" w:color="auto"/>
        <w:right w:val="none" w:sz="0" w:space="0" w:color="auto"/>
      </w:divBdr>
    </w:div>
    <w:div w:id="553589704">
      <w:bodyDiv w:val="1"/>
      <w:marLeft w:val="0"/>
      <w:marRight w:val="0"/>
      <w:marTop w:val="0"/>
      <w:marBottom w:val="0"/>
      <w:divBdr>
        <w:top w:val="none" w:sz="0" w:space="0" w:color="auto"/>
        <w:left w:val="none" w:sz="0" w:space="0" w:color="auto"/>
        <w:bottom w:val="none" w:sz="0" w:space="0" w:color="auto"/>
        <w:right w:val="none" w:sz="0" w:space="0" w:color="auto"/>
      </w:divBdr>
      <w:divsChild>
        <w:div w:id="1712532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437912">
      <w:bodyDiv w:val="1"/>
      <w:marLeft w:val="0"/>
      <w:marRight w:val="0"/>
      <w:marTop w:val="0"/>
      <w:marBottom w:val="0"/>
      <w:divBdr>
        <w:top w:val="none" w:sz="0" w:space="0" w:color="auto"/>
        <w:left w:val="none" w:sz="0" w:space="0" w:color="auto"/>
        <w:bottom w:val="none" w:sz="0" w:space="0" w:color="auto"/>
        <w:right w:val="none" w:sz="0" w:space="0" w:color="auto"/>
      </w:divBdr>
    </w:div>
    <w:div w:id="572012927">
      <w:bodyDiv w:val="1"/>
      <w:marLeft w:val="0"/>
      <w:marRight w:val="0"/>
      <w:marTop w:val="0"/>
      <w:marBottom w:val="0"/>
      <w:divBdr>
        <w:top w:val="none" w:sz="0" w:space="0" w:color="auto"/>
        <w:left w:val="none" w:sz="0" w:space="0" w:color="auto"/>
        <w:bottom w:val="none" w:sz="0" w:space="0" w:color="auto"/>
        <w:right w:val="none" w:sz="0" w:space="0" w:color="auto"/>
      </w:divBdr>
    </w:div>
    <w:div w:id="573860309">
      <w:bodyDiv w:val="1"/>
      <w:marLeft w:val="0"/>
      <w:marRight w:val="0"/>
      <w:marTop w:val="0"/>
      <w:marBottom w:val="0"/>
      <w:divBdr>
        <w:top w:val="none" w:sz="0" w:space="0" w:color="auto"/>
        <w:left w:val="none" w:sz="0" w:space="0" w:color="auto"/>
        <w:bottom w:val="none" w:sz="0" w:space="0" w:color="auto"/>
        <w:right w:val="none" w:sz="0" w:space="0" w:color="auto"/>
      </w:divBdr>
      <w:divsChild>
        <w:div w:id="180358893">
          <w:marLeft w:val="0"/>
          <w:marRight w:val="0"/>
          <w:marTop w:val="0"/>
          <w:marBottom w:val="0"/>
          <w:divBdr>
            <w:top w:val="none" w:sz="0" w:space="0" w:color="auto"/>
            <w:left w:val="none" w:sz="0" w:space="0" w:color="auto"/>
            <w:bottom w:val="none" w:sz="0" w:space="0" w:color="auto"/>
            <w:right w:val="none" w:sz="0" w:space="0" w:color="auto"/>
          </w:divBdr>
        </w:div>
        <w:div w:id="504907338">
          <w:marLeft w:val="0"/>
          <w:marRight w:val="0"/>
          <w:marTop w:val="0"/>
          <w:marBottom w:val="0"/>
          <w:divBdr>
            <w:top w:val="none" w:sz="0" w:space="0" w:color="auto"/>
            <w:left w:val="none" w:sz="0" w:space="0" w:color="auto"/>
            <w:bottom w:val="none" w:sz="0" w:space="0" w:color="auto"/>
            <w:right w:val="none" w:sz="0" w:space="0" w:color="auto"/>
          </w:divBdr>
        </w:div>
        <w:div w:id="788233844">
          <w:marLeft w:val="0"/>
          <w:marRight w:val="0"/>
          <w:marTop w:val="0"/>
          <w:marBottom w:val="0"/>
          <w:divBdr>
            <w:top w:val="none" w:sz="0" w:space="0" w:color="auto"/>
            <w:left w:val="none" w:sz="0" w:space="0" w:color="auto"/>
            <w:bottom w:val="none" w:sz="0" w:space="0" w:color="auto"/>
            <w:right w:val="none" w:sz="0" w:space="0" w:color="auto"/>
          </w:divBdr>
        </w:div>
        <w:div w:id="1273633040">
          <w:marLeft w:val="0"/>
          <w:marRight w:val="0"/>
          <w:marTop w:val="0"/>
          <w:marBottom w:val="0"/>
          <w:divBdr>
            <w:top w:val="none" w:sz="0" w:space="0" w:color="auto"/>
            <w:left w:val="none" w:sz="0" w:space="0" w:color="auto"/>
            <w:bottom w:val="none" w:sz="0" w:space="0" w:color="auto"/>
            <w:right w:val="none" w:sz="0" w:space="0" w:color="auto"/>
          </w:divBdr>
        </w:div>
        <w:div w:id="1307927754">
          <w:marLeft w:val="0"/>
          <w:marRight w:val="0"/>
          <w:marTop w:val="0"/>
          <w:marBottom w:val="0"/>
          <w:divBdr>
            <w:top w:val="none" w:sz="0" w:space="0" w:color="auto"/>
            <w:left w:val="none" w:sz="0" w:space="0" w:color="auto"/>
            <w:bottom w:val="none" w:sz="0" w:space="0" w:color="auto"/>
            <w:right w:val="none" w:sz="0" w:space="0" w:color="auto"/>
          </w:divBdr>
        </w:div>
        <w:div w:id="1475487621">
          <w:marLeft w:val="0"/>
          <w:marRight w:val="0"/>
          <w:marTop w:val="0"/>
          <w:marBottom w:val="0"/>
          <w:divBdr>
            <w:top w:val="none" w:sz="0" w:space="0" w:color="auto"/>
            <w:left w:val="none" w:sz="0" w:space="0" w:color="auto"/>
            <w:bottom w:val="none" w:sz="0" w:space="0" w:color="auto"/>
            <w:right w:val="none" w:sz="0" w:space="0" w:color="auto"/>
          </w:divBdr>
        </w:div>
        <w:div w:id="1494221743">
          <w:marLeft w:val="0"/>
          <w:marRight w:val="0"/>
          <w:marTop w:val="0"/>
          <w:marBottom w:val="0"/>
          <w:divBdr>
            <w:top w:val="none" w:sz="0" w:space="0" w:color="auto"/>
            <w:left w:val="none" w:sz="0" w:space="0" w:color="auto"/>
            <w:bottom w:val="none" w:sz="0" w:space="0" w:color="auto"/>
            <w:right w:val="none" w:sz="0" w:space="0" w:color="auto"/>
          </w:divBdr>
        </w:div>
        <w:div w:id="1655530418">
          <w:marLeft w:val="0"/>
          <w:marRight w:val="0"/>
          <w:marTop w:val="0"/>
          <w:marBottom w:val="0"/>
          <w:divBdr>
            <w:top w:val="none" w:sz="0" w:space="0" w:color="auto"/>
            <w:left w:val="none" w:sz="0" w:space="0" w:color="auto"/>
            <w:bottom w:val="none" w:sz="0" w:space="0" w:color="auto"/>
            <w:right w:val="none" w:sz="0" w:space="0" w:color="auto"/>
          </w:divBdr>
        </w:div>
      </w:divsChild>
    </w:div>
    <w:div w:id="580525184">
      <w:bodyDiv w:val="1"/>
      <w:marLeft w:val="0"/>
      <w:marRight w:val="0"/>
      <w:marTop w:val="0"/>
      <w:marBottom w:val="0"/>
      <w:divBdr>
        <w:top w:val="none" w:sz="0" w:space="0" w:color="auto"/>
        <w:left w:val="none" w:sz="0" w:space="0" w:color="auto"/>
        <w:bottom w:val="none" w:sz="0" w:space="0" w:color="auto"/>
        <w:right w:val="none" w:sz="0" w:space="0" w:color="auto"/>
      </w:divBdr>
    </w:div>
    <w:div w:id="583144514">
      <w:bodyDiv w:val="1"/>
      <w:marLeft w:val="0"/>
      <w:marRight w:val="0"/>
      <w:marTop w:val="0"/>
      <w:marBottom w:val="0"/>
      <w:divBdr>
        <w:top w:val="none" w:sz="0" w:space="0" w:color="auto"/>
        <w:left w:val="none" w:sz="0" w:space="0" w:color="auto"/>
        <w:bottom w:val="none" w:sz="0" w:space="0" w:color="auto"/>
        <w:right w:val="none" w:sz="0" w:space="0" w:color="auto"/>
      </w:divBdr>
    </w:div>
    <w:div w:id="590046527">
      <w:bodyDiv w:val="1"/>
      <w:marLeft w:val="0"/>
      <w:marRight w:val="0"/>
      <w:marTop w:val="0"/>
      <w:marBottom w:val="0"/>
      <w:divBdr>
        <w:top w:val="none" w:sz="0" w:space="0" w:color="auto"/>
        <w:left w:val="none" w:sz="0" w:space="0" w:color="auto"/>
        <w:bottom w:val="none" w:sz="0" w:space="0" w:color="auto"/>
        <w:right w:val="none" w:sz="0" w:space="0" w:color="auto"/>
      </w:divBdr>
    </w:div>
    <w:div w:id="594443076">
      <w:bodyDiv w:val="1"/>
      <w:marLeft w:val="0"/>
      <w:marRight w:val="0"/>
      <w:marTop w:val="0"/>
      <w:marBottom w:val="0"/>
      <w:divBdr>
        <w:top w:val="none" w:sz="0" w:space="0" w:color="auto"/>
        <w:left w:val="none" w:sz="0" w:space="0" w:color="auto"/>
        <w:bottom w:val="none" w:sz="0" w:space="0" w:color="auto"/>
        <w:right w:val="none" w:sz="0" w:space="0" w:color="auto"/>
      </w:divBdr>
    </w:div>
    <w:div w:id="605893129">
      <w:bodyDiv w:val="1"/>
      <w:marLeft w:val="0"/>
      <w:marRight w:val="0"/>
      <w:marTop w:val="0"/>
      <w:marBottom w:val="0"/>
      <w:divBdr>
        <w:top w:val="none" w:sz="0" w:space="0" w:color="auto"/>
        <w:left w:val="none" w:sz="0" w:space="0" w:color="auto"/>
        <w:bottom w:val="none" w:sz="0" w:space="0" w:color="auto"/>
        <w:right w:val="none" w:sz="0" w:space="0" w:color="auto"/>
      </w:divBdr>
    </w:div>
    <w:div w:id="608201453">
      <w:bodyDiv w:val="1"/>
      <w:marLeft w:val="0"/>
      <w:marRight w:val="0"/>
      <w:marTop w:val="0"/>
      <w:marBottom w:val="0"/>
      <w:divBdr>
        <w:top w:val="none" w:sz="0" w:space="0" w:color="auto"/>
        <w:left w:val="none" w:sz="0" w:space="0" w:color="auto"/>
        <w:bottom w:val="none" w:sz="0" w:space="0" w:color="auto"/>
        <w:right w:val="none" w:sz="0" w:space="0" w:color="auto"/>
      </w:divBdr>
    </w:div>
    <w:div w:id="612251840">
      <w:bodyDiv w:val="1"/>
      <w:marLeft w:val="0"/>
      <w:marRight w:val="0"/>
      <w:marTop w:val="0"/>
      <w:marBottom w:val="0"/>
      <w:divBdr>
        <w:top w:val="none" w:sz="0" w:space="0" w:color="auto"/>
        <w:left w:val="none" w:sz="0" w:space="0" w:color="auto"/>
        <w:bottom w:val="none" w:sz="0" w:space="0" w:color="auto"/>
        <w:right w:val="none" w:sz="0" w:space="0" w:color="auto"/>
      </w:divBdr>
    </w:div>
    <w:div w:id="618685862">
      <w:bodyDiv w:val="1"/>
      <w:marLeft w:val="0"/>
      <w:marRight w:val="0"/>
      <w:marTop w:val="0"/>
      <w:marBottom w:val="0"/>
      <w:divBdr>
        <w:top w:val="none" w:sz="0" w:space="0" w:color="auto"/>
        <w:left w:val="none" w:sz="0" w:space="0" w:color="auto"/>
        <w:bottom w:val="none" w:sz="0" w:space="0" w:color="auto"/>
        <w:right w:val="none" w:sz="0" w:space="0" w:color="auto"/>
      </w:divBdr>
    </w:div>
    <w:div w:id="620570272">
      <w:bodyDiv w:val="1"/>
      <w:marLeft w:val="0"/>
      <w:marRight w:val="0"/>
      <w:marTop w:val="0"/>
      <w:marBottom w:val="0"/>
      <w:divBdr>
        <w:top w:val="none" w:sz="0" w:space="0" w:color="auto"/>
        <w:left w:val="none" w:sz="0" w:space="0" w:color="auto"/>
        <w:bottom w:val="none" w:sz="0" w:space="0" w:color="auto"/>
        <w:right w:val="none" w:sz="0" w:space="0" w:color="auto"/>
      </w:divBdr>
    </w:div>
    <w:div w:id="631835167">
      <w:bodyDiv w:val="1"/>
      <w:marLeft w:val="0"/>
      <w:marRight w:val="0"/>
      <w:marTop w:val="0"/>
      <w:marBottom w:val="0"/>
      <w:divBdr>
        <w:top w:val="none" w:sz="0" w:space="0" w:color="auto"/>
        <w:left w:val="none" w:sz="0" w:space="0" w:color="auto"/>
        <w:bottom w:val="none" w:sz="0" w:space="0" w:color="auto"/>
        <w:right w:val="none" w:sz="0" w:space="0" w:color="auto"/>
      </w:divBdr>
    </w:div>
    <w:div w:id="635374133">
      <w:bodyDiv w:val="1"/>
      <w:marLeft w:val="0"/>
      <w:marRight w:val="0"/>
      <w:marTop w:val="0"/>
      <w:marBottom w:val="0"/>
      <w:divBdr>
        <w:top w:val="none" w:sz="0" w:space="0" w:color="auto"/>
        <w:left w:val="none" w:sz="0" w:space="0" w:color="auto"/>
        <w:bottom w:val="none" w:sz="0" w:space="0" w:color="auto"/>
        <w:right w:val="none" w:sz="0" w:space="0" w:color="auto"/>
      </w:divBdr>
    </w:div>
    <w:div w:id="635792733">
      <w:bodyDiv w:val="1"/>
      <w:marLeft w:val="0"/>
      <w:marRight w:val="0"/>
      <w:marTop w:val="0"/>
      <w:marBottom w:val="0"/>
      <w:divBdr>
        <w:top w:val="none" w:sz="0" w:space="0" w:color="auto"/>
        <w:left w:val="none" w:sz="0" w:space="0" w:color="auto"/>
        <w:bottom w:val="none" w:sz="0" w:space="0" w:color="auto"/>
        <w:right w:val="none" w:sz="0" w:space="0" w:color="auto"/>
      </w:divBdr>
    </w:div>
    <w:div w:id="643699096">
      <w:bodyDiv w:val="1"/>
      <w:marLeft w:val="0"/>
      <w:marRight w:val="0"/>
      <w:marTop w:val="0"/>
      <w:marBottom w:val="0"/>
      <w:divBdr>
        <w:top w:val="none" w:sz="0" w:space="0" w:color="auto"/>
        <w:left w:val="none" w:sz="0" w:space="0" w:color="auto"/>
        <w:bottom w:val="none" w:sz="0" w:space="0" w:color="auto"/>
        <w:right w:val="none" w:sz="0" w:space="0" w:color="auto"/>
      </w:divBdr>
    </w:div>
    <w:div w:id="646594906">
      <w:bodyDiv w:val="1"/>
      <w:marLeft w:val="0"/>
      <w:marRight w:val="0"/>
      <w:marTop w:val="0"/>
      <w:marBottom w:val="0"/>
      <w:divBdr>
        <w:top w:val="none" w:sz="0" w:space="0" w:color="auto"/>
        <w:left w:val="none" w:sz="0" w:space="0" w:color="auto"/>
        <w:bottom w:val="none" w:sz="0" w:space="0" w:color="auto"/>
        <w:right w:val="none" w:sz="0" w:space="0" w:color="auto"/>
      </w:divBdr>
    </w:div>
    <w:div w:id="646975682">
      <w:bodyDiv w:val="1"/>
      <w:marLeft w:val="0"/>
      <w:marRight w:val="0"/>
      <w:marTop w:val="0"/>
      <w:marBottom w:val="0"/>
      <w:divBdr>
        <w:top w:val="none" w:sz="0" w:space="0" w:color="auto"/>
        <w:left w:val="none" w:sz="0" w:space="0" w:color="auto"/>
        <w:bottom w:val="none" w:sz="0" w:space="0" w:color="auto"/>
        <w:right w:val="none" w:sz="0" w:space="0" w:color="auto"/>
      </w:divBdr>
    </w:div>
    <w:div w:id="648049927">
      <w:bodyDiv w:val="1"/>
      <w:marLeft w:val="0"/>
      <w:marRight w:val="0"/>
      <w:marTop w:val="0"/>
      <w:marBottom w:val="0"/>
      <w:divBdr>
        <w:top w:val="none" w:sz="0" w:space="0" w:color="auto"/>
        <w:left w:val="none" w:sz="0" w:space="0" w:color="auto"/>
        <w:bottom w:val="none" w:sz="0" w:space="0" w:color="auto"/>
        <w:right w:val="none" w:sz="0" w:space="0" w:color="auto"/>
      </w:divBdr>
    </w:div>
    <w:div w:id="658727424">
      <w:bodyDiv w:val="1"/>
      <w:marLeft w:val="0"/>
      <w:marRight w:val="0"/>
      <w:marTop w:val="0"/>
      <w:marBottom w:val="0"/>
      <w:divBdr>
        <w:top w:val="none" w:sz="0" w:space="0" w:color="auto"/>
        <w:left w:val="none" w:sz="0" w:space="0" w:color="auto"/>
        <w:bottom w:val="none" w:sz="0" w:space="0" w:color="auto"/>
        <w:right w:val="none" w:sz="0" w:space="0" w:color="auto"/>
      </w:divBdr>
    </w:div>
    <w:div w:id="677080653">
      <w:bodyDiv w:val="1"/>
      <w:marLeft w:val="0"/>
      <w:marRight w:val="0"/>
      <w:marTop w:val="0"/>
      <w:marBottom w:val="0"/>
      <w:divBdr>
        <w:top w:val="none" w:sz="0" w:space="0" w:color="auto"/>
        <w:left w:val="none" w:sz="0" w:space="0" w:color="auto"/>
        <w:bottom w:val="none" w:sz="0" w:space="0" w:color="auto"/>
        <w:right w:val="none" w:sz="0" w:space="0" w:color="auto"/>
      </w:divBdr>
    </w:div>
    <w:div w:id="687565853">
      <w:bodyDiv w:val="1"/>
      <w:marLeft w:val="0"/>
      <w:marRight w:val="0"/>
      <w:marTop w:val="0"/>
      <w:marBottom w:val="0"/>
      <w:divBdr>
        <w:top w:val="none" w:sz="0" w:space="0" w:color="auto"/>
        <w:left w:val="none" w:sz="0" w:space="0" w:color="auto"/>
        <w:bottom w:val="none" w:sz="0" w:space="0" w:color="auto"/>
        <w:right w:val="none" w:sz="0" w:space="0" w:color="auto"/>
      </w:divBdr>
    </w:div>
    <w:div w:id="690492314">
      <w:bodyDiv w:val="1"/>
      <w:marLeft w:val="0"/>
      <w:marRight w:val="0"/>
      <w:marTop w:val="0"/>
      <w:marBottom w:val="0"/>
      <w:divBdr>
        <w:top w:val="none" w:sz="0" w:space="0" w:color="auto"/>
        <w:left w:val="none" w:sz="0" w:space="0" w:color="auto"/>
        <w:bottom w:val="none" w:sz="0" w:space="0" w:color="auto"/>
        <w:right w:val="none" w:sz="0" w:space="0" w:color="auto"/>
      </w:divBdr>
    </w:div>
    <w:div w:id="694305211">
      <w:bodyDiv w:val="1"/>
      <w:marLeft w:val="0"/>
      <w:marRight w:val="0"/>
      <w:marTop w:val="0"/>
      <w:marBottom w:val="0"/>
      <w:divBdr>
        <w:top w:val="none" w:sz="0" w:space="0" w:color="auto"/>
        <w:left w:val="none" w:sz="0" w:space="0" w:color="auto"/>
        <w:bottom w:val="none" w:sz="0" w:space="0" w:color="auto"/>
        <w:right w:val="none" w:sz="0" w:space="0" w:color="auto"/>
      </w:divBdr>
    </w:div>
    <w:div w:id="700592976">
      <w:bodyDiv w:val="1"/>
      <w:marLeft w:val="0"/>
      <w:marRight w:val="0"/>
      <w:marTop w:val="0"/>
      <w:marBottom w:val="0"/>
      <w:divBdr>
        <w:top w:val="none" w:sz="0" w:space="0" w:color="auto"/>
        <w:left w:val="none" w:sz="0" w:space="0" w:color="auto"/>
        <w:bottom w:val="none" w:sz="0" w:space="0" w:color="auto"/>
        <w:right w:val="none" w:sz="0" w:space="0" w:color="auto"/>
      </w:divBdr>
    </w:div>
    <w:div w:id="716784688">
      <w:bodyDiv w:val="1"/>
      <w:marLeft w:val="0"/>
      <w:marRight w:val="0"/>
      <w:marTop w:val="0"/>
      <w:marBottom w:val="0"/>
      <w:divBdr>
        <w:top w:val="none" w:sz="0" w:space="0" w:color="auto"/>
        <w:left w:val="none" w:sz="0" w:space="0" w:color="auto"/>
        <w:bottom w:val="none" w:sz="0" w:space="0" w:color="auto"/>
        <w:right w:val="none" w:sz="0" w:space="0" w:color="auto"/>
      </w:divBdr>
    </w:div>
    <w:div w:id="724572391">
      <w:bodyDiv w:val="1"/>
      <w:marLeft w:val="0"/>
      <w:marRight w:val="0"/>
      <w:marTop w:val="0"/>
      <w:marBottom w:val="0"/>
      <w:divBdr>
        <w:top w:val="none" w:sz="0" w:space="0" w:color="auto"/>
        <w:left w:val="none" w:sz="0" w:space="0" w:color="auto"/>
        <w:bottom w:val="none" w:sz="0" w:space="0" w:color="auto"/>
        <w:right w:val="none" w:sz="0" w:space="0" w:color="auto"/>
      </w:divBdr>
    </w:div>
    <w:div w:id="727655271">
      <w:bodyDiv w:val="1"/>
      <w:marLeft w:val="0"/>
      <w:marRight w:val="0"/>
      <w:marTop w:val="0"/>
      <w:marBottom w:val="0"/>
      <w:divBdr>
        <w:top w:val="none" w:sz="0" w:space="0" w:color="auto"/>
        <w:left w:val="none" w:sz="0" w:space="0" w:color="auto"/>
        <w:bottom w:val="none" w:sz="0" w:space="0" w:color="auto"/>
        <w:right w:val="none" w:sz="0" w:space="0" w:color="auto"/>
      </w:divBdr>
    </w:div>
    <w:div w:id="742141530">
      <w:bodyDiv w:val="1"/>
      <w:marLeft w:val="0"/>
      <w:marRight w:val="0"/>
      <w:marTop w:val="0"/>
      <w:marBottom w:val="0"/>
      <w:divBdr>
        <w:top w:val="none" w:sz="0" w:space="0" w:color="auto"/>
        <w:left w:val="none" w:sz="0" w:space="0" w:color="auto"/>
        <w:bottom w:val="none" w:sz="0" w:space="0" w:color="auto"/>
        <w:right w:val="none" w:sz="0" w:space="0" w:color="auto"/>
      </w:divBdr>
    </w:div>
    <w:div w:id="742408344">
      <w:bodyDiv w:val="1"/>
      <w:marLeft w:val="0"/>
      <w:marRight w:val="0"/>
      <w:marTop w:val="0"/>
      <w:marBottom w:val="0"/>
      <w:divBdr>
        <w:top w:val="none" w:sz="0" w:space="0" w:color="auto"/>
        <w:left w:val="none" w:sz="0" w:space="0" w:color="auto"/>
        <w:bottom w:val="none" w:sz="0" w:space="0" w:color="auto"/>
        <w:right w:val="none" w:sz="0" w:space="0" w:color="auto"/>
      </w:divBdr>
      <w:divsChild>
        <w:div w:id="307444514">
          <w:marLeft w:val="0"/>
          <w:marRight w:val="0"/>
          <w:marTop w:val="0"/>
          <w:marBottom w:val="0"/>
          <w:divBdr>
            <w:top w:val="none" w:sz="0" w:space="0" w:color="auto"/>
            <w:left w:val="none" w:sz="0" w:space="0" w:color="auto"/>
            <w:bottom w:val="none" w:sz="0" w:space="0" w:color="auto"/>
            <w:right w:val="none" w:sz="0" w:space="0" w:color="auto"/>
          </w:divBdr>
        </w:div>
        <w:div w:id="755176954">
          <w:marLeft w:val="0"/>
          <w:marRight w:val="0"/>
          <w:marTop w:val="0"/>
          <w:marBottom w:val="0"/>
          <w:divBdr>
            <w:top w:val="none" w:sz="0" w:space="0" w:color="auto"/>
            <w:left w:val="none" w:sz="0" w:space="0" w:color="auto"/>
            <w:bottom w:val="none" w:sz="0" w:space="0" w:color="auto"/>
            <w:right w:val="none" w:sz="0" w:space="0" w:color="auto"/>
          </w:divBdr>
        </w:div>
        <w:div w:id="1767921623">
          <w:marLeft w:val="0"/>
          <w:marRight w:val="0"/>
          <w:marTop w:val="0"/>
          <w:marBottom w:val="0"/>
          <w:divBdr>
            <w:top w:val="none" w:sz="0" w:space="0" w:color="auto"/>
            <w:left w:val="none" w:sz="0" w:space="0" w:color="auto"/>
            <w:bottom w:val="none" w:sz="0" w:space="0" w:color="auto"/>
            <w:right w:val="none" w:sz="0" w:space="0" w:color="auto"/>
          </w:divBdr>
        </w:div>
        <w:div w:id="1790469871">
          <w:marLeft w:val="0"/>
          <w:marRight w:val="0"/>
          <w:marTop w:val="0"/>
          <w:marBottom w:val="0"/>
          <w:divBdr>
            <w:top w:val="none" w:sz="0" w:space="0" w:color="auto"/>
            <w:left w:val="none" w:sz="0" w:space="0" w:color="auto"/>
            <w:bottom w:val="none" w:sz="0" w:space="0" w:color="auto"/>
            <w:right w:val="none" w:sz="0" w:space="0" w:color="auto"/>
          </w:divBdr>
        </w:div>
      </w:divsChild>
    </w:div>
    <w:div w:id="748230188">
      <w:bodyDiv w:val="1"/>
      <w:marLeft w:val="0"/>
      <w:marRight w:val="0"/>
      <w:marTop w:val="0"/>
      <w:marBottom w:val="0"/>
      <w:divBdr>
        <w:top w:val="none" w:sz="0" w:space="0" w:color="auto"/>
        <w:left w:val="none" w:sz="0" w:space="0" w:color="auto"/>
        <w:bottom w:val="none" w:sz="0" w:space="0" w:color="auto"/>
        <w:right w:val="none" w:sz="0" w:space="0" w:color="auto"/>
      </w:divBdr>
    </w:div>
    <w:div w:id="803280465">
      <w:bodyDiv w:val="1"/>
      <w:marLeft w:val="0"/>
      <w:marRight w:val="0"/>
      <w:marTop w:val="0"/>
      <w:marBottom w:val="0"/>
      <w:divBdr>
        <w:top w:val="none" w:sz="0" w:space="0" w:color="auto"/>
        <w:left w:val="none" w:sz="0" w:space="0" w:color="auto"/>
        <w:bottom w:val="none" w:sz="0" w:space="0" w:color="auto"/>
        <w:right w:val="none" w:sz="0" w:space="0" w:color="auto"/>
      </w:divBdr>
    </w:div>
    <w:div w:id="808404011">
      <w:bodyDiv w:val="1"/>
      <w:marLeft w:val="0"/>
      <w:marRight w:val="0"/>
      <w:marTop w:val="0"/>
      <w:marBottom w:val="0"/>
      <w:divBdr>
        <w:top w:val="none" w:sz="0" w:space="0" w:color="auto"/>
        <w:left w:val="none" w:sz="0" w:space="0" w:color="auto"/>
        <w:bottom w:val="none" w:sz="0" w:space="0" w:color="auto"/>
        <w:right w:val="none" w:sz="0" w:space="0" w:color="auto"/>
      </w:divBdr>
    </w:div>
    <w:div w:id="819346117">
      <w:bodyDiv w:val="1"/>
      <w:marLeft w:val="0"/>
      <w:marRight w:val="0"/>
      <w:marTop w:val="0"/>
      <w:marBottom w:val="0"/>
      <w:divBdr>
        <w:top w:val="none" w:sz="0" w:space="0" w:color="auto"/>
        <w:left w:val="none" w:sz="0" w:space="0" w:color="auto"/>
        <w:bottom w:val="none" w:sz="0" w:space="0" w:color="auto"/>
        <w:right w:val="none" w:sz="0" w:space="0" w:color="auto"/>
      </w:divBdr>
    </w:div>
    <w:div w:id="822624072">
      <w:bodyDiv w:val="1"/>
      <w:marLeft w:val="0"/>
      <w:marRight w:val="0"/>
      <w:marTop w:val="0"/>
      <w:marBottom w:val="0"/>
      <w:divBdr>
        <w:top w:val="none" w:sz="0" w:space="0" w:color="auto"/>
        <w:left w:val="none" w:sz="0" w:space="0" w:color="auto"/>
        <w:bottom w:val="none" w:sz="0" w:space="0" w:color="auto"/>
        <w:right w:val="none" w:sz="0" w:space="0" w:color="auto"/>
      </w:divBdr>
    </w:div>
    <w:div w:id="829633906">
      <w:bodyDiv w:val="1"/>
      <w:marLeft w:val="0"/>
      <w:marRight w:val="0"/>
      <w:marTop w:val="0"/>
      <w:marBottom w:val="0"/>
      <w:divBdr>
        <w:top w:val="none" w:sz="0" w:space="0" w:color="auto"/>
        <w:left w:val="none" w:sz="0" w:space="0" w:color="auto"/>
        <w:bottom w:val="none" w:sz="0" w:space="0" w:color="auto"/>
        <w:right w:val="none" w:sz="0" w:space="0" w:color="auto"/>
      </w:divBdr>
    </w:div>
    <w:div w:id="838692246">
      <w:bodyDiv w:val="1"/>
      <w:marLeft w:val="0"/>
      <w:marRight w:val="0"/>
      <w:marTop w:val="0"/>
      <w:marBottom w:val="0"/>
      <w:divBdr>
        <w:top w:val="none" w:sz="0" w:space="0" w:color="auto"/>
        <w:left w:val="none" w:sz="0" w:space="0" w:color="auto"/>
        <w:bottom w:val="none" w:sz="0" w:space="0" w:color="auto"/>
        <w:right w:val="none" w:sz="0" w:space="0" w:color="auto"/>
      </w:divBdr>
    </w:div>
    <w:div w:id="842889612">
      <w:bodyDiv w:val="1"/>
      <w:marLeft w:val="0"/>
      <w:marRight w:val="0"/>
      <w:marTop w:val="0"/>
      <w:marBottom w:val="0"/>
      <w:divBdr>
        <w:top w:val="none" w:sz="0" w:space="0" w:color="auto"/>
        <w:left w:val="none" w:sz="0" w:space="0" w:color="auto"/>
        <w:bottom w:val="none" w:sz="0" w:space="0" w:color="auto"/>
        <w:right w:val="none" w:sz="0" w:space="0" w:color="auto"/>
      </w:divBdr>
    </w:div>
    <w:div w:id="843059196">
      <w:bodyDiv w:val="1"/>
      <w:marLeft w:val="0"/>
      <w:marRight w:val="0"/>
      <w:marTop w:val="0"/>
      <w:marBottom w:val="0"/>
      <w:divBdr>
        <w:top w:val="none" w:sz="0" w:space="0" w:color="auto"/>
        <w:left w:val="none" w:sz="0" w:space="0" w:color="auto"/>
        <w:bottom w:val="none" w:sz="0" w:space="0" w:color="auto"/>
        <w:right w:val="none" w:sz="0" w:space="0" w:color="auto"/>
      </w:divBdr>
    </w:div>
    <w:div w:id="853804407">
      <w:bodyDiv w:val="1"/>
      <w:marLeft w:val="0"/>
      <w:marRight w:val="0"/>
      <w:marTop w:val="0"/>
      <w:marBottom w:val="0"/>
      <w:divBdr>
        <w:top w:val="none" w:sz="0" w:space="0" w:color="auto"/>
        <w:left w:val="none" w:sz="0" w:space="0" w:color="auto"/>
        <w:bottom w:val="none" w:sz="0" w:space="0" w:color="auto"/>
        <w:right w:val="none" w:sz="0" w:space="0" w:color="auto"/>
      </w:divBdr>
    </w:div>
    <w:div w:id="858936620">
      <w:bodyDiv w:val="1"/>
      <w:marLeft w:val="0"/>
      <w:marRight w:val="0"/>
      <w:marTop w:val="0"/>
      <w:marBottom w:val="0"/>
      <w:divBdr>
        <w:top w:val="none" w:sz="0" w:space="0" w:color="auto"/>
        <w:left w:val="none" w:sz="0" w:space="0" w:color="auto"/>
        <w:bottom w:val="none" w:sz="0" w:space="0" w:color="auto"/>
        <w:right w:val="none" w:sz="0" w:space="0" w:color="auto"/>
      </w:divBdr>
    </w:div>
    <w:div w:id="862015067">
      <w:bodyDiv w:val="1"/>
      <w:marLeft w:val="0"/>
      <w:marRight w:val="0"/>
      <w:marTop w:val="0"/>
      <w:marBottom w:val="0"/>
      <w:divBdr>
        <w:top w:val="none" w:sz="0" w:space="0" w:color="auto"/>
        <w:left w:val="none" w:sz="0" w:space="0" w:color="auto"/>
        <w:bottom w:val="none" w:sz="0" w:space="0" w:color="auto"/>
        <w:right w:val="none" w:sz="0" w:space="0" w:color="auto"/>
      </w:divBdr>
    </w:div>
    <w:div w:id="865941832">
      <w:bodyDiv w:val="1"/>
      <w:marLeft w:val="0"/>
      <w:marRight w:val="0"/>
      <w:marTop w:val="0"/>
      <w:marBottom w:val="0"/>
      <w:divBdr>
        <w:top w:val="none" w:sz="0" w:space="0" w:color="auto"/>
        <w:left w:val="none" w:sz="0" w:space="0" w:color="auto"/>
        <w:bottom w:val="none" w:sz="0" w:space="0" w:color="auto"/>
        <w:right w:val="none" w:sz="0" w:space="0" w:color="auto"/>
      </w:divBdr>
    </w:div>
    <w:div w:id="869337956">
      <w:bodyDiv w:val="1"/>
      <w:marLeft w:val="0"/>
      <w:marRight w:val="0"/>
      <w:marTop w:val="0"/>
      <w:marBottom w:val="0"/>
      <w:divBdr>
        <w:top w:val="none" w:sz="0" w:space="0" w:color="auto"/>
        <w:left w:val="none" w:sz="0" w:space="0" w:color="auto"/>
        <w:bottom w:val="none" w:sz="0" w:space="0" w:color="auto"/>
        <w:right w:val="none" w:sz="0" w:space="0" w:color="auto"/>
      </w:divBdr>
    </w:div>
    <w:div w:id="891190242">
      <w:bodyDiv w:val="1"/>
      <w:marLeft w:val="0"/>
      <w:marRight w:val="0"/>
      <w:marTop w:val="0"/>
      <w:marBottom w:val="0"/>
      <w:divBdr>
        <w:top w:val="none" w:sz="0" w:space="0" w:color="auto"/>
        <w:left w:val="none" w:sz="0" w:space="0" w:color="auto"/>
        <w:bottom w:val="none" w:sz="0" w:space="0" w:color="auto"/>
        <w:right w:val="none" w:sz="0" w:space="0" w:color="auto"/>
      </w:divBdr>
    </w:div>
    <w:div w:id="895046595">
      <w:bodyDiv w:val="1"/>
      <w:marLeft w:val="0"/>
      <w:marRight w:val="0"/>
      <w:marTop w:val="0"/>
      <w:marBottom w:val="0"/>
      <w:divBdr>
        <w:top w:val="none" w:sz="0" w:space="0" w:color="auto"/>
        <w:left w:val="none" w:sz="0" w:space="0" w:color="auto"/>
        <w:bottom w:val="none" w:sz="0" w:space="0" w:color="auto"/>
        <w:right w:val="none" w:sz="0" w:space="0" w:color="auto"/>
      </w:divBdr>
    </w:div>
    <w:div w:id="895316730">
      <w:bodyDiv w:val="1"/>
      <w:marLeft w:val="0"/>
      <w:marRight w:val="0"/>
      <w:marTop w:val="0"/>
      <w:marBottom w:val="0"/>
      <w:divBdr>
        <w:top w:val="none" w:sz="0" w:space="0" w:color="auto"/>
        <w:left w:val="none" w:sz="0" w:space="0" w:color="auto"/>
        <w:bottom w:val="none" w:sz="0" w:space="0" w:color="auto"/>
        <w:right w:val="none" w:sz="0" w:space="0" w:color="auto"/>
      </w:divBdr>
    </w:div>
    <w:div w:id="913781542">
      <w:bodyDiv w:val="1"/>
      <w:marLeft w:val="0"/>
      <w:marRight w:val="0"/>
      <w:marTop w:val="0"/>
      <w:marBottom w:val="0"/>
      <w:divBdr>
        <w:top w:val="none" w:sz="0" w:space="0" w:color="auto"/>
        <w:left w:val="none" w:sz="0" w:space="0" w:color="auto"/>
        <w:bottom w:val="none" w:sz="0" w:space="0" w:color="auto"/>
        <w:right w:val="none" w:sz="0" w:space="0" w:color="auto"/>
      </w:divBdr>
    </w:div>
    <w:div w:id="920602441">
      <w:bodyDiv w:val="1"/>
      <w:marLeft w:val="0"/>
      <w:marRight w:val="0"/>
      <w:marTop w:val="0"/>
      <w:marBottom w:val="0"/>
      <w:divBdr>
        <w:top w:val="none" w:sz="0" w:space="0" w:color="auto"/>
        <w:left w:val="none" w:sz="0" w:space="0" w:color="auto"/>
        <w:bottom w:val="none" w:sz="0" w:space="0" w:color="auto"/>
        <w:right w:val="none" w:sz="0" w:space="0" w:color="auto"/>
      </w:divBdr>
    </w:div>
    <w:div w:id="927151542">
      <w:bodyDiv w:val="1"/>
      <w:marLeft w:val="0"/>
      <w:marRight w:val="0"/>
      <w:marTop w:val="0"/>
      <w:marBottom w:val="0"/>
      <w:divBdr>
        <w:top w:val="none" w:sz="0" w:space="0" w:color="auto"/>
        <w:left w:val="none" w:sz="0" w:space="0" w:color="auto"/>
        <w:bottom w:val="none" w:sz="0" w:space="0" w:color="auto"/>
        <w:right w:val="none" w:sz="0" w:space="0" w:color="auto"/>
      </w:divBdr>
      <w:divsChild>
        <w:div w:id="211238117">
          <w:marLeft w:val="0"/>
          <w:marRight w:val="0"/>
          <w:marTop w:val="0"/>
          <w:marBottom w:val="0"/>
          <w:divBdr>
            <w:top w:val="none" w:sz="0" w:space="0" w:color="auto"/>
            <w:left w:val="none" w:sz="0" w:space="0" w:color="auto"/>
            <w:bottom w:val="none" w:sz="0" w:space="0" w:color="auto"/>
            <w:right w:val="none" w:sz="0" w:space="0" w:color="auto"/>
          </w:divBdr>
        </w:div>
        <w:div w:id="254824492">
          <w:marLeft w:val="0"/>
          <w:marRight w:val="0"/>
          <w:marTop w:val="0"/>
          <w:marBottom w:val="0"/>
          <w:divBdr>
            <w:top w:val="none" w:sz="0" w:space="0" w:color="auto"/>
            <w:left w:val="none" w:sz="0" w:space="0" w:color="auto"/>
            <w:bottom w:val="none" w:sz="0" w:space="0" w:color="auto"/>
            <w:right w:val="none" w:sz="0" w:space="0" w:color="auto"/>
          </w:divBdr>
        </w:div>
        <w:div w:id="708453115">
          <w:marLeft w:val="0"/>
          <w:marRight w:val="0"/>
          <w:marTop w:val="0"/>
          <w:marBottom w:val="0"/>
          <w:divBdr>
            <w:top w:val="none" w:sz="0" w:space="0" w:color="auto"/>
            <w:left w:val="none" w:sz="0" w:space="0" w:color="auto"/>
            <w:bottom w:val="none" w:sz="0" w:space="0" w:color="auto"/>
            <w:right w:val="none" w:sz="0" w:space="0" w:color="auto"/>
          </w:divBdr>
        </w:div>
        <w:div w:id="1035497890">
          <w:marLeft w:val="0"/>
          <w:marRight w:val="0"/>
          <w:marTop w:val="0"/>
          <w:marBottom w:val="0"/>
          <w:divBdr>
            <w:top w:val="none" w:sz="0" w:space="0" w:color="auto"/>
            <w:left w:val="none" w:sz="0" w:space="0" w:color="auto"/>
            <w:bottom w:val="none" w:sz="0" w:space="0" w:color="auto"/>
            <w:right w:val="none" w:sz="0" w:space="0" w:color="auto"/>
          </w:divBdr>
        </w:div>
        <w:div w:id="1188104496">
          <w:marLeft w:val="0"/>
          <w:marRight w:val="0"/>
          <w:marTop w:val="0"/>
          <w:marBottom w:val="0"/>
          <w:divBdr>
            <w:top w:val="none" w:sz="0" w:space="0" w:color="auto"/>
            <w:left w:val="none" w:sz="0" w:space="0" w:color="auto"/>
            <w:bottom w:val="none" w:sz="0" w:space="0" w:color="auto"/>
            <w:right w:val="none" w:sz="0" w:space="0" w:color="auto"/>
          </w:divBdr>
        </w:div>
        <w:div w:id="1294285223">
          <w:marLeft w:val="0"/>
          <w:marRight w:val="0"/>
          <w:marTop w:val="0"/>
          <w:marBottom w:val="0"/>
          <w:divBdr>
            <w:top w:val="none" w:sz="0" w:space="0" w:color="auto"/>
            <w:left w:val="none" w:sz="0" w:space="0" w:color="auto"/>
            <w:bottom w:val="none" w:sz="0" w:space="0" w:color="auto"/>
            <w:right w:val="none" w:sz="0" w:space="0" w:color="auto"/>
          </w:divBdr>
        </w:div>
        <w:div w:id="1734809319">
          <w:marLeft w:val="0"/>
          <w:marRight w:val="0"/>
          <w:marTop w:val="0"/>
          <w:marBottom w:val="0"/>
          <w:divBdr>
            <w:top w:val="none" w:sz="0" w:space="0" w:color="auto"/>
            <w:left w:val="none" w:sz="0" w:space="0" w:color="auto"/>
            <w:bottom w:val="none" w:sz="0" w:space="0" w:color="auto"/>
            <w:right w:val="none" w:sz="0" w:space="0" w:color="auto"/>
          </w:divBdr>
        </w:div>
        <w:div w:id="1851287981">
          <w:marLeft w:val="0"/>
          <w:marRight w:val="0"/>
          <w:marTop w:val="0"/>
          <w:marBottom w:val="0"/>
          <w:divBdr>
            <w:top w:val="none" w:sz="0" w:space="0" w:color="auto"/>
            <w:left w:val="none" w:sz="0" w:space="0" w:color="auto"/>
            <w:bottom w:val="none" w:sz="0" w:space="0" w:color="auto"/>
            <w:right w:val="none" w:sz="0" w:space="0" w:color="auto"/>
          </w:divBdr>
        </w:div>
      </w:divsChild>
    </w:div>
    <w:div w:id="934821755">
      <w:bodyDiv w:val="1"/>
      <w:marLeft w:val="0"/>
      <w:marRight w:val="0"/>
      <w:marTop w:val="0"/>
      <w:marBottom w:val="0"/>
      <w:divBdr>
        <w:top w:val="none" w:sz="0" w:space="0" w:color="auto"/>
        <w:left w:val="none" w:sz="0" w:space="0" w:color="auto"/>
        <w:bottom w:val="none" w:sz="0" w:space="0" w:color="auto"/>
        <w:right w:val="none" w:sz="0" w:space="0" w:color="auto"/>
      </w:divBdr>
    </w:div>
    <w:div w:id="952595438">
      <w:bodyDiv w:val="1"/>
      <w:marLeft w:val="0"/>
      <w:marRight w:val="0"/>
      <w:marTop w:val="0"/>
      <w:marBottom w:val="0"/>
      <w:divBdr>
        <w:top w:val="none" w:sz="0" w:space="0" w:color="auto"/>
        <w:left w:val="none" w:sz="0" w:space="0" w:color="auto"/>
        <w:bottom w:val="none" w:sz="0" w:space="0" w:color="auto"/>
        <w:right w:val="none" w:sz="0" w:space="0" w:color="auto"/>
      </w:divBdr>
    </w:div>
    <w:div w:id="956253230">
      <w:bodyDiv w:val="1"/>
      <w:marLeft w:val="0"/>
      <w:marRight w:val="0"/>
      <w:marTop w:val="0"/>
      <w:marBottom w:val="0"/>
      <w:divBdr>
        <w:top w:val="none" w:sz="0" w:space="0" w:color="auto"/>
        <w:left w:val="none" w:sz="0" w:space="0" w:color="auto"/>
        <w:bottom w:val="none" w:sz="0" w:space="0" w:color="auto"/>
        <w:right w:val="none" w:sz="0" w:space="0" w:color="auto"/>
      </w:divBdr>
    </w:div>
    <w:div w:id="959528777">
      <w:bodyDiv w:val="1"/>
      <w:marLeft w:val="0"/>
      <w:marRight w:val="0"/>
      <w:marTop w:val="0"/>
      <w:marBottom w:val="0"/>
      <w:divBdr>
        <w:top w:val="none" w:sz="0" w:space="0" w:color="auto"/>
        <w:left w:val="none" w:sz="0" w:space="0" w:color="auto"/>
        <w:bottom w:val="none" w:sz="0" w:space="0" w:color="auto"/>
        <w:right w:val="none" w:sz="0" w:space="0" w:color="auto"/>
      </w:divBdr>
    </w:div>
    <w:div w:id="959799600">
      <w:bodyDiv w:val="1"/>
      <w:marLeft w:val="0"/>
      <w:marRight w:val="0"/>
      <w:marTop w:val="0"/>
      <w:marBottom w:val="0"/>
      <w:divBdr>
        <w:top w:val="none" w:sz="0" w:space="0" w:color="auto"/>
        <w:left w:val="none" w:sz="0" w:space="0" w:color="auto"/>
        <w:bottom w:val="none" w:sz="0" w:space="0" w:color="auto"/>
        <w:right w:val="none" w:sz="0" w:space="0" w:color="auto"/>
      </w:divBdr>
    </w:div>
    <w:div w:id="976764313">
      <w:bodyDiv w:val="1"/>
      <w:marLeft w:val="0"/>
      <w:marRight w:val="0"/>
      <w:marTop w:val="0"/>
      <w:marBottom w:val="0"/>
      <w:divBdr>
        <w:top w:val="none" w:sz="0" w:space="0" w:color="auto"/>
        <w:left w:val="none" w:sz="0" w:space="0" w:color="auto"/>
        <w:bottom w:val="none" w:sz="0" w:space="0" w:color="auto"/>
        <w:right w:val="none" w:sz="0" w:space="0" w:color="auto"/>
      </w:divBdr>
      <w:divsChild>
        <w:div w:id="1198735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591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475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233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111568">
      <w:bodyDiv w:val="1"/>
      <w:marLeft w:val="0"/>
      <w:marRight w:val="0"/>
      <w:marTop w:val="0"/>
      <w:marBottom w:val="0"/>
      <w:divBdr>
        <w:top w:val="none" w:sz="0" w:space="0" w:color="auto"/>
        <w:left w:val="none" w:sz="0" w:space="0" w:color="auto"/>
        <w:bottom w:val="none" w:sz="0" w:space="0" w:color="auto"/>
        <w:right w:val="none" w:sz="0" w:space="0" w:color="auto"/>
      </w:divBdr>
    </w:div>
    <w:div w:id="981078745">
      <w:bodyDiv w:val="1"/>
      <w:marLeft w:val="0"/>
      <w:marRight w:val="0"/>
      <w:marTop w:val="0"/>
      <w:marBottom w:val="0"/>
      <w:divBdr>
        <w:top w:val="none" w:sz="0" w:space="0" w:color="auto"/>
        <w:left w:val="none" w:sz="0" w:space="0" w:color="auto"/>
        <w:bottom w:val="none" w:sz="0" w:space="0" w:color="auto"/>
        <w:right w:val="none" w:sz="0" w:space="0" w:color="auto"/>
      </w:divBdr>
    </w:div>
    <w:div w:id="981613505">
      <w:bodyDiv w:val="1"/>
      <w:marLeft w:val="0"/>
      <w:marRight w:val="0"/>
      <w:marTop w:val="0"/>
      <w:marBottom w:val="0"/>
      <w:divBdr>
        <w:top w:val="none" w:sz="0" w:space="0" w:color="auto"/>
        <w:left w:val="none" w:sz="0" w:space="0" w:color="auto"/>
        <w:bottom w:val="none" w:sz="0" w:space="0" w:color="auto"/>
        <w:right w:val="none" w:sz="0" w:space="0" w:color="auto"/>
      </w:divBdr>
    </w:div>
    <w:div w:id="985937355">
      <w:bodyDiv w:val="1"/>
      <w:marLeft w:val="0"/>
      <w:marRight w:val="0"/>
      <w:marTop w:val="0"/>
      <w:marBottom w:val="0"/>
      <w:divBdr>
        <w:top w:val="none" w:sz="0" w:space="0" w:color="auto"/>
        <w:left w:val="none" w:sz="0" w:space="0" w:color="auto"/>
        <w:bottom w:val="none" w:sz="0" w:space="0" w:color="auto"/>
        <w:right w:val="none" w:sz="0" w:space="0" w:color="auto"/>
      </w:divBdr>
    </w:div>
    <w:div w:id="986320394">
      <w:bodyDiv w:val="1"/>
      <w:marLeft w:val="0"/>
      <w:marRight w:val="0"/>
      <w:marTop w:val="0"/>
      <w:marBottom w:val="0"/>
      <w:divBdr>
        <w:top w:val="none" w:sz="0" w:space="0" w:color="auto"/>
        <w:left w:val="none" w:sz="0" w:space="0" w:color="auto"/>
        <w:bottom w:val="none" w:sz="0" w:space="0" w:color="auto"/>
        <w:right w:val="none" w:sz="0" w:space="0" w:color="auto"/>
      </w:divBdr>
    </w:div>
    <w:div w:id="988441577">
      <w:bodyDiv w:val="1"/>
      <w:marLeft w:val="0"/>
      <w:marRight w:val="0"/>
      <w:marTop w:val="0"/>
      <w:marBottom w:val="0"/>
      <w:divBdr>
        <w:top w:val="none" w:sz="0" w:space="0" w:color="auto"/>
        <w:left w:val="none" w:sz="0" w:space="0" w:color="auto"/>
        <w:bottom w:val="none" w:sz="0" w:space="0" w:color="auto"/>
        <w:right w:val="none" w:sz="0" w:space="0" w:color="auto"/>
      </w:divBdr>
    </w:div>
    <w:div w:id="1002045963">
      <w:bodyDiv w:val="1"/>
      <w:marLeft w:val="0"/>
      <w:marRight w:val="0"/>
      <w:marTop w:val="0"/>
      <w:marBottom w:val="0"/>
      <w:divBdr>
        <w:top w:val="none" w:sz="0" w:space="0" w:color="auto"/>
        <w:left w:val="none" w:sz="0" w:space="0" w:color="auto"/>
        <w:bottom w:val="none" w:sz="0" w:space="0" w:color="auto"/>
        <w:right w:val="none" w:sz="0" w:space="0" w:color="auto"/>
      </w:divBdr>
    </w:div>
    <w:div w:id="1007753742">
      <w:bodyDiv w:val="1"/>
      <w:marLeft w:val="0"/>
      <w:marRight w:val="0"/>
      <w:marTop w:val="0"/>
      <w:marBottom w:val="0"/>
      <w:divBdr>
        <w:top w:val="none" w:sz="0" w:space="0" w:color="auto"/>
        <w:left w:val="none" w:sz="0" w:space="0" w:color="auto"/>
        <w:bottom w:val="none" w:sz="0" w:space="0" w:color="auto"/>
        <w:right w:val="none" w:sz="0" w:space="0" w:color="auto"/>
      </w:divBdr>
    </w:div>
    <w:div w:id="1011297683">
      <w:bodyDiv w:val="1"/>
      <w:marLeft w:val="0"/>
      <w:marRight w:val="0"/>
      <w:marTop w:val="0"/>
      <w:marBottom w:val="0"/>
      <w:divBdr>
        <w:top w:val="none" w:sz="0" w:space="0" w:color="auto"/>
        <w:left w:val="none" w:sz="0" w:space="0" w:color="auto"/>
        <w:bottom w:val="none" w:sz="0" w:space="0" w:color="auto"/>
        <w:right w:val="none" w:sz="0" w:space="0" w:color="auto"/>
      </w:divBdr>
      <w:divsChild>
        <w:div w:id="579489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300719">
      <w:bodyDiv w:val="1"/>
      <w:marLeft w:val="0"/>
      <w:marRight w:val="0"/>
      <w:marTop w:val="0"/>
      <w:marBottom w:val="0"/>
      <w:divBdr>
        <w:top w:val="none" w:sz="0" w:space="0" w:color="auto"/>
        <w:left w:val="none" w:sz="0" w:space="0" w:color="auto"/>
        <w:bottom w:val="none" w:sz="0" w:space="0" w:color="auto"/>
        <w:right w:val="none" w:sz="0" w:space="0" w:color="auto"/>
      </w:divBdr>
    </w:div>
    <w:div w:id="1017973683">
      <w:bodyDiv w:val="1"/>
      <w:marLeft w:val="0"/>
      <w:marRight w:val="0"/>
      <w:marTop w:val="0"/>
      <w:marBottom w:val="0"/>
      <w:divBdr>
        <w:top w:val="none" w:sz="0" w:space="0" w:color="auto"/>
        <w:left w:val="none" w:sz="0" w:space="0" w:color="auto"/>
        <w:bottom w:val="none" w:sz="0" w:space="0" w:color="auto"/>
        <w:right w:val="none" w:sz="0" w:space="0" w:color="auto"/>
      </w:divBdr>
    </w:div>
    <w:div w:id="1033921116">
      <w:bodyDiv w:val="1"/>
      <w:marLeft w:val="0"/>
      <w:marRight w:val="0"/>
      <w:marTop w:val="0"/>
      <w:marBottom w:val="0"/>
      <w:divBdr>
        <w:top w:val="none" w:sz="0" w:space="0" w:color="auto"/>
        <w:left w:val="none" w:sz="0" w:space="0" w:color="auto"/>
        <w:bottom w:val="none" w:sz="0" w:space="0" w:color="auto"/>
        <w:right w:val="none" w:sz="0" w:space="0" w:color="auto"/>
      </w:divBdr>
    </w:div>
    <w:div w:id="1039354986">
      <w:bodyDiv w:val="1"/>
      <w:marLeft w:val="0"/>
      <w:marRight w:val="0"/>
      <w:marTop w:val="0"/>
      <w:marBottom w:val="0"/>
      <w:divBdr>
        <w:top w:val="none" w:sz="0" w:space="0" w:color="auto"/>
        <w:left w:val="none" w:sz="0" w:space="0" w:color="auto"/>
        <w:bottom w:val="none" w:sz="0" w:space="0" w:color="auto"/>
        <w:right w:val="none" w:sz="0" w:space="0" w:color="auto"/>
      </w:divBdr>
    </w:div>
    <w:div w:id="1043745931">
      <w:bodyDiv w:val="1"/>
      <w:marLeft w:val="0"/>
      <w:marRight w:val="0"/>
      <w:marTop w:val="0"/>
      <w:marBottom w:val="0"/>
      <w:divBdr>
        <w:top w:val="none" w:sz="0" w:space="0" w:color="auto"/>
        <w:left w:val="none" w:sz="0" w:space="0" w:color="auto"/>
        <w:bottom w:val="none" w:sz="0" w:space="0" w:color="auto"/>
        <w:right w:val="none" w:sz="0" w:space="0" w:color="auto"/>
      </w:divBdr>
    </w:div>
    <w:div w:id="1044868062">
      <w:bodyDiv w:val="1"/>
      <w:marLeft w:val="0"/>
      <w:marRight w:val="0"/>
      <w:marTop w:val="0"/>
      <w:marBottom w:val="0"/>
      <w:divBdr>
        <w:top w:val="none" w:sz="0" w:space="0" w:color="auto"/>
        <w:left w:val="none" w:sz="0" w:space="0" w:color="auto"/>
        <w:bottom w:val="none" w:sz="0" w:space="0" w:color="auto"/>
        <w:right w:val="none" w:sz="0" w:space="0" w:color="auto"/>
      </w:divBdr>
    </w:div>
    <w:div w:id="1049107548">
      <w:bodyDiv w:val="1"/>
      <w:marLeft w:val="0"/>
      <w:marRight w:val="0"/>
      <w:marTop w:val="0"/>
      <w:marBottom w:val="0"/>
      <w:divBdr>
        <w:top w:val="none" w:sz="0" w:space="0" w:color="auto"/>
        <w:left w:val="none" w:sz="0" w:space="0" w:color="auto"/>
        <w:bottom w:val="none" w:sz="0" w:space="0" w:color="auto"/>
        <w:right w:val="none" w:sz="0" w:space="0" w:color="auto"/>
      </w:divBdr>
    </w:div>
    <w:div w:id="1060516556">
      <w:bodyDiv w:val="1"/>
      <w:marLeft w:val="0"/>
      <w:marRight w:val="0"/>
      <w:marTop w:val="0"/>
      <w:marBottom w:val="0"/>
      <w:divBdr>
        <w:top w:val="none" w:sz="0" w:space="0" w:color="auto"/>
        <w:left w:val="none" w:sz="0" w:space="0" w:color="auto"/>
        <w:bottom w:val="none" w:sz="0" w:space="0" w:color="auto"/>
        <w:right w:val="none" w:sz="0" w:space="0" w:color="auto"/>
      </w:divBdr>
    </w:div>
    <w:div w:id="1062630814">
      <w:bodyDiv w:val="1"/>
      <w:marLeft w:val="0"/>
      <w:marRight w:val="0"/>
      <w:marTop w:val="0"/>
      <w:marBottom w:val="0"/>
      <w:divBdr>
        <w:top w:val="none" w:sz="0" w:space="0" w:color="auto"/>
        <w:left w:val="none" w:sz="0" w:space="0" w:color="auto"/>
        <w:bottom w:val="none" w:sz="0" w:space="0" w:color="auto"/>
        <w:right w:val="none" w:sz="0" w:space="0" w:color="auto"/>
      </w:divBdr>
    </w:div>
    <w:div w:id="1069620268">
      <w:bodyDiv w:val="1"/>
      <w:marLeft w:val="0"/>
      <w:marRight w:val="0"/>
      <w:marTop w:val="0"/>
      <w:marBottom w:val="0"/>
      <w:divBdr>
        <w:top w:val="none" w:sz="0" w:space="0" w:color="auto"/>
        <w:left w:val="none" w:sz="0" w:space="0" w:color="auto"/>
        <w:bottom w:val="none" w:sz="0" w:space="0" w:color="auto"/>
        <w:right w:val="none" w:sz="0" w:space="0" w:color="auto"/>
      </w:divBdr>
    </w:div>
    <w:div w:id="1072510596">
      <w:bodyDiv w:val="1"/>
      <w:marLeft w:val="0"/>
      <w:marRight w:val="0"/>
      <w:marTop w:val="0"/>
      <w:marBottom w:val="0"/>
      <w:divBdr>
        <w:top w:val="none" w:sz="0" w:space="0" w:color="auto"/>
        <w:left w:val="none" w:sz="0" w:space="0" w:color="auto"/>
        <w:bottom w:val="none" w:sz="0" w:space="0" w:color="auto"/>
        <w:right w:val="none" w:sz="0" w:space="0" w:color="auto"/>
      </w:divBdr>
    </w:div>
    <w:div w:id="1080710628">
      <w:bodyDiv w:val="1"/>
      <w:marLeft w:val="0"/>
      <w:marRight w:val="0"/>
      <w:marTop w:val="0"/>
      <w:marBottom w:val="0"/>
      <w:divBdr>
        <w:top w:val="none" w:sz="0" w:space="0" w:color="auto"/>
        <w:left w:val="none" w:sz="0" w:space="0" w:color="auto"/>
        <w:bottom w:val="none" w:sz="0" w:space="0" w:color="auto"/>
        <w:right w:val="none" w:sz="0" w:space="0" w:color="auto"/>
      </w:divBdr>
    </w:div>
    <w:div w:id="1082220307">
      <w:bodyDiv w:val="1"/>
      <w:marLeft w:val="0"/>
      <w:marRight w:val="0"/>
      <w:marTop w:val="0"/>
      <w:marBottom w:val="0"/>
      <w:divBdr>
        <w:top w:val="none" w:sz="0" w:space="0" w:color="auto"/>
        <w:left w:val="none" w:sz="0" w:space="0" w:color="auto"/>
        <w:bottom w:val="none" w:sz="0" w:space="0" w:color="auto"/>
        <w:right w:val="none" w:sz="0" w:space="0" w:color="auto"/>
      </w:divBdr>
    </w:div>
    <w:div w:id="1085498473">
      <w:bodyDiv w:val="1"/>
      <w:marLeft w:val="0"/>
      <w:marRight w:val="0"/>
      <w:marTop w:val="0"/>
      <w:marBottom w:val="0"/>
      <w:divBdr>
        <w:top w:val="none" w:sz="0" w:space="0" w:color="auto"/>
        <w:left w:val="none" w:sz="0" w:space="0" w:color="auto"/>
        <w:bottom w:val="none" w:sz="0" w:space="0" w:color="auto"/>
        <w:right w:val="none" w:sz="0" w:space="0" w:color="auto"/>
      </w:divBdr>
    </w:div>
    <w:div w:id="1096286732">
      <w:bodyDiv w:val="1"/>
      <w:marLeft w:val="0"/>
      <w:marRight w:val="0"/>
      <w:marTop w:val="0"/>
      <w:marBottom w:val="0"/>
      <w:divBdr>
        <w:top w:val="none" w:sz="0" w:space="0" w:color="auto"/>
        <w:left w:val="none" w:sz="0" w:space="0" w:color="auto"/>
        <w:bottom w:val="none" w:sz="0" w:space="0" w:color="auto"/>
        <w:right w:val="none" w:sz="0" w:space="0" w:color="auto"/>
      </w:divBdr>
    </w:div>
    <w:div w:id="1096484773">
      <w:bodyDiv w:val="1"/>
      <w:marLeft w:val="0"/>
      <w:marRight w:val="0"/>
      <w:marTop w:val="0"/>
      <w:marBottom w:val="0"/>
      <w:divBdr>
        <w:top w:val="none" w:sz="0" w:space="0" w:color="auto"/>
        <w:left w:val="none" w:sz="0" w:space="0" w:color="auto"/>
        <w:bottom w:val="none" w:sz="0" w:space="0" w:color="auto"/>
        <w:right w:val="none" w:sz="0" w:space="0" w:color="auto"/>
      </w:divBdr>
    </w:div>
    <w:div w:id="1096751338">
      <w:bodyDiv w:val="1"/>
      <w:marLeft w:val="0"/>
      <w:marRight w:val="0"/>
      <w:marTop w:val="0"/>
      <w:marBottom w:val="0"/>
      <w:divBdr>
        <w:top w:val="none" w:sz="0" w:space="0" w:color="auto"/>
        <w:left w:val="none" w:sz="0" w:space="0" w:color="auto"/>
        <w:bottom w:val="none" w:sz="0" w:space="0" w:color="auto"/>
        <w:right w:val="none" w:sz="0" w:space="0" w:color="auto"/>
      </w:divBdr>
    </w:div>
    <w:div w:id="1098018858">
      <w:bodyDiv w:val="1"/>
      <w:marLeft w:val="0"/>
      <w:marRight w:val="0"/>
      <w:marTop w:val="0"/>
      <w:marBottom w:val="0"/>
      <w:divBdr>
        <w:top w:val="none" w:sz="0" w:space="0" w:color="auto"/>
        <w:left w:val="none" w:sz="0" w:space="0" w:color="auto"/>
        <w:bottom w:val="none" w:sz="0" w:space="0" w:color="auto"/>
        <w:right w:val="none" w:sz="0" w:space="0" w:color="auto"/>
      </w:divBdr>
    </w:div>
    <w:div w:id="1101267092">
      <w:bodyDiv w:val="1"/>
      <w:marLeft w:val="0"/>
      <w:marRight w:val="0"/>
      <w:marTop w:val="0"/>
      <w:marBottom w:val="0"/>
      <w:divBdr>
        <w:top w:val="none" w:sz="0" w:space="0" w:color="auto"/>
        <w:left w:val="none" w:sz="0" w:space="0" w:color="auto"/>
        <w:bottom w:val="none" w:sz="0" w:space="0" w:color="auto"/>
        <w:right w:val="none" w:sz="0" w:space="0" w:color="auto"/>
      </w:divBdr>
      <w:divsChild>
        <w:div w:id="155585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4574534">
      <w:bodyDiv w:val="1"/>
      <w:marLeft w:val="0"/>
      <w:marRight w:val="0"/>
      <w:marTop w:val="0"/>
      <w:marBottom w:val="0"/>
      <w:divBdr>
        <w:top w:val="none" w:sz="0" w:space="0" w:color="auto"/>
        <w:left w:val="none" w:sz="0" w:space="0" w:color="auto"/>
        <w:bottom w:val="none" w:sz="0" w:space="0" w:color="auto"/>
        <w:right w:val="none" w:sz="0" w:space="0" w:color="auto"/>
      </w:divBdr>
    </w:div>
    <w:div w:id="1112169447">
      <w:bodyDiv w:val="1"/>
      <w:marLeft w:val="0"/>
      <w:marRight w:val="0"/>
      <w:marTop w:val="0"/>
      <w:marBottom w:val="0"/>
      <w:divBdr>
        <w:top w:val="none" w:sz="0" w:space="0" w:color="auto"/>
        <w:left w:val="none" w:sz="0" w:space="0" w:color="auto"/>
        <w:bottom w:val="none" w:sz="0" w:space="0" w:color="auto"/>
        <w:right w:val="none" w:sz="0" w:space="0" w:color="auto"/>
      </w:divBdr>
    </w:div>
    <w:div w:id="1126394184">
      <w:bodyDiv w:val="1"/>
      <w:marLeft w:val="0"/>
      <w:marRight w:val="0"/>
      <w:marTop w:val="0"/>
      <w:marBottom w:val="0"/>
      <w:divBdr>
        <w:top w:val="none" w:sz="0" w:space="0" w:color="auto"/>
        <w:left w:val="none" w:sz="0" w:space="0" w:color="auto"/>
        <w:bottom w:val="none" w:sz="0" w:space="0" w:color="auto"/>
        <w:right w:val="none" w:sz="0" w:space="0" w:color="auto"/>
      </w:divBdr>
    </w:div>
    <w:div w:id="1143083753">
      <w:bodyDiv w:val="1"/>
      <w:marLeft w:val="0"/>
      <w:marRight w:val="0"/>
      <w:marTop w:val="0"/>
      <w:marBottom w:val="0"/>
      <w:divBdr>
        <w:top w:val="none" w:sz="0" w:space="0" w:color="auto"/>
        <w:left w:val="none" w:sz="0" w:space="0" w:color="auto"/>
        <w:bottom w:val="none" w:sz="0" w:space="0" w:color="auto"/>
        <w:right w:val="none" w:sz="0" w:space="0" w:color="auto"/>
      </w:divBdr>
    </w:div>
    <w:div w:id="1166364761">
      <w:bodyDiv w:val="1"/>
      <w:marLeft w:val="0"/>
      <w:marRight w:val="0"/>
      <w:marTop w:val="0"/>
      <w:marBottom w:val="0"/>
      <w:divBdr>
        <w:top w:val="none" w:sz="0" w:space="0" w:color="auto"/>
        <w:left w:val="none" w:sz="0" w:space="0" w:color="auto"/>
        <w:bottom w:val="none" w:sz="0" w:space="0" w:color="auto"/>
        <w:right w:val="none" w:sz="0" w:space="0" w:color="auto"/>
      </w:divBdr>
    </w:div>
    <w:div w:id="1174032555">
      <w:bodyDiv w:val="1"/>
      <w:marLeft w:val="0"/>
      <w:marRight w:val="0"/>
      <w:marTop w:val="0"/>
      <w:marBottom w:val="0"/>
      <w:divBdr>
        <w:top w:val="none" w:sz="0" w:space="0" w:color="auto"/>
        <w:left w:val="none" w:sz="0" w:space="0" w:color="auto"/>
        <w:bottom w:val="none" w:sz="0" w:space="0" w:color="auto"/>
        <w:right w:val="none" w:sz="0" w:space="0" w:color="auto"/>
      </w:divBdr>
    </w:div>
    <w:div w:id="1178886970">
      <w:bodyDiv w:val="1"/>
      <w:marLeft w:val="0"/>
      <w:marRight w:val="0"/>
      <w:marTop w:val="0"/>
      <w:marBottom w:val="0"/>
      <w:divBdr>
        <w:top w:val="none" w:sz="0" w:space="0" w:color="auto"/>
        <w:left w:val="none" w:sz="0" w:space="0" w:color="auto"/>
        <w:bottom w:val="none" w:sz="0" w:space="0" w:color="auto"/>
        <w:right w:val="none" w:sz="0" w:space="0" w:color="auto"/>
      </w:divBdr>
    </w:div>
    <w:div w:id="1186363566">
      <w:bodyDiv w:val="1"/>
      <w:marLeft w:val="0"/>
      <w:marRight w:val="0"/>
      <w:marTop w:val="0"/>
      <w:marBottom w:val="0"/>
      <w:divBdr>
        <w:top w:val="none" w:sz="0" w:space="0" w:color="auto"/>
        <w:left w:val="none" w:sz="0" w:space="0" w:color="auto"/>
        <w:bottom w:val="none" w:sz="0" w:space="0" w:color="auto"/>
        <w:right w:val="none" w:sz="0" w:space="0" w:color="auto"/>
      </w:divBdr>
    </w:div>
    <w:div w:id="1189415914">
      <w:bodyDiv w:val="1"/>
      <w:marLeft w:val="0"/>
      <w:marRight w:val="0"/>
      <w:marTop w:val="0"/>
      <w:marBottom w:val="0"/>
      <w:divBdr>
        <w:top w:val="none" w:sz="0" w:space="0" w:color="auto"/>
        <w:left w:val="none" w:sz="0" w:space="0" w:color="auto"/>
        <w:bottom w:val="none" w:sz="0" w:space="0" w:color="auto"/>
        <w:right w:val="none" w:sz="0" w:space="0" w:color="auto"/>
      </w:divBdr>
    </w:div>
    <w:div w:id="1201434276">
      <w:bodyDiv w:val="1"/>
      <w:marLeft w:val="0"/>
      <w:marRight w:val="0"/>
      <w:marTop w:val="0"/>
      <w:marBottom w:val="0"/>
      <w:divBdr>
        <w:top w:val="none" w:sz="0" w:space="0" w:color="auto"/>
        <w:left w:val="none" w:sz="0" w:space="0" w:color="auto"/>
        <w:bottom w:val="none" w:sz="0" w:space="0" w:color="auto"/>
        <w:right w:val="none" w:sz="0" w:space="0" w:color="auto"/>
      </w:divBdr>
    </w:div>
    <w:div w:id="1210259705">
      <w:bodyDiv w:val="1"/>
      <w:marLeft w:val="0"/>
      <w:marRight w:val="0"/>
      <w:marTop w:val="0"/>
      <w:marBottom w:val="0"/>
      <w:divBdr>
        <w:top w:val="none" w:sz="0" w:space="0" w:color="auto"/>
        <w:left w:val="none" w:sz="0" w:space="0" w:color="auto"/>
        <w:bottom w:val="none" w:sz="0" w:space="0" w:color="auto"/>
        <w:right w:val="none" w:sz="0" w:space="0" w:color="auto"/>
      </w:divBdr>
    </w:div>
    <w:div w:id="1225337254">
      <w:bodyDiv w:val="1"/>
      <w:marLeft w:val="0"/>
      <w:marRight w:val="0"/>
      <w:marTop w:val="0"/>
      <w:marBottom w:val="0"/>
      <w:divBdr>
        <w:top w:val="none" w:sz="0" w:space="0" w:color="auto"/>
        <w:left w:val="none" w:sz="0" w:space="0" w:color="auto"/>
        <w:bottom w:val="none" w:sz="0" w:space="0" w:color="auto"/>
        <w:right w:val="none" w:sz="0" w:space="0" w:color="auto"/>
      </w:divBdr>
    </w:div>
    <w:div w:id="1240794331">
      <w:bodyDiv w:val="1"/>
      <w:marLeft w:val="0"/>
      <w:marRight w:val="0"/>
      <w:marTop w:val="0"/>
      <w:marBottom w:val="0"/>
      <w:divBdr>
        <w:top w:val="none" w:sz="0" w:space="0" w:color="auto"/>
        <w:left w:val="none" w:sz="0" w:space="0" w:color="auto"/>
        <w:bottom w:val="none" w:sz="0" w:space="0" w:color="auto"/>
        <w:right w:val="none" w:sz="0" w:space="0" w:color="auto"/>
      </w:divBdr>
    </w:div>
    <w:div w:id="1249118977">
      <w:bodyDiv w:val="1"/>
      <w:marLeft w:val="0"/>
      <w:marRight w:val="0"/>
      <w:marTop w:val="0"/>
      <w:marBottom w:val="0"/>
      <w:divBdr>
        <w:top w:val="none" w:sz="0" w:space="0" w:color="auto"/>
        <w:left w:val="none" w:sz="0" w:space="0" w:color="auto"/>
        <w:bottom w:val="none" w:sz="0" w:space="0" w:color="auto"/>
        <w:right w:val="none" w:sz="0" w:space="0" w:color="auto"/>
      </w:divBdr>
    </w:div>
    <w:div w:id="1254850506">
      <w:bodyDiv w:val="1"/>
      <w:marLeft w:val="0"/>
      <w:marRight w:val="0"/>
      <w:marTop w:val="0"/>
      <w:marBottom w:val="0"/>
      <w:divBdr>
        <w:top w:val="none" w:sz="0" w:space="0" w:color="auto"/>
        <w:left w:val="none" w:sz="0" w:space="0" w:color="auto"/>
        <w:bottom w:val="none" w:sz="0" w:space="0" w:color="auto"/>
        <w:right w:val="none" w:sz="0" w:space="0" w:color="auto"/>
      </w:divBdr>
    </w:div>
    <w:div w:id="1263339244">
      <w:bodyDiv w:val="1"/>
      <w:marLeft w:val="0"/>
      <w:marRight w:val="0"/>
      <w:marTop w:val="0"/>
      <w:marBottom w:val="0"/>
      <w:divBdr>
        <w:top w:val="none" w:sz="0" w:space="0" w:color="auto"/>
        <w:left w:val="none" w:sz="0" w:space="0" w:color="auto"/>
        <w:bottom w:val="none" w:sz="0" w:space="0" w:color="auto"/>
        <w:right w:val="none" w:sz="0" w:space="0" w:color="auto"/>
      </w:divBdr>
    </w:div>
    <w:div w:id="1265649045">
      <w:bodyDiv w:val="1"/>
      <w:marLeft w:val="0"/>
      <w:marRight w:val="0"/>
      <w:marTop w:val="0"/>
      <w:marBottom w:val="0"/>
      <w:divBdr>
        <w:top w:val="none" w:sz="0" w:space="0" w:color="auto"/>
        <w:left w:val="none" w:sz="0" w:space="0" w:color="auto"/>
        <w:bottom w:val="none" w:sz="0" w:space="0" w:color="auto"/>
        <w:right w:val="none" w:sz="0" w:space="0" w:color="auto"/>
      </w:divBdr>
    </w:div>
    <w:div w:id="1267956767">
      <w:bodyDiv w:val="1"/>
      <w:marLeft w:val="0"/>
      <w:marRight w:val="0"/>
      <w:marTop w:val="0"/>
      <w:marBottom w:val="0"/>
      <w:divBdr>
        <w:top w:val="none" w:sz="0" w:space="0" w:color="auto"/>
        <w:left w:val="none" w:sz="0" w:space="0" w:color="auto"/>
        <w:bottom w:val="none" w:sz="0" w:space="0" w:color="auto"/>
        <w:right w:val="none" w:sz="0" w:space="0" w:color="auto"/>
      </w:divBdr>
    </w:div>
    <w:div w:id="1285501527">
      <w:bodyDiv w:val="1"/>
      <w:marLeft w:val="0"/>
      <w:marRight w:val="0"/>
      <w:marTop w:val="0"/>
      <w:marBottom w:val="0"/>
      <w:divBdr>
        <w:top w:val="none" w:sz="0" w:space="0" w:color="auto"/>
        <w:left w:val="none" w:sz="0" w:space="0" w:color="auto"/>
        <w:bottom w:val="none" w:sz="0" w:space="0" w:color="auto"/>
        <w:right w:val="none" w:sz="0" w:space="0" w:color="auto"/>
      </w:divBdr>
    </w:div>
    <w:div w:id="1293170459">
      <w:bodyDiv w:val="1"/>
      <w:marLeft w:val="0"/>
      <w:marRight w:val="0"/>
      <w:marTop w:val="0"/>
      <w:marBottom w:val="0"/>
      <w:divBdr>
        <w:top w:val="none" w:sz="0" w:space="0" w:color="auto"/>
        <w:left w:val="none" w:sz="0" w:space="0" w:color="auto"/>
        <w:bottom w:val="none" w:sz="0" w:space="0" w:color="auto"/>
        <w:right w:val="none" w:sz="0" w:space="0" w:color="auto"/>
      </w:divBdr>
    </w:div>
    <w:div w:id="1296176284">
      <w:bodyDiv w:val="1"/>
      <w:marLeft w:val="0"/>
      <w:marRight w:val="0"/>
      <w:marTop w:val="0"/>
      <w:marBottom w:val="0"/>
      <w:divBdr>
        <w:top w:val="none" w:sz="0" w:space="0" w:color="auto"/>
        <w:left w:val="none" w:sz="0" w:space="0" w:color="auto"/>
        <w:bottom w:val="none" w:sz="0" w:space="0" w:color="auto"/>
        <w:right w:val="none" w:sz="0" w:space="0" w:color="auto"/>
      </w:divBdr>
    </w:div>
    <w:div w:id="1304895524">
      <w:bodyDiv w:val="1"/>
      <w:marLeft w:val="0"/>
      <w:marRight w:val="0"/>
      <w:marTop w:val="0"/>
      <w:marBottom w:val="0"/>
      <w:divBdr>
        <w:top w:val="none" w:sz="0" w:space="0" w:color="auto"/>
        <w:left w:val="none" w:sz="0" w:space="0" w:color="auto"/>
        <w:bottom w:val="none" w:sz="0" w:space="0" w:color="auto"/>
        <w:right w:val="none" w:sz="0" w:space="0" w:color="auto"/>
      </w:divBdr>
    </w:div>
    <w:div w:id="1326393794">
      <w:bodyDiv w:val="1"/>
      <w:marLeft w:val="0"/>
      <w:marRight w:val="0"/>
      <w:marTop w:val="0"/>
      <w:marBottom w:val="0"/>
      <w:divBdr>
        <w:top w:val="none" w:sz="0" w:space="0" w:color="auto"/>
        <w:left w:val="none" w:sz="0" w:space="0" w:color="auto"/>
        <w:bottom w:val="none" w:sz="0" w:space="0" w:color="auto"/>
        <w:right w:val="none" w:sz="0" w:space="0" w:color="auto"/>
      </w:divBdr>
    </w:div>
    <w:div w:id="1328436773">
      <w:bodyDiv w:val="1"/>
      <w:marLeft w:val="0"/>
      <w:marRight w:val="0"/>
      <w:marTop w:val="0"/>
      <w:marBottom w:val="0"/>
      <w:divBdr>
        <w:top w:val="none" w:sz="0" w:space="0" w:color="auto"/>
        <w:left w:val="none" w:sz="0" w:space="0" w:color="auto"/>
        <w:bottom w:val="none" w:sz="0" w:space="0" w:color="auto"/>
        <w:right w:val="none" w:sz="0" w:space="0" w:color="auto"/>
      </w:divBdr>
    </w:div>
    <w:div w:id="1344937661">
      <w:bodyDiv w:val="1"/>
      <w:marLeft w:val="0"/>
      <w:marRight w:val="0"/>
      <w:marTop w:val="0"/>
      <w:marBottom w:val="0"/>
      <w:divBdr>
        <w:top w:val="none" w:sz="0" w:space="0" w:color="auto"/>
        <w:left w:val="none" w:sz="0" w:space="0" w:color="auto"/>
        <w:bottom w:val="none" w:sz="0" w:space="0" w:color="auto"/>
        <w:right w:val="none" w:sz="0" w:space="0" w:color="auto"/>
      </w:divBdr>
    </w:div>
    <w:div w:id="1345280069">
      <w:bodyDiv w:val="1"/>
      <w:marLeft w:val="0"/>
      <w:marRight w:val="0"/>
      <w:marTop w:val="0"/>
      <w:marBottom w:val="0"/>
      <w:divBdr>
        <w:top w:val="none" w:sz="0" w:space="0" w:color="auto"/>
        <w:left w:val="none" w:sz="0" w:space="0" w:color="auto"/>
        <w:bottom w:val="none" w:sz="0" w:space="0" w:color="auto"/>
        <w:right w:val="none" w:sz="0" w:space="0" w:color="auto"/>
      </w:divBdr>
    </w:div>
    <w:div w:id="1346052669">
      <w:bodyDiv w:val="1"/>
      <w:marLeft w:val="0"/>
      <w:marRight w:val="0"/>
      <w:marTop w:val="0"/>
      <w:marBottom w:val="0"/>
      <w:divBdr>
        <w:top w:val="none" w:sz="0" w:space="0" w:color="auto"/>
        <w:left w:val="none" w:sz="0" w:space="0" w:color="auto"/>
        <w:bottom w:val="none" w:sz="0" w:space="0" w:color="auto"/>
        <w:right w:val="none" w:sz="0" w:space="0" w:color="auto"/>
      </w:divBdr>
    </w:div>
    <w:div w:id="1349331326">
      <w:bodyDiv w:val="1"/>
      <w:marLeft w:val="0"/>
      <w:marRight w:val="0"/>
      <w:marTop w:val="0"/>
      <w:marBottom w:val="0"/>
      <w:divBdr>
        <w:top w:val="none" w:sz="0" w:space="0" w:color="auto"/>
        <w:left w:val="none" w:sz="0" w:space="0" w:color="auto"/>
        <w:bottom w:val="none" w:sz="0" w:space="0" w:color="auto"/>
        <w:right w:val="none" w:sz="0" w:space="0" w:color="auto"/>
      </w:divBdr>
      <w:divsChild>
        <w:div w:id="629283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019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537087">
      <w:bodyDiv w:val="1"/>
      <w:marLeft w:val="0"/>
      <w:marRight w:val="0"/>
      <w:marTop w:val="0"/>
      <w:marBottom w:val="0"/>
      <w:divBdr>
        <w:top w:val="none" w:sz="0" w:space="0" w:color="auto"/>
        <w:left w:val="none" w:sz="0" w:space="0" w:color="auto"/>
        <w:bottom w:val="none" w:sz="0" w:space="0" w:color="auto"/>
        <w:right w:val="none" w:sz="0" w:space="0" w:color="auto"/>
      </w:divBdr>
    </w:div>
    <w:div w:id="1397699423">
      <w:bodyDiv w:val="1"/>
      <w:marLeft w:val="0"/>
      <w:marRight w:val="0"/>
      <w:marTop w:val="0"/>
      <w:marBottom w:val="0"/>
      <w:divBdr>
        <w:top w:val="none" w:sz="0" w:space="0" w:color="auto"/>
        <w:left w:val="none" w:sz="0" w:space="0" w:color="auto"/>
        <w:bottom w:val="none" w:sz="0" w:space="0" w:color="auto"/>
        <w:right w:val="none" w:sz="0" w:space="0" w:color="auto"/>
      </w:divBdr>
    </w:div>
    <w:div w:id="1413743182">
      <w:bodyDiv w:val="1"/>
      <w:marLeft w:val="0"/>
      <w:marRight w:val="0"/>
      <w:marTop w:val="0"/>
      <w:marBottom w:val="0"/>
      <w:divBdr>
        <w:top w:val="none" w:sz="0" w:space="0" w:color="auto"/>
        <w:left w:val="none" w:sz="0" w:space="0" w:color="auto"/>
        <w:bottom w:val="none" w:sz="0" w:space="0" w:color="auto"/>
        <w:right w:val="none" w:sz="0" w:space="0" w:color="auto"/>
      </w:divBdr>
    </w:div>
    <w:div w:id="1416903521">
      <w:bodyDiv w:val="1"/>
      <w:marLeft w:val="0"/>
      <w:marRight w:val="0"/>
      <w:marTop w:val="0"/>
      <w:marBottom w:val="0"/>
      <w:divBdr>
        <w:top w:val="none" w:sz="0" w:space="0" w:color="auto"/>
        <w:left w:val="none" w:sz="0" w:space="0" w:color="auto"/>
        <w:bottom w:val="none" w:sz="0" w:space="0" w:color="auto"/>
        <w:right w:val="none" w:sz="0" w:space="0" w:color="auto"/>
      </w:divBdr>
    </w:div>
    <w:div w:id="1419867964">
      <w:bodyDiv w:val="1"/>
      <w:marLeft w:val="0"/>
      <w:marRight w:val="0"/>
      <w:marTop w:val="0"/>
      <w:marBottom w:val="0"/>
      <w:divBdr>
        <w:top w:val="none" w:sz="0" w:space="0" w:color="auto"/>
        <w:left w:val="none" w:sz="0" w:space="0" w:color="auto"/>
        <w:bottom w:val="none" w:sz="0" w:space="0" w:color="auto"/>
        <w:right w:val="none" w:sz="0" w:space="0" w:color="auto"/>
      </w:divBdr>
    </w:div>
    <w:div w:id="1421021685">
      <w:bodyDiv w:val="1"/>
      <w:marLeft w:val="0"/>
      <w:marRight w:val="0"/>
      <w:marTop w:val="0"/>
      <w:marBottom w:val="0"/>
      <w:divBdr>
        <w:top w:val="none" w:sz="0" w:space="0" w:color="auto"/>
        <w:left w:val="none" w:sz="0" w:space="0" w:color="auto"/>
        <w:bottom w:val="none" w:sz="0" w:space="0" w:color="auto"/>
        <w:right w:val="none" w:sz="0" w:space="0" w:color="auto"/>
      </w:divBdr>
    </w:div>
    <w:div w:id="1426267635">
      <w:bodyDiv w:val="1"/>
      <w:marLeft w:val="0"/>
      <w:marRight w:val="0"/>
      <w:marTop w:val="0"/>
      <w:marBottom w:val="0"/>
      <w:divBdr>
        <w:top w:val="none" w:sz="0" w:space="0" w:color="auto"/>
        <w:left w:val="none" w:sz="0" w:space="0" w:color="auto"/>
        <w:bottom w:val="none" w:sz="0" w:space="0" w:color="auto"/>
        <w:right w:val="none" w:sz="0" w:space="0" w:color="auto"/>
      </w:divBdr>
    </w:div>
    <w:div w:id="1436906979">
      <w:bodyDiv w:val="1"/>
      <w:marLeft w:val="0"/>
      <w:marRight w:val="0"/>
      <w:marTop w:val="0"/>
      <w:marBottom w:val="0"/>
      <w:divBdr>
        <w:top w:val="none" w:sz="0" w:space="0" w:color="auto"/>
        <w:left w:val="none" w:sz="0" w:space="0" w:color="auto"/>
        <w:bottom w:val="none" w:sz="0" w:space="0" w:color="auto"/>
        <w:right w:val="none" w:sz="0" w:space="0" w:color="auto"/>
      </w:divBdr>
    </w:div>
    <w:div w:id="1437140285">
      <w:bodyDiv w:val="1"/>
      <w:marLeft w:val="0"/>
      <w:marRight w:val="0"/>
      <w:marTop w:val="0"/>
      <w:marBottom w:val="0"/>
      <w:divBdr>
        <w:top w:val="none" w:sz="0" w:space="0" w:color="auto"/>
        <w:left w:val="none" w:sz="0" w:space="0" w:color="auto"/>
        <w:bottom w:val="none" w:sz="0" w:space="0" w:color="auto"/>
        <w:right w:val="none" w:sz="0" w:space="0" w:color="auto"/>
      </w:divBdr>
    </w:div>
    <w:div w:id="1455444776">
      <w:bodyDiv w:val="1"/>
      <w:marLeft w:val="0"/>
      <w:marRight w:val="0"/>
      <w:marTop w:val="0"/>
      <w:marBottom w:val="0"/>
      <w:divBdr>
        <w:top w:val="none" w:sz="0" w:space="0" w:color="auto"/>
        <w:left w:val="none" w:sz="0" w:space="0" w:color="auto"/>
        <w:bottom w:val="none" w:sz="0" w:space="0" w:color="auto"/>
        <w:right w:val="none" w:sz="0" w:space="0" w:color="auto"/>
      </w:divBdr>
    </w:div>
    <w:div w:id="1458330066">
      <w:bodyDiv w:val="1"/>
      <w:marLeft w:val="0"/>
      <w:marRight w:val="0"/>
      <w:marTop w:val="0"/>
      <w:marBottom w:val="0"/>
      <w:divBdr>
        <w:top w:val="none" w:sz="0" w:space="0" w:color="auto"/>
        <w:left w:val="none" w:sz="0" w:space="0" w:color="auto"/>
        <w:bottom w:val="none" w:sz="0" w:space="0" w:color="auto"/>
        <w:right w:val="none" w:sz="0" w:space="0" w:color="auto"/>
      </w:divBdr>
    </w:div>
    <w:div w:id="1460025941">
      <w:bodyDiv w:val="1"/>
      <w:marLeft w:val="0"/>
      <w:marRight w:val="0"/>
      <w:marTop w:val="0"/>
      <w:marBottom w:val="0"/>
      <w:divBdr>
        <w:top w:val="none" w:sz="0" w:space="0" w:color="auto"/>
        <w:left w:val="none" w:sz="0" w:space="0" w:color="auto"/>
        <w:bottom w:val="none" w:sz="0" w:space="0" w:color="auto"/>
        <w:right w:val="none" w:sz="0" w:space="0" w:color="auto"/>
      </w:divBdr>
    </w:div>
    <w:div w:id="1470368115">
      <w:bodyDiv w:val="1"/>
      <w:marLeft w:val="0"/>
      <w:marRight w:val="0"/>
      <w:marTop w:val="0"/>
      <w:marBottom w:val="0"/>
      <w:divBdr>
        <w:top w:val="none" w:sz="0" w:space="0" w:color="auto"/>
        <w:left w:val="none" w:sz="0" w:space="0" w:color="auto"/>
        <w:bottom w:val="none" w:sz="0" w:space="0" w:color="auto"/>
        <w:right w:val="none" w:sz="0" w:space="0" w:color="auto"/>
      </w:divBdr>
    </w:div>
    <w:div w:id="1473019552">
      <w:bodyDiv w:val="1"/>
      <w:marLeft w:val="0"/>
      <w:marRight w:val="0"/>
      <w:marTop w:val="0"/>
      <w:marBottom w:val="0"/>
      <w:divBdr>
        <w:top w:val="none" w:sz="0" w:space="0" w:color="auto"/>
        <w:left w:val="none" w:sz="0" w:space="0" w:color="auto"/>
        <w:bottom w:val="none" w:sz="0" w:space="0" w:color="auto"/>
        <w:right w:val="none" w:sz="0" w:space="0" w:color="auto"/>
      </w:divBdr>
    </w:div>
    <w:div w:id="1475874606">
      <w:bodyDiv w:val="1"/>
      <w:marLeft w:val="0"/>
      <w:marRight w:val="0"/>
      <w:marTop w:val="0"/>
      <w:marBottom w:val="0"/>
      <w:divBdr>
        <w:top w:val="none" w:sz="0" w:space="0" w:color="auto"/>
        <w:left w:val="none" w:sz="0" w:space="0" w:color="auto"/>
        <w:bottom w:val="none" w:sz="0" w:space="0" w:color="auto"/>
        <w:right w:val="none" w:sz="0" w:space="0" w:color="auto"/>
      </w:divBdr>
    </w:div>
    <w:div w:id="1481653931">
      <w:bodyDiv w:val="1"/>
      <w:marLeft w:val="0"/>
      <w:marRight w:val="0"/>
      <w:marTop w:val="0"/>
      <w:marBottom w:val="0"/>
      <w:divBdr>
        <w:top w:val="none" w:sz="0" w:space="0" w:color="auto"/>
        <w:left w:val="none" w:sz="0" w:space="0" w:color="auto"/>
        <w:bottom w:val="none" w:sz="0" w:space="0" w:color="auto"/>
        <w:right w:val="none" w:sz="0" w:space="0" w:color="auto"/>
      </w:divBdr>
    </w:div>
    <w:div w:id="1482305514">
      <w:bodyDiv w:val="1"/>
      <w:marLeft w:val="0"/>
      <w:marRight w:val="0"/>
      <w:marTop w:val="0"/>
      <w:marBottom w:val="0"/>
      <w:divBdr>
        <w:top w:val="none" w:sz="0" w:space="0" w:color="auto"/>
        <w:left w:val="none" w:sz="0" w:space="0" w:color="auto"/>
        <w:bottom w:val="none" w:sz="0" w:space="0" w:color="auto"/>
        <w:right w:val="none" w:sz="0" w:space="0" w:color="auto"/>
      </w:divBdr>
    </w:div>
    <w:div w:id="1486701007">
      <w:bodyDiv w:val="1"/>
      <w:marLeft w:val="0"/>
      <w:marRight w:val="0"/>
      <w:marTop w:val="0"/>
      <w:marBottom w:val="0"/>
      <w:divBdr>
        <w:top w:val="none" w:sz="0" w:space="0" w:color="auto"/>
        <w:left w:val="none" w:sz="0" w:space="0" w:color="auto"/>
        <w:bottom w:val="none" w:sz="0" w:space="0" w:color="auto"/>
        <w:right w:val="none" w:sz="0" w:space="0" w:color="auto"/>
      </w:divBdr>
    </w:div>
    <w:div w:id="1496536047">
      <w:bodyDiv w:val="1"/>
      <w:marLeft w:val="0"/>
      <w:marRight w:val="0"/>
      <w:marTop w:val="0"/>
      <w:marBottom w:val="0"/>
      <w:divBdr>
        <w:top w:val="none" w:sz="0" w:space="0" w:color="auto"/>
        <w:left w:val="none" w:sz="0" w:space="0" w:color="auto"/>
        <w:bottom w:val="none" w:sz="0" w:space="0" w:color="auto"/>
        <w:right w:val="none" w:sz="0" w:space="0" w:color="auto"/>
      </w:divBdr>
    </w:div>
    <w:div w:id="1522741030">
      <w:bodyDiv w:val="1"/>
      <w:marLeft w:val="0"/>
      <w:marRight w:val="0"/>
      <w:marTop w:val="0"/>
      <w:marBottom w:val="0"/>
      <w:divBdr>
        <w:top w:val="none" w:sz="0" w:space="0" w:color="auto"/>
        <w:left w:val="none" w:sz="0" w:space="0" w:color="auto"/>
        <w:bottom w:val="none" w:sz="0" w:space="0" w:color="auto"/>
        <w:right w:val="none" w:sz="0" w:space="0" w:color="auto"/>
      </w:divBdr>
    </w:div>
    <w:div w:id="1529218680">
      <w:bodyDiv w:val="1"/>
      <w:marLeft w:val="0"/>
      <w:marRight w:val="0"/>
      <w:marTop w:val="0"/>
      <w:marBottom w:val="0"/>
      <w:divBdr>
        <w:top w:val="none" w:sz="0" w:space="0" w:color="auto"/>
        <w:left w:val="none" w:sz="0" w:space="0" w:color="auto"/>
        <w:bottom w:val="none" w:sz="0" w:space="0" w:color="auto"/>
        <w:right w:val="none" w:sz="0" w:space="0" w:color="auto"/>
      </w:divBdr>
    </w:div>
    <w:div w:id="1531332559">
      <w:bodyDiv w:val="1"/>
      <w:marLeft w:val="0"/>
      <w:marRight w:val="0"/>
      <w:marTop w:val="0"/>
      <w:marBottom w:val="0"/>
      <w:divBdr>
        <w:top w:val="none" w:sz="0" w:space="0" w:color="auto"/>
        <w:left w:val="none" w:sz="0" w:space="0" w:color="auto"/>
        <w:bottom w:val="none" w:sz="0" w:space="0" w:color="auto"/>
        <w:right w:val="none" w:sz="0" w:space="0" w:color="auto"/>
      </w:divBdr>
    </w:div>
    <w:div w:id="1543667518">
      <w:bodyDiv w:val="1"/>
      <w:marLeft w:val="0"/>
      <w:marRight w:val="0"/>
      <w:marTop w:val="0"/>
      <w:marBottom w:val="0"/>
      <w:divBdr>
        <w:top w:val="none" w:sz="0" w:space="0" w:color="auto"/>
        <w:left w:val="none" w:sz="0" w:space="0" w:color="auto"/>
        <w:bottom w:val="none" w:sz="0" w:space="0" w:color="auto"/>
        <w:right w:val="none" w:sz="0" w:space="0" w:color="auto"/>
      </w:divBdr>
    </w:div>
    <w:div w:id="1546677210">
      <w:bodyDiv w:val="1"/>
      <w:marLeft w:val="0"/>
      <w:marRight w:val="0"/>
      <w:marTop w:val="0"/>
      <w:marBottom w:val="0"/>
      <w:divBdr>
        <w:top w:val="none" w:sz="0" w:space="0" w:color="auto"/>
        <w:left w:val="none" w:sz="0" w:space="0" w:color="auto"/>
        <w:bottom w:val="none" w:sz="0" w:space="0" w:color="auto"/>
        <w:right w:val="none" w:sz="0" w:space="0" w:color="auto"/>
      </w:divBdr>
    </w:div>
    <w:div w:id="1548109339">
      <w:bodyDiv w:val="1"/>
      <w:marLeft w:val="0"/>
      <w:marRight w:val="0"/>
      <w:marTop w:val="0"/>
      <w:marBottom w:val="0"/>
      <w:divBdr>
        <w:top w:val="none" w:sz="0" w:space="0" w:color="auto"/>
        <w:left w:val="none" w:sz="0" w:space="0" w:color="auto"/>
        <w:bottom w:val="none" w:sz="0" w:space="0" w:color="auto"/>
        <w:right w:val="none" w:sz="0" w:space="0" w:color="auto"/>
      </w:divBdr>
    </w:div>
    <w:div w:id="1548370814">
      <w:bodyDiv w:val="1"/>
      <w:marLeft w:val="0"/>
      <w:marRight w:val="0"/>
      <w:marTop w:val="0"/>
      <w:marBottom w:val="0"/>
      <w:divBdr>
        <w:top w:val="none" w:sz="0" w:space="0" w:color="auto"/>
        <w:left w:val="none" w:sz="0" w:space="0" w:color="auto"/>
        <w:bottom w:val="none" w:sz="0" w:space="0" w:color="auto"/>
        <w:right w:val="none" w:sz="0" w:space="0" w:color="auto"/>
      </w:divBdr>
    </w:div>
    <w:div w:id="1550845401">
      <w:bodyDiv w:val="1"/>
      <w:marLeft w:val="0"/>
      <w:marRight w:val="0"/>
      <w:marTop w:val="0"/>
      <w:marBottom w:val="0"/>
      <w:divBdr>
        <w:top w:val="none" w:sz="0" w:space="0" w:color="auto"/>
        <w:left w:val="none" w:sz="0" w:space="0" w:color="auto"/>
        <w:bottom w:val="none" w:sz="0" w:space="0" w:color="auto"/>
        <w:right w:val="none" w:sz="0" w:space="0" w:color="auto"/>
      </w:divBdr>
    </w:div>
    <w:div w:id="1555310037">
      <w:bodyDiv w:val="1"/>
      <w:marLeft w:val="0"/>
      <w:marRight w:val="0"/>
      <w:marTop w:val="0"/>
      <w:marBottom w:val="0"/>
      <w:divBdr>
        <w:top w:val="none" w:sz="0" w:space="0" w:color="auto"/>
        <w:left w:val="none" w:sz="0" w:space="0" w:color="auto"/>
        <w:bottom w:val="none" w:sz="0" w:space="0" w:color="auto"/>
        <w:right w:val="none" w:sz="0" w:space="0" w:color="auto"/>
      </w:divBdr>
    </w:div>
    <w:div w:id="1561483353">
      <w:bodyDiv w:val="1"/>
      <w:marLeft w:val="0"/>
      <w:marRight w:val="0"/>
      <w:marTop w:val="0"/>
      <w:marBottom w:val="0"/>
      <w:divBdr>
        <w:top w:val="none" w:sz="0" w:space="0" w:color="auto"/>
        <w:left w:val="none" w:sz="0" w:space="0" w:color="auto"/>
        <w:bottom w:val="none" w:sz="0" w:space="0" w:color="auto"/>
        <w:right w:val="none" w:sz="0" w:space="0" w:color="auto"/>
      </w:divBdr>
    </w:div>
    <w:div w:id="1567372034">
      <w:bodyDiv w:val="1"/>
      <w:marLeft w:val="0"/>
      <w:marRight w:val="0"/>
      <w:marTop w:val="0"/>
      <w:marBottom w:val="0"/>
      <w:divBdr>
        <w:top w:val="none" w:sz="0" w:space="0" w:color="auto"/>
        <w:left w:val="none" w:sz="0" w:space="0" w:color="auto"/>
        <w:bottom w:val="none" w:sz="0" w:space="0" w:color="auto"/>
        <w:right w:val="none" w:sz="0" w:space="0" w:color="auto"/>
      </w:divBdr>
    </w:div>
    <w:div w:id="1571036870">
      <w:bodyDiv w:val="1"/>
      <w:marLeft w:val="0"/>
      <w:marRight w:val="0"/>
      <w:marTop w:val="0"/>
      <w:marBottom w:val="0"/>
      <w:divBdr>
        <w:top w:val="none" w:sz="0" w:space="0" w:color="auto"/>
        <w:left w:val="none" w:sz="0" w:space="0" w:color="auto"/>
        <w:bottom w:val="none" w:sz="0" w:space="0" w:color="auto"/>
        <w:right w:val="none" w:sz="0" w:space="0" w:color="auto"/>
      </w:divBdr>
    </w:div>
    <w:div w:id="1577787967">
      <w:bodyDiv w:val="1"/>
      <w:marLeft w:val="0"/>
      <w:marRight w:val="0"/>
      <w:marTop w:val="0"/>
      <w:marBottom w:val="0"/>
      <w:divBdr>
        <w:top w:val="none" w:sz="0" w:space="0" w:color="auto"/>
        <w:left w:val="none" w:sz="0" w:space="0" w:color="auto"/>
        <w:bottom w:val="none" w:sz="0" w:space="0" w:color="auto"/>
        <w:right w:val="none" w:sz="0" w:space="0" w:color="auto"/>
      </w:divBdr>
    </w:div>
    <w:div w:id="1585913569">
      <w:bodyDiv w:val="1"/>
      <w:marLeft w:val="0"/>
      <w:marRight w:val="0"/>
      <w:marTop w:val="0"/>
      <w:marBottom w:val="0"/>
      <w:divBdr>
        <w:top w:val="none" w:sz="0" w:space="0" w:color="auto"/>
        <w:left w:val="none" w:sz="0" w:space="0" w:color="auto"/>
        <w:bottom w:val="none" w:sz="0" w:space="0" w:color="auto"/>
        <w:right w:val="none" w:sz="0" w:space="0" w:color="auto"/>
      </w:divBdr>
    </w:div>
    <w:div w:id="1598098317">
      <w:bodyDiv w:val="1"/>
      <w:marLeft w:val="0"/>
      <w:marRight w:val="0"/>
      <w:marTop w:val="0"/>
      <w:marBottom w:val="0"/>
      <w:divBdr>
        <w:top w:val="none" w:sz="0" w:space="0" w:color="auto"/>
        <w:left w:val="none" w:sz="0" w:space="0" w:color="auto"/>
        <w:bottom w:val="none" w:sz="0" w:space="0" w:color="auto"/>
        <w:right w:val="none" w:sz="0" w:space="0" w:color="auto"/>
      </w:divBdr>
      <w:divsChild>
        <w:div w:id="668949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848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4038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209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948851">
      <w:bodyDiv w:val="1"/>
      <w:marLeft w:val="0"/>
      <w:marRight w:val="0"/>
      <w:marTop w:val="0"/>
      <w:marBottom w:val="0"/>
      <w:divBdr>
        <w:top w:val="none" w:sz="0" w:space="0" w:color="auto"/>
        <w:left w:val="none" w:sz="0" w:space="0" w:color="auto"/>
        <w:bottom w:val="none" w:sz="0" w:space="0" w:color="auto"/>
        <w:right w:val="none" w:sz="0" w:space="0" w:color="auto"/>
      </w:divBdr>
    </w:div>
    <w:div w:id="1613198917">
      <w:bodyDiv w:val="1"/>
      <w:marLeft w:val="0"/>
      <w:marRight w:val="0"/>
      <w:marTop w:val="0"/>
      <w:marBottom w:val="0"/>
      <w:divBdr>
        <w:top w:val="none" w:sz="0" w:space="0" w:color="auto"/>
        <w:left w:val="none" w:sz="0" w:space="0" w:color="auto"/>
        <w:bottom w:val="none" w:sz="0" w:space="0" w:color="auto"/>
        <w:right w:val="none" w:sz="0" w:space="0" w:color="auto"/>
      </w:divBdr>
    </w:div>
    <w:div w:id="1623883512">
      <w:bodyDiv w:val="1"/>
      <w:marLeft w:val="0"/>
      <w:marRight w:val="0"/>
      <w:marTop w:val="0"/>
      <w:marBottom w:val="0"/>
      <w:divBdr>
        <w:top w:val="none" w:sz="0" w:space="0" w:color="auto"/>
        <w:left w:val="none" w:sz="0" w:space="0" w:color="auto"/>
        <w:bottom w:val="none" w:sz="0" w:space="0" w:color="auto"/>
        <w:right w:val="none" w:sz="0" w:space="0" w:color="auto"/>
      </w:divBdr>
    </w:div>
    <w:div w:id="1626305527">
      <w:bodyDiv w:val="1"/>
      <w:marLeft w:val="0"/>
      <w:marRight w:val="0"/>
      <w:marTop w:val="0"/>
      <w:marBottom w:val="0"/>
      <w:divBdr>
        <w:top w:val="none" w:sz="0" w:space="0" w:color="auto"/>
        <w:left w:val="none" w:sz="0" w:space="0" w:color="auto"/>
        <w:bottom w:val="none" w:sz="0" w:space="0" w:color="auto"/>
        <w:right w:val="none" w:sz="0" w:space="0" w:color="auto"/>
      </w:divBdr>
    </w:div>
    <w:div w:id="1627003681">
      <w:bodyDiv w:val="1"/>
      <w:marLeft w:val="0"/>
      <w:marRight w:val="0"/>
      <w:marTop w:val="0"/>
      <w:marBottom w:val="0"/>
      <w:divBdr>
        <w:top w:val="none" w:sz="0" w:space="0" w:color="auto"/>
        <w:left w:val="none" w:sz="0" w:space="0" w:color="auto"/>
        <w:bottom w:val="none" w:sz="0" w:space="0" w:color="auto"/>
        <w:right w:val="none" w:sz="0" w:space="0" w:color="auto"/>
      </w:divBdr>
    </w:div>
    <w:div w:id="1645112350">
      <w:bodyDiv w:val="1"/>
      <w:marLeft w:val="0"/>
      <w:marRight w:val="0"/>
      <w:marTop w:val="0"/>
      <w:marBottom w:val="0"/>
      <w:divBdr>
        <w:top w:val="none" w:sz="0" w:space="0" w:color="auto"/>
        <w:left w:val="none" w:sz="0" w:space="0" w:color="auto"/>
        <w:bottom w:val="none" w:sz="0" w:space="0" w:color="auto"/>
        <w:right w:val="none" w:sz="0" w:space="0" w:color="auto"/>
      </w:divBdr>
    </w:div>
    <w:div w:id="1654141044">
      <w:bodyDiv w:val="1"/>
      <w:marLeft w:val="0"/>
      <w:marRight w:val="0"/>
      <w:marTop w:val="0"/>
      <w:marBottom w:val="0"/>
      <w:divBdr>
        <w:top w:val="none" w:sz="0" w:space="0" w:color="auto"/>
        <w:left w:val="none" w:sz="0" w:space="0" w:color="auto"/>
        <w:bottom w:val="none" w:sz="0" w:space="0" w:color="auto"/>
        <w:right w:val="none" w:sz="0" w:space="0" w:color="auto"/>
      </w:divBdr>
    </w:div>
    <w:div w:id="1654334992">
      <w:bodyDiv w:val="1"/>
      <w:marLeft w:val="0"/>
      <w:marRight w:val="0"/>
      <w:marTop w:val="0"/>
      <w:marBottom w:val="0"/>
      <w:divBdr>
        <w:top w:val="none" w:sz="0" w:space="0" w:color="auto"/>
        <w:left w:val="none" w:sz="0" w:space="0" w:color="auto"/>
        <w:bottom w:val="none" w:sz="0" w:space="0" w:color="auto"/>
        <w:right w:val="none" w:sz="0" w:space="0" w:color="auto"/>
      </w:divBdr>
    </w:div>
    <w:div w:id="1662924268">
      <w:bodyDiv w:val="1"/>
      <w:marLeft w:val="0"/>
      <w:marRight w:val="0"/>
      <w:marTop w:val="0"/>
      <w:marBottom w:val="0"/>
      <w:divBdr>
        <w:top w:val="none" w:sz="0" w:space="0" w:color="auto"/>
        <w:left w:val="none" w:sz="0" w:space="0" w:color="auto"/>
        <w:bottom w:val="none" w:sz="0" w:space="0" w:color="auto"/>
        <w:right w:val="none" w:sz="0" w:space="0" w:color="auto"/>
      </w:divBdr>
    </w:div>
    <w:div w:id="1666081101">
      <w:bodyDiv w:val="1"/>
      <w:marLeft w:val="0"/>
      <w:marRight w:val="0"/>
      <w:marTop w:val="0"/>
      <w:marBottom w:val="0"/>
      <w:divBdr>
        <w:top w:val="none" w:sz="0" w:space="0" w:color="auto"/>
        <w:left w:val="none" w:sz="0" w:space="0" w:color="auto"/>
        <w:bottom w:val="none" w:sz="0" w:space="0" w:color="auto"/>
        <w:right w:val="none" w:sz="0" w:space="0" w:color="auto"/>
      </w:divBdr>
    </w:div>
    <w:div w:id="1667241912">
      <w:bodyDiv w:val="1"/>
      <w:marLeft w:val="0"/>
      <w:marRight w:val="0"/>
      <w:marTop w:val="0"/>
      <w:marBottom w:val="0"/>
      <w:divBdr>
        <w:top w:val="none" w:sz="0" w:space="0" w:color="auto"/>
        <w:left w:val="none" w:sz="0" w:space="0" w:color="auto"/>
        <w:bottom w:val="none" w:sz="0" w:space="0" w:color="auto"/>
        <w:right w:val="none" w:sz="0" w:space="0" w:color="auto"/>
      </w:divBdr>
    </w:div>
    <w:div w:id="1677270429">
      <w:bodyDiv w:val="1"/>
      <w:marLeft w:val="0"/>
      <w:marRight w:val="0"/>
      <w:marTop w:val="0"/>
      <w:marBottom w:val="0"/>
      <w:divBdr>
        <w:top w:val="none" w:sz="0" w:space="0" w:color="auto"/>
        <w:left w:val="none" w:sz="0" w:space="0" w:color="auto"/>
        <w:bottom w:val="none" w:sz="0" w:space="0" w:color="auto"/>
        <w:right w:val="none" w:sz="0" w:space="0" w:color="auto"/>
      </w:divBdr>
    </w:div>
    <w:div w:id="1681809609">
      <w:bodyDiv w:val="1"/>
      <w:marLeft w:val="0"/>
      <w:marRight w:val="0"/>
      <w:marTop w:val="0"/>
      <w:marBottom w:val="0"/>
      <w:divBdr>
        <w:top w:val="none" w:sz="0" w:space="0" w:color="auto"/>
        <w:left w:val="none" w:sz="0" w:space="0" w:color="auto"/>
        <w:bottom w:val="none" w:sz="0" w:space="0" w:color="auto"/>
        <w:right w:val="none" w:sz="0" w:space="0" w:color="auto"/>
      </w:divBdr>
    </w:div>
    <w:div w:id="1683583761">
      <w:bodyDiv w:val="1"/>
      <w:marLeft w:val="0"/>
      <w:marRight w:val="0"/>
      <w:marTop w:val="0"/>
      <w:marBottom w:val="0"/>
      <w:divBdr>
        <w:top w:val="none" w:sz="0" w:space="0" w:color="auto"/>
        <w:left w:val="none" w:sz="0" w:space="0" w:color="auto"/>
        <w:bottom w:val="none" w:sz="0" w:space="0" w:color="auto"/>
        <w:right w:val="none" w:sz="0" w:space="0" w:color="auto"/>
      </w:divBdr>
    </w:div>
    <w:div w:id="1683700080">
      <w:bodyDiv w:val="1"/>
      <w:marLeft w:val="0"/>
      <w:marRight w:val="0"/>
      <w:marTop w:val="0"/>
      <w:marBottom w:val="0"/>
      <w:divBdr>
        <w:top w:val="none" w:sz="0" w:space="0" w:color="auto"/>
        <w:left w:val="none" w:sz="0" w:space="0" w:color="auto"/>
        <w:bottom w:val="none" w:sz="0" w:space="0" w:color="auto"/>
        <w:right w:val="none" w:sz="0" w:space="0" w:color="auto"/>
      </w:divBdr>
    </w:div>
    <w:div w:id="1683823098">
      <w:bodyDiv w:val="1"/>
      <w:marLeft w:val="0"/>
      <w:marRight w:val="0"/>
      <w:marTop w:val="0"/>
      <w:marBottom w:val="0"/>
      <w:divBdr>
        <w:top w:val="none" w:sz="0" w:space="0" w:color="auto"/>
        <w:left w:val="none" w:sz="0" w:space="0" w:color="auto"/>
        <w:bottom w:val="none" w:sz="0" w:space="0" w:color="auto"/>
        <w:right w:val="none" w:sz="0" w:space="0" w:color="auto"/>
      </w:divBdr>
    </w:div>
    <w:div w:id="1688367662">
      <w:bodyDiv w:val="1"/>
      <w:marLeft w:val="0"/>
      <w:marRight w:val="0"/>
      <w:marTop w:val="0"/>
      <w:marBottom w:val="0"/>
      <w:divBdr>
        <w:top w:val="none" w:sz="0" w:space="0" w:color="auto"/>
        <w:left w:val="none" w:sz="0" w:space="0" w:color="auto"/>
        <w:bottom w:val="none" w:sz="0" w:space="0" w:color="auto"/>
        <w:right w:val="none" w:sz="0" w:space="0" w:color="auto"/>
      </w:divBdr>
    </w:div>
    <w:div w:id="1689792473">
      <w:bodyDiv w:val="1"/>
      <w:marLeft w:val="0"/>
      <w:marRight w:val="0"/>
      <w:marTop w:val="0"/>
      <w:marBottom w:val="0"/>
      <w:divBdr>
        <w:top w:val="none" w:sz="0" w:space="0" w:color="auto"/>
        <w:left w:val="none" w:sz="0" w:space="0" w:color="auto"/>
        <w:bottom w:val="none" w:sz="0" w:space="0" w:color="auto"/>
        <w:right w:val="none" w:sz="0" w:space="0" w:color="auto"/>
      </w:divBdr>
    </w:div>
    <w:div w:id="1696078416">
      <w:bodyDiv w:val="1"/>
      <w:marLeft w:val="0"/>
      <w:marRight w:val="0"/>
      <w:marTop w:val="0"/>
      <w:marBottom w:val="0"/>
      <w:divBdr>
        <w:top w:val="none" w:sz="0" w:space="0" w:color="auto"/>
        <w:left w:val="none" w:sz="0" w:space="0" w:color="auto"/>
        <w:bottom w:val="none" w:sz="0" w:space="0" w:color="auto"/>
        <w:right w:val="none" w:sz="0" w:space="0" w:color="auto"/>
      </w:divBdr>
    </w:div>
    <w:div w:id="1707676845">
      <w:bodyDiv w:val="1"/>
      <w:marLeft w:val="0"/>
      <w:marRight w:val="0"/>
      <w:marTop w:val="0"/>
      <w:marBottom w:val="0"/>
      <w:divBdr>
        <w:top w:val="none" w:sz="0" w:space="0" w:color="auto"/>
        <w:left w:val="none" w:sz="0" w:space="0" w:color="auto"/>
        <w:bottom w:val="none" w:sz="0" w:space="0" w:color="auto"/>
        <w:right w:val="none" w:sz="0" w:space="0" w:color="auto"/>
      </w:divBdr>
    </w:div>
    <w:div w:id="1710690576">
      <w:bodyDiv w:val="1"/>
      <w:marLeft w:val="0"/>
      <w:marRight w:val="0"/>
      <w:marTop w:val="0"/>
      <w:marBottom w:val="0"/>
      <w:divBdr>
        <w:top w:val="none" w:sz="0" w:space="0" w:color="auto"/>
        <w:left w:val="none" w:sz="0" w:space="0" w:color="auto"/>
        <w:bottom w:val="none" w:sz="0" w:space="0" w:color="auto"/>
        <w:right w:val="none" w:sz="0" w:space="0" w:color="auto"/>
      </w:divBdr>
    </w:div>
    <w:div w:id="1712605880">
      <w:bodyDiv w:val="1"/>
      <w:marLeft w:val="0"/>
      <w:marRight w:val="0"/>
      <w:marTop w:val="0"/>
      <w:marBottom w:val="0"/>
      <w:divBdr>
        <w:top w:val="none" w:sz="0" w:space="0" w:color="auto"/>
        <w:left w:val="none" w:sz="0" w:space="0" w:color="auto"/>
        <w:bottom w:val="none" w:sz="0" w:space="0" w:color="auto"/>
        <w:right w:val="none" w:sz="0" w:space="0" w:color="auto"/>
      </w:divBdr>
    </w:div>
    <w:div w:id="1714188008">
      <w:bodyDiv w:val="1"/>
      <w:marLeft w:val="0"/>
      <w:marRight w:val="0"/>
      <w:marTop w:val="0"/>
      <w:marBottom w:val="0"/>
      <w:divBdr>
        <w:top w:val="none" w:sz="0" w:space="0" w:color="auto"/>
        <w:left w:val="none" w:sz="0" w:space="0" w:color="auto"/>
        <w:bottom w:val="none" w:sz="0" w:space="0" w:color="auto"/>
        <w:right w:val="none" w:sz="0" w:space="0" w:color="auto"/>
      </w:divBdr>
      <w:divsChild>
        <w:div w:id="730738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096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58882">
      <w:bodyDiv w:val="1"/>
      <w:marLeft w:val="0"/>
      <w:marRight w:val="0"/>
      <w:marTop w:val="0"/>
      <w:marBottom w:val="0"/>
      <w:divBdr>
        <w:top w:val="none" w:sz="0" w:space="0" w:color="auto"/>
        <w:left w:val="none" w:sz="0" w:space="0" w:color="auto"/>
        <w:bottom w:val="none" w:sz="0" w:space="0" w:color="auto"/>
        <w:right w:val="none" w:sz="0" w:space="0" w:color="auto"/>
      </w:divBdr>
    </w:div>
    <w:div w:id="1735355393">
      <w:bodyDiv w:val="1"/>
      <w:marLeft w:val="0"/>
      <w:marRight w:val="0"/>
      <w:marTop w:val="0"/>
      <w:marBottom w:val="0"/>
      <w:divBdr>
        <w:top w:val="none" w:sz="0" w:space="0" w:color="auto"/>
        <w:left w:val="none" w:sz="0" w:space="0" w:color="auto"/>
        <w:bottom w:val="none" w:sz="0" w:space="0" w:color="auto"/>
        <w:right w:val="none" w:sz="0" w:space="0" w:color="auto"/>
      </w:divBdr>
    </w:div>
    <w:div w:id="1735883348">
      <w:bodyDiv w:val="1"/>
      <w:marLeft w:val="0"/>
      <w:marRight w:val="0"/>
      <w:marTop w:val="0"/>
      <w:marBottom w:val="0"/>
      <w:divBdr>
        <w:top w:val="none" w:sz="0" w:space="0" w:color="auto"/>
        <w:left w:val="none" w:sz="0" w:space="0" w:color="auto"/>
        <w:bottom w:val="none" w:sz="0" w:space="0" w:color="auto"/>
        <w:right w:val="none" w:sz="0" w:space="0" w:color="auto"/>
      </w:divBdr>
    </w:div>
    <w:div w:id="1754086048">
      <w:bodyDiv w:val="1"/>
      <w:marLeft w:val="0"/>
      <w:marRight w:val="0"/>
      <w:marTop w:val="0"/>
      <w:marBottom w:val="0"/>
      <w:divBdr>
        <w:top w:val="none" w:sz="0" w:space="0" w:color="auto"/>
        <w:left w:val="none" w:sz="0" w:space="0" w:color="auto"/>
        <w:bottom w:val="none" w:sz="0" w:space="0" w:color="auto"/>
        <w:right w:val="none" w:sz="0" w:space="0" w:color="auto"/>
      </w:divBdr>
    </w:div>
    <w:div w:id="1768304512">
      <w:bodyDiv w:val="1"/>
      <w:marLeft w:val="0"/>
      <w:marRight w:val="0"/>
      <w:marTop w:val="0"/>
      <w:marBottom w:val="0"/>
      <w:divBdr>
        <w:top w:val="none" w:sz="0" w:space="0" w:color="auto"/>
        <w:left w:val="none" w:sz="0" w:space="0" w:color="auto"/>
        <w:bottom w:val="none" w:sz="0" w:space="0" w:color="auto"/>
        <w:right w:val="none" w:sz="0" w:space="0" w:color="auto"/>
      </w:divBdr>
    </w:div>
    <w:div w:id="1773745836">
      <w:bodyDiv w:val="1"/>
      <w:marLeft w:val="0"/>
      <w:marRight w:val="0"/>
      <w:marTop w:val="0"/>
      <w:marBottom w:val="0"/>
      <w:divBdr>
        <w:top w:val="none" w:sz="0" w:space="0" w:color="auto"/>
        <w:left w:val="none" w:sz="0" w:space="0" w:color="auto"/>
        <w:bottom w:val="none" w:sz="0" w:space="0" w:color="auto"/>
        <w:right w:val="none" w:sz="0" w:space="0" w:color="auto"/>
      </w:divBdr>
    </w:div>
    <w:div w:id="1789426126">
      <w:bodyDiv w:val="1"/>
      <w:marLeft w:val="0"/>
      <w:marRight w:val="0"/>
      <w:marTop w:val="0"/>
      <w:marBottom w:val="0"/>
      <w:divBdr>
        <w:top w:val="none" w:sz="0" w:space="0" w:color="auto"/>
        <w:left w:val="none" w:sz="0" w:space="0" w:color="auto"/>
        <w:bottom w:val="none" w:sz="0" w:space="0" w:color="auto"/>
        <w:right w:val="none" w:sz="0" w:space="0" w:color="auto"/>
      </w:divBdr>
    </w:div>
    <w:div w:id="1790470587">
      <w:bodyDiv w:val="1"/>
      <w:marLeft w:val="0"/>
      <w:marRight w:val="0"/>
      <w:marTop w:val="0"/>
      <w:marBottom w:val="0"/>
      <w:divBdr>
        <w:top w:val="none" w:sz="0" w:space="0" w:color="auto"/>
        <w:left w:val="none" w:sz="0" w:space="0" w:color="auto"/>
        <w:bottom w:val="none" w:sz="0" w:space="0" w:color="auto"/>
        <w:right w:val="none" w:sz="0" w:space="0" w:color="auto"/>
      </w:divBdr>
      <w:divsChild>
        <w:div w:id="206263192">
          <w:marLeft w:val="0"/>
          <w:marRight w:val="0"/>
          <w:marTop w:val="0"/>
          <w:marBottom w:val="0"/>
          <w:divBdr>
            <w:top w:val="none" w:sz="0" w:space="0" w:color="auto"/>
            <w:left w:val="none" w:sz="0" w:space="0" w:color="auto"/>
            <w:bottom w:val="none" w:sz="0" w:space="0" w:color="auto"/>
            <w:right w:val="none" w:sz="0" w:space="0" w:color="auto"/>
          </w:divBdr>
        </w:div>
        <w:div w:id="532350868">
          <w:marLeft w:val="0"/>
          <w:marRight w:val="0"/>
          <w:marTop w:val="0"/>
          <w:marBottom w:val="0"/>
          <w:divBdr>
            <w:top w:val="none" w:sz="0" w:space="0" w:color="auto"/>
            <w:left w:val="none" w:sz="0" w:space="0" w:color="auto"/>
            <w:bottom w:val="none" w:sz="0" w:space="0" w:color="auto"/>
            <w:right w:val="none" w:sz="0" w:space="0" w:color="auto"/>
          </w:divBdr>
        </w:div>
        <w:div w:id="867833403">
          <w:marLeft w:val="0"/>
          <w:marRight w:val="0"/>
          <w:marTop w:val="0"/>
          <w:marBottom w:val="0"/>
          <w:divBdr>
            <w:top w:val="none" w:sz="0" w:space="0" w:color="auto"/>
            <w:left w:val="none" w:sz="0" w:space="0" w:color="auto"/>
            <w:bottom w:val="none" w:sz="0" w:space="0" w:color="auto"/>
            <w:right w:val="none" w:sz="0" w:space="0" w:color="auto"/>
          </w:divBdr>
        </w:div>
        <w:div w:id="1959293916">
          <w:marLeft w:val="0"/>
          <w:marRight w:val="0"/>
          <w:marTop w:val="0"/>
          <w:marBottom w:val="0"/>
          <w:divBdr>
            <w:top w:val="none" w:sz="0" w:space="0" w:color="auto"/>
            <w:left w:val="none" w:sz="0" w:space="0" w:color="auto"/>
            <w:bottom w:val="none" w:sz="0" w:space="0" w:color="auto"/>
            <w:right w:val="none" w:sz="0" w:space="0" w:color="auto"/>
          </w:divBdr>
        </w:div>
      </w:divsChild>
    </w:div>
    <w:div w:id="1797992076">
      <w:bodyDiv w:val="1"/>
      <w:marLeft w:val="0"/>
      <w:marRight w:val="0"/>
      <w:marTop w:val="0"/>
      <w:marBottom w:val="0"/>
      <w:divBdr>
        <w:top w:val="none" w:sz="0" w:space="0" w:color="auto"/>
        <w:left w:val="none" w:sz="0" w:space="0" w:color="auto"/>
        <w:bottom w:val="none" w:sz="0" w:space="0" w:color="auto"/>
        <w:right w:val="none" w:sz="0" w:space="0" w:color="auto"/>
      </w:divBdr>
    </w:div>
    <w:div w:id="1799447242">
      <w:bodyDiv w:val="1"/>
      <w:marLeft w:val="0"/>
      <w:marRight w:val="0"/>
      <w:marTop w:val="0"/>
      <w:marBottom w:val="0"/>
      <w:divBdr>
        <w:top w:val="none" w:sz="0" w:space="0" w:color="auto"/>
        <w:left w:val="none" w:sz="0" w:space="0" w:color="auto"/>
        <w:bottom w:val="none" w:sz="0" w:space="0" w:color="auto"/>
        <w:right w:val="none" w:sz="0" w:space="0" w:color="auto"/>
      </w:divBdr>
    </w:div>
    <w:div w:id="1819227639">
      <w:bodyDiv w:val="1"/>
      <w:marLeft w:val="0"/>
      <w:marRight w:val="0"/>
      <w:marTop w:val="0"/>
      <w:marBottom w:val="0"/>
      <w:divBdr>
        <w:top w:val="none" w:sz="0" w:space="0" w:color="auto"/>
        <w:left w:val="none" w:sz="0" w:space="0" w:color="auto"/>
        <w:bottom w:val="none" w:sz="0" w:space="0" w:color="auto"/>
        <w:right w:val="none" w:sz="0" w:space="0" w:color="auto"/>
      </w:divBdr>
    </w:div>
    <w:div w:id="1820075014">
      <w:bodyDiv w:val="1"/>
      <w:marLeft w:val="0"/>
      <w:marRight w:val="0"/>
      <w:marTop w:val="0"/>
      <w:marBottom w:val="0"/>
      <w:divBdr>
        <w:top w:val="none" w:sz="0" w:space="0" w:color="auto"/>
        <w:left w:val="none" w:sz="0" w:space="0" w:color="auto"/>
        <w:bottom w:val="none" w:sz="0" w:space="0" w:color="auto"/>
        <w:right w:val="none" w:sz="0" w:space="0" w:color="auto"/>
      </w:divBdr>
    </w:div>
    <w:div w:id="1820339684">
      <w:bodyDiv w:val="1"/>
      <w:marLeft w:val="0"/>
      <w:marRight w:val="0"/>
      <w:marTop w:val="0"/>
      <w:marBottom w:val="0"/>
      <w:divBdr>
        <w:top w:val="none" w:sz="0" w:space="0" w:color="auto"/>
        <w:left w:val="none" w:sz="0" w:space="0" w:color="auto"/>
        <w:bottom w:val="none" w:sz="0" w:space="0" w:color="auto"/>
        <w:right w:val="none" w:sz="0" w:space="0" w:color="auto"/>
      </w:divBdr>
    </w:div>
    <w:div w:id="1820801204">
      <w:bodyDiv w:val="1"/>
      <w:marLeft w:val="0"/>
      <w:marRight w:val="0"/>
      <w:marTop w:val="0"/>
      <w:marBottom w:val="0"/>
      <w:divBdr>
        <w:top w:val="none" w:sz="0" w:space="0" w:color="auto"/>
        <w:left w:val="none" w:sz="0" w:space="0" w:color="auto"/>
        <w:bottom w:val="none" w:sz="0" w:space="0" w:color="auto"/>
        <w:right w:val="none" w:sz="0" w:space="0" w:color="auto"/>
      </w:divBdr>
    </w:div>
    <w:div w:id="1820804409">
      <w:bodyDiv w:val="1"/>
      <w:marLeft w:val="0"/>
      <w:marRight w:val="0"/>
      <w:marTop w:val="0"/>
      <w:marBottom w:val="0"/>
      <w:divBdr>
        <w:top w:val="none" w:sz="0" w:space="0" w:color="auto"/>
        <w:left w:val="none" w:sz="0" w:space="0" w:color="auto"/>
        <w:bottom w:val="none" w:sz="0" w:space="0" w:color="auto"/>
        <w:right w:val="none" w:sz="0" w:space="0" w:color="auto"/>
      </w:divBdr>
    </w:div>
    <w:div w:id="1826773320">
      <w:bodyDiv w:val="1"/>
      <w:marLeft w:val="0"/>
      <w:marRight w:val="0"/>
      <w:marTop w:val="0"/>
      <w:marBottom w:val="0"/>
      <w:divBdr>
        <w:top w:val="none" w:sz="0" w:space="0" w:color="auto"/>
        <w:left w:val="none" w:sz="0" w:space="0" w:color="auto"/>
        <w:bottom w:val="none" w:sz="0" w:space="0" w:color="auto"/>
        <w:right w:val="none" w:sz="0" w:space="0" w:color="auto"/>
      </w:divBdr>
    </w:div>
    <w:div w:id="1835563286">
      <w:bodyDiv w:val="1"/>
      <w:marLeft w:val="0"/>
      <w:marRight w:val="0"/>
      <w:marTop w:val="0"/>
      <w:marBottom w:val="0"/>
      <w:divBdr>
        <w:top w:val="none" w:sz="0" w:space="0" w:color="auto"/>
        <w:left w:val="none" w:sz="0" w:space="0" w:color="auto"/>
        <w:bottom w:val="none" w:sz="0" w:space="0" w:color="auto"/>
        <w:right w:val="none" w:sz="0" w:space="0" w:color="auto"/>
      </w:divBdr>
    </w:div>
    <w:div w:id="1835796714">
      <w:bodyDiv w:val="1"/>
      <w:marLeft w:val="0"/>
      <w:marRight w:val="0"/>
      <w:marTop w:val="0"/>
      <w:marBottom w:val="0"/>
      <w:divBdr>
        <w:top w:val="none" w:sz="0" w:space="0" w:color="auto"/>
        <w:left w:val="none" w:sz="0" w:space="0" w:color="auto"/>
        <w:bottom w:val="none" w:sz="0" w:space="0" w:color="auto"/>
        <w:right w:val="none" w:sz="0" w:space="0" w:color="auto"/>
      </w:divBdr>
    </w:div>
    <w:div w:id="1836219242">
      <w:bodyDiv w:val="1"/>
      <w:marLeft w:val="0"/>
      <w:marRight w:val="0"/>
      <w:marTop w:val="0"/>
      <w:marBottom w:val="0"/>
      <w:divBdr>
        <w:top w:val="none" w:sz="0" w:space="0" w:color="auto"/>
        <w:left w:val="none" w:sz="0" w:space="0" w:color="auto"/>
        <w:bottom w:val="none" w:sz="0" w:space="0" w:color="auto"/>
        <w:right w:val="none" w:sz="0" w:space="0" w:color="auto"/>
      </w:divBdr>
    </w:div>
    <w:div w:id="1836921359">
      <w:bodyDiv w:val="1"/>
      <w:marLeft w:val="0"/>
      <w:marRight w:val="0"/>
      <w:marTop w:val="0"/>
      <w:marBottom w:val="0"/>
      <w:divBdr>
        <w:top w:val="none" w:sz="0" w:space="0" w:color="auto"/>
        <w:left w:val="none" w:sz="0" w:space="0" w:color="auto"/>
        <w:bottom w:val="none" w:sz="0" w:space="0" w:color="auto"/>
        <w:right w:val="none" w:sz="0" w:space="0" w:color="auto"/>
      </w:divBdr>
    </w:div>
    <w:div w:id="1837644617">
      <w:bodyDiv w:val="1"/>
      <w:marLeft w:val="0"/>
      <w:marRight w:val="0"/>
      <w:marTop w:val="0"/>
      <w:marBottom w:val="0"/>
      <w:divBdr>
        <w:top w:val="none" w:sz="0" w:space="0" w:color="auto"/>
        <w:left w:val="none" w:sz="0" w:space="0" w:color="auto"/>
        <w:bottom w:val="none" w:sz="0" w:space="0" w:color="auto"/>
        <w:right w:val="none" w:sz="0" w:space="0" w:color="auto"/>
      </w:divBdr>
    </w:div>
    <w:div w:id="1839346542">
      <w:bodyDiv w:val="1"/>
      <w:marLeft w:val="0"/>
      <w:marRight w:val="0"/>
      <w:marTop w:val="0"/>
      <w:marBottom w:val="0"/>
      <w:divBdr>
        <w:top w:val="none" w:sz="0" w:space="0" w:color="auto"/>
        <w:left w:val="none" w:sz="0" w:space="0" w:color="auto"/>
        <w:bottom w:val="none" w:sz="0" w:space="0" w:color="auto"/>
        <w:right w:val="none" w:sz="0" w:space="0" w:color="auto"/>
      </w:divBdr>
    </w:div>
    <w:div w:id="1852573621">
      <w:bodyDiv w:val="1"/>
      <w:marLeft w:val="0"/>
      <w:marRight w:val="0"/>
      <w:marTop w:val="0"/>
      <w:marBottom w:val="0"/>
      <w:divBdr>
        <w:top w:val="none" w:sz="0" w:space="0" w:color="auto"/>
        <w:left w:val="none" w:sz="0" w:space="0" w:color="auto"/>
        <w:bottom w:val="none" w:sz="0" w:space="0" w:color="auto"/>
        <w:right w:val="none" w:sz="0" w:space="0" w:color="auto"/>
      </w:divBdr>
    </w:div>
    <w:div w:id="1863088320">
      <w:bodyDiv w:val="1"/>
      <w:marLeft w:val="0"/>
      <w:marRight w:val="0"/>
      <w:marTop w:val="0"/>
      <w:marBottom w:val="0"/>
      <w:divBdr>
        <w:top w:val="none" w:sz="0" w:space="0" w:color="auto"/>
        <w:left w:val="none" w:sz="0" w:space="0" w:color="auto"/>
        <w:bottom w:val="none" w:sz="0" w:space="0" w:color="auto"/>
        <w:right w:val="none" w:sz="0" w:space="0" w:color="auto"/>
      </w:divBdr>
    </w:div>
    <w:div w:id="1878003264">
      <w:bodyDiv w:val="1"/>
      <w:marLeft w:val="0"/>
      <w:marRight w:val="0"/>
      <w:marTop w:val="0"/>
      <w:marBottom w:val="0"/>
      <w:divBdr>
        <w:top w:val="none" w:sz="0" w:space="0" w:color="auto"/>
        <w:left w:val="none" w:sz="0" w:space="0" w:color="auto"/>
        <w:bottom w:val="none" w:sz="0" w:space="0" w:color="auto"/>
        <w:right w:val="none" w:sz="0" w:space="0" w:color="auto"/>
      </w:divBdr>
    </w:div>
    <w:div w:id="1890527589">
      <w:bodyDiv w:val="1"/>
      <w:marLeft w:val="0"/>
      <w:marRight w:val="0"/>
      <w:marTop w:val="0"/>
      <w:marBottom w:val="0"/>
      <w:divBdr>
        <w:top w:val="none" w:sz="0" w:space="0" w:color="auto"/>
        <w:left w:val="none" w:sz="0" w:space="0" w:color="auto"/>
        <w:bottom w:val="none" w:sz="0" w:space="0" w:color="auto"/>
        <w:right w:val="none" w:sz="0" w:space="0" w:color="auto"/>
      </w:divBdr>
    </w:div>
    <w:div w:id="1892425011">
      <w:bodyDiv w:val="1"/>
      <w:marLeft w:val="0"/>
      <w:marRight w:val="0"/>
      <w:marTop w:val="0"/>
      <w:marBottom w:val="0"/>
      <w:divBdr>
        <w:top w:val="none" w:sz="0" w:space="0" w:color="auto"/>
        <w:left w:val="none" w:sz="0" w:space="0" w:color="auto"/>
        <w:bottom w:val="none" w:sz="0" w:space="0" w:color="auto"/>
        <w:right w:val="none" w:sz="0" w:space="0" w:color="auto"/>
      </w:divBdr>
    </w:div>
    <w:div w:id="1900364572">
      <w:bodyDiv w:val="1"/>
      <w:marLeft w:val="0"/>
      <w:marRight w:val="0"/>
      <w:marTop w:val="0"/>
      <w:marBottom w:val="0"/>
      <w:divBdr>
        <w:top w:val="none" w:sz="0" w:space="0" w:color="auto"/>
        <w:left w:val="none" w:sz="0" w:space="0" w:color="auto"/>
        <w:bottom w:val="none" w:sz="0" w:space="0" w:color="auto"/>
        <w:right w:val="none" w:sz="0" w:space="0" w:color="auto"/>
      </w:divBdr>
    </w:div>
    <w:div w:id="1902254293">
      <w:bodyDiv w:val="1"/>
      <w:marLeft w:val="0"/>
      <w:marRight w:val="0"/>
      <w:marTop w:val="0"/>
      <w:marBottom w:val="0"/>
      <w:divBdr>
        <w:top w:val="none" w:sz="0" w:space="0" w:color="auto"/>
        <w:left w:val="none" w:sz="0" w:space="0" w:color="auto"/>
        <w:bottom w:val="none" w:sz="0" w:space="0" w:color="auto"/>
        <w:right w:val="none" w:sz="0" w:space="0" w:color="auto"/>
      </w:divBdr>
    </w:div>
    <w:div w:id="1902866591">
      <w:bodyDiv w:val="1"/>
      <w:marLeft w:val="0"/>
      <w:marRight w:val="0"/>
      <w:marTop w:val="0"/>
      <w:marBottom w:val="0"/>
      <w:divBdr>
        <w:top w:val="none" w:sz="0" w:space="0" w:color="auto"/>
        <w:left w:val="none" w:sz="0" w:space="0" w:color="auto"/>
        <w:bottom w:val="none" w:sz="0" w:space="0" w:color="auto"/>
        <w:right w:val="none" w:sz="0" w:space="0" w:color="auto"/>
      </w:divBdr>
    </w:div>
    <w:div w:id="1912306956">
      <w:bodyDiv w:val="1"/>
      <w:marLeft w:val="0"/>
      <w:marRight w:val="0"/>
      <w:marTop w:val="0"/>
      <w:marBottom w:val="0"/>
      <w:divBdr>
        <w:top w:val="none" w:sz="0" w:space="0" w:color="auto"/>
        <w:left w:val="none" w:sz="0" w:space="0" w:color="auto"/>
        <w:bottom w:val="none" w:sz="0" w:space="0" w:color="auto"/>
        <w:right w:val="none" w:sz="0" w:space="0" w:color="auto"/>
      </w:divBdr>
    </w:div>
    <w:div w:id="1913200904">
      <w:bodyDiv w:val="1"/>
      <w:marLeft w:val="0"/>
      <w:marRight w:val="0"/>
      <w:marTop w:val="0"/>
      <w:marBottom w:val="0"/>
      <w:divBdr>
        <w:top w:val="none" w:sz="0" w:space="0" w:color="auto"/>
        <w:left w:val="none" w:sz="0" w:space="0" w:color="auto"/>
        <w:bottom w:val="none" w:sz="0" w:space="0" w:color="auto"/>
        <w:right w:val="none" w:sz="0" w:space="0" w:color="auto"/>
      </w:divBdr>
    </w:div>
    <w:div w:id="1928035043">
      <w:bodyDiv w:val="1"/>
      <w:marLeft w:val="0"/>
      <w:marRight w:val="0"/>
      <w:marTop w:val="0"/>
      <w:marBottom w:val="0"/>
      <w:divBdr>
        <w:top w:val="none" w:sz="0" w:space="0" w:color="auto"/>
        <w:left w:val="none" w:sz="0" w:space="0" w:color="auto"/>
        <w:bottom w:val="none" w:sz="0" w:space="0" w:color="auto"/>
        <w:right w:val="none" w:sz="0" w:space="0" w:color="auto"/>
      </w:divBdr>
    </w:div>
    <w:div w:id="1935745833">
      <w:bodyDiv w:val="1"/>
      <w:marLeft w:val="0"/>
      <w:marRight w:val="0"/>
      <w:marTop w:val="0"/>
      <w:marBottom w:val="0"/>
      <w:divBdr>
        <w:top w:val="none" w:sz="0" w:space="0" w:color="auto"/>
        <w:left w:val="none" w:sz="0" w:space="0" w:color="auto"/>
        <w:bottom w:val="none" w:sz="0" w:space="0" w:color="auto"/>
        <w:right w:val="none" w:sz="0" w:space="0" w:color="auto"/>
      </w:divBdr>
    </w:div>
    <w:div w:id="1957180603">
      <w:bodyDiv w:val="1"/>
      <w:marLeft w:val="0"/>
      <w:marRight w:val="0"/>
      <w:marTop w:val="0"/>
      <w:marBottom w:val="0"/>
      <w:divBdr>
        <w:top w:val="none" w:sz="0" w:space="0" w:color="auto"/>
        <w:left w:val="none" w:sz="0" w:space="0" w:color="auto"/>
        <w:bottom w:val="none" w:sz="0" w:space="0" w:color="auto"/>
        <w:right w:val="none" w:sz="0" w:space="0" w:color="auto"/>
      </w:divBdr>
    </w:div>
    <w:div w:id="1961034635">
      <w:bodyDiv w:val="1"/>
      <w:marLeft w:val="0"/>
      <w:marRight w:val="0"/>
      <w:marTop w:val="0"/>
      <w:marBottom w:val="0"/>
      <w:divBdr>
        <w:top w:val="none" w:sz="0" w:space="0" w:color="auto"/>
        <w:left w:val="none" w:sz="0" w:space="0" w:color="auto"/>
        <w:bottom w:val="none" w:sz="0" w:space="0" w:color="auto"/>
        <w:right w:val="none" w:sz="0" w:space="0" w:color="auto"/>
      </w:divBdr>
    </w:div>
    <w:div w:id="1969893340">
      <w:bodyDiv w:val="1"/>
      <w:marLeft w:val="0"/>
      <w:marRight w:val="0"/>
      <w:marTop w:val="0"/>
      <w:marBottom w:val="0"/>
      <w:divBdr>
        <w:top w:val="none" w:sz="0" w:space="0" w:color="auto"/>
        <w:left w:val="none" w:sz="0" w:space="0" w:color="auto"/>
        <w:bottom w:val="none" w:sz="0" w:space="0" w:color="auto"/>
        <w:right w:val="none" w:sz="0" w:space="0" w:color="auto"/>
      </w:divBdr>
    </w:div>
    <w:div w:id="1984310373">
      <w:bodyDiv w:val="1"/>
      <w:marLeft w:val="0"/>
      <w:marRight w:val="0"/>
      <w:marTop w:val="0"/>
      <w:marBottom w:val="0"/>
      <w:divBdr>
        <w:top w:val="none" w:sz="0" w:space="0" w:color="auto"/>
        <w:left w:val="none" w:sz="0" w:space="0" w:color="auto"/>
        <w:bottom w:val="none" w:sz="0" w:space="0" w:color="auto"/>
        <w:right w:val="none" w:sz="0" w:space="0" w:color="auto"/>
      </w:divBdr>
    </w:div>
    <w:div w:id="1989238905">
      <w:bodyDiv w:val="1"/>
      <w:marLeft w:val="0"/>
      <w:marRight w:val="0"/>
      <w:marTop w:val="0"/>
      <w:marBottom w:val="0"/>
      <w:divBdr>
        <w:top w:val="none" w:sz="0" w:space="0" w:color="auto"/>
        <w:left w:val="none" w:sz="0" w:space="0" w:color="auto"/>
        <w:bottom w:val="none" w:sz="0" w:space="0" w:color="auto"/>
        <w:right w:val="none" w:sz="0" w:space="0" w:color="auto"/>
      </w:divBdr>
    </w:div>
    <w:div w:id="1998263271">
      <w:bodyDiv w:val="1"/>
      <w:marLeft w:val="0"/>
      <w:marRight w:val="0"/>
      <w:marTop w:val="0"/>
      <w:marBottom w:val="0"/>
      <w:divBdr>
        <w:top w:val="none" w:sz="0" w:space="0" w:color="auto"/>
        <w:left w:val="none" w:sz="0" w:space="0" w:color="auto"/>
        <w:bottom w:val="none" w:sz="0" w:space="0" w:color="auto"/>
        <w:right w:val="none" w:sz="0" w:space="0" w:color="auto"/>
      </w:divBdr>
    </w:div>
    <w:div w:id="2001232729">
      <w:bodyDiv w:val="1"/>
      <w:marLeft w:val="0"/>
      <w:marRight w:val="0"/>
      <w:marTop w:val="0"/>
      <w:marBottom w:val="0"/>
      <w:divBdr>
        <w:top w:val="none" w:sz="0" w:space="0" w:color="auto"/>
        <w:left w:val="none" w:sz="0" w:space="0" w:color="auto"/>
        <w:bottom w:val="none" w:sz="0" w:space="0" w:color="auto"/>
        <w:right w:val="none" w:sz="0" w:space="0" w:color="auto"/>
      </w:divBdr>
    </w:div>
    <w:div w:id="2031446543">
      <w:bodyDiv w:val="1"/>
      <w:marLeft w:val="0"/>
      <w:marRight w:val="0"/>
      <w:marTop w:val="0"/>
      <w:marBottom w:val="0"/>
      <w:divBdr>
        <w:top w:val="none" w:sz="0" w:space="0" w:color="auto"/>
        <w:left w:val="none" w:sz="0" w:space="0" w:color="auto"/>
        <w:bottom w:val="none" w:sz="0" w:space="0" w:color="auto"/>
        <w:right w:val="none" w:sz="0" w:space="0" w:color="auto"/>
      </w:divBdr>
    </w:div>
    <w:div w:id="2055808903">
      <w:bodyDiv w:val="1"/>
      <w:marLeft w:val="0"/>
      <w:marRight w:val="0"/>
      <w:marTop w:val="0"/>
      <w:marBottom w:val="0"/>
      <w:divBdr>
        <w:top w:val="none" w:sz="0" w:space="0" w:color="auto"/>
        <w:left w:val="none" w:sz="0" w:space="0" w:color="auto"/>
        <w:bottom w:val="none" w:sz="0" w:space="0" w:color="auto"/>
        <w:right w:val="none" w:sz="0" w:space="0" w:color="auto"/>
      </w:divBdr>
    </w:div>
    <w:div w:id="2058240472">
      <w:bodyDiv w:val="1"/>
      <w:marLeft w:val="0"/>
      <w:marRight w:val="0"/>
      <w:marTop w:val="0"/>
      <w:marBottom w:val="0"/>
      <w:divBdr>
        <w:top w:val="none" w:sz="0" w:space="0" w:color="auto"/>
        <w:left w:val="none" w:sz="0" w:space="0" w:color="auto"/>
        <w:bottom w:val="none" w:sz="0" w:space="0" w:color="auto"/>
        <w:right w:val="none" w:sz="0" w:space="0" w:color="auto"/>
      </w:divBdr>
    </w:div>
    <w:div w:id="2064936655">
      <w:bodyDiv w:val="1"/>
      <w:marLeft w:val="0"/>
      <w:marRight w:val="0"/>
      <w:marTop w:val="0"/>
      <w:marBottom w:val="0"/>
      <w:divBdr>
        <w:top w:val="none" w:sz="0" w:space="0" w:color="auto"/>
        <w:left w:val="none" w:sz="0" w:space="0" w:color="auto"/>
        <w:bottom w:val="none" w:sz="0" w:space="0" w:color="auto"/>
        <w:right w:val="none" w:sz="0" w:space="0" w:color="auto"/>
      </w:divBdr>
      <w:divsChild>
        <w:div w:id="1582368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688309">
      <w:bodyDiv w:val="1"/>
      <w:marLeft w:val="0"/>
      <w:marRight w:val="0"/>
      <w:marTop w:val="0"/>
      <w:marBottom w:val="0"/>
      <w:divBdr>
        <w:top w:val="none" w:sz="0" w:space="0" w:color="auto"/>
        <w:left w:val="none" w:sz="0" w:space="0" w:color="auto"/>
        <w:bottom w:val="none" w:sz="0" w:space="0" w:color="auto"/>
        <w:right w:val="none" w:sz="0" w:space="0" w:color="auto"/>
      </w:divBdr>
    </w:div>
    <w:div w:id="2078357308">
      <w:bodyDiv w:val="1"/>
      <w:marLeft w:val="0"/>
      <w:marRight w:val="0"/>
      <w:marTop w:val="0"/>
      <w:marBottom w:val="0"/>
      <w:divBdr>
        <w:top w:val="none" w:sz="0" w:space="0" w:color="auto"/>
        <w:left w:val="none" w:sz="0" w:space="0" w:color="auto"/>
        <w:bottom w:val="none" w:sz="0" w:space="0" w:color="auto"/>
        <w:right w:val="none" w:sz="0" w:space="0" w:color="auto"/>
      </w:divBdr>
    </w:div>
    <w:div w:id="2084795045">
      <w:bodyDiv w:val="1"/>
      <w:marLeft w:val="0"/>
      <w:marRight w:val="0"/>
      <w:marTop w:val="0"/>
      <w:marBottom w:val="0"/>
      <w:divBdr>
        <w:top w:val="none" w:sz="0" w:space="0" w:color="auto"/>
        <w:left w:val="none" w:sz="0" w:space="0" w:color="auto"/>
        <w:bottom w:val="none" w:sz="0" w:space="0" w:color="auto"/>
        <w:right w:val="none" w:sz="0" w:space="0" w:color="auto"/>
      </w:divBdr>
    </w:div>
    <w:div w:id="2089495787">
      <w:bodyDiv w:val="1"/>
      <w:marLeft w:val="0"/>
      <w:marRight w:val="0"/>
      <w:marTop w:val="0"/>
      <w:marBottom w:val="0"/>
      <w:divBdr>
        <w:top w:val="none" w:sz="0" w:space="0" w:color="auto"/>
        <w:left w:val="none" w:sz="0" w:space="0" w:color="auto"/>
        <w:bottom w:val="none" w:sz="0" w:space="0" w:color="auto"/>
        <w:right w:val="none" w:sz="0" w:space="0" w:color="auto"/>
      </w:divBdr>
    </w:div>
    <w:div w:id="2094547266">
      <w:bodyDiv w:val="1"/>
      <w:marLeft w:val="0"/>
      <w:marRight w:val="0"/>
      <w:marTop w:val="0"/>
      <w:marBottom w:val="0"/>
      <w:divBdr>
        <w:top w:val="none" w:sz="0" w:space="0" w:color="auto"/>
        <w:left w:val="none" w:sz="0" w:space="0" w:color="auto"/>
        <w:bottom w:val="none" w:sz="0" w:space="0" w:color="auto"/>
        <w:right w:val="none" w:sz="0" w:space="0" w:color="auto"/>
      </w:divBdr>
    </w:div>
    <w:div w:id="2094622513">
      <w:bodyDiv w:val="1"/>
      <w:marLeft w:val="0"/>
      <w:marRight w:val="0"/>
      <w:marTop w:val="0"/>
      <w:marBottom w:val="0"/>
      <w:divBdr>
        <w:top w:val="none" w:sz="0" w:space="0" w:color="auto"/>
        <w:left w:val="none" w:sz="0" w:space="0" w:color="auto"/>
        <w:bottom w:val="none" w:sz="0" w:space="0" w:color="auto"/>
        <w:right w:val="none" w:sz="0" w:space="0" w:color="auto"/>
      </w:divBdr>
    </w:div>
    <w:div w:id="2100985648">
      <w:bodyDiv w:val="1"/>
      <w:marLeft w:val="0"/>
      <w:marRight w:val="0"/>
      <w:marTop w:val="0"/>
      <w:marBottom w:val="0"/>
      <w:divBdr>
        <w:top w:val="none" w:sz="0" w:space="0" w:color="auto"/>
        <w:left w:val="none" w:sz="0" w:space="0" w:color="auto"/>
        <w:bottom w:val="none" w:sz="0" w:space="0" w:color="auto"/>
        <w:right w:val="none" w:sz="0" w:space="0" w:color="auto"/>
      </w:divBdr>
    </w:div>
    <w:div w:id="2104259700">
      <w:bodyDiv w:val="1"/>
      <w:marLeft w:val="0"/>
      <w:marRight w:val="0"/>
      <w:marTop w:val="0"/>
      <w:marBottom w:val="0"/>
      <w:divBdr>
        <w:top w:val="none" w:sz="0" w:space="0" w:color="auto"/>
        <w:left w:val="none" w:sz="0" w:space="0" w:color="auto"/>
        <w:bottom w:val="none" w:sz="0" w:space="0" w:color="auto"/>
        <w:right w:val="none" w:sz="0" w:space="0" w:color="auto"/>
      </w:divBdr>
    </w:div>
    <w:div w:id="2113817981">
      <w:bodyDiv w:val="1"/>
      <w:marLeft w:val="0"/>
      <w:marRight w:val="0"/>
      <w:marTop w:val="0"/>
      <w:marBottom w:val="0"/>
      <w:divBdr>
        <w:top w:val="none" w:sz="0" w:space="0" w:color="auto"/>
        <w:left w:val="none" w:sz="0" w:space="0" w:color="auto"/>
        <w:bottom w:val="none" w:sz="0" w:space="0" w:color="auto"/>
        <w:right w:val="none" w:sz="0" w:space="0" w:color="auto"/>
      </w:divBdr>
    </w:div>
    <w:div w:id="2117098634">
      <w:bodyDiv w:val="1"/>
      <w:marLeft w:val="0"/>
      <w:marRight w:val="0"/>
      <w:marTop w:val="0"/>
      <w:marBottom w:val="0"/>
      <w:divBdr>
        <w:top w:val="none" w:sz="0" w:space="0" w:color="auto"/>
        <w:left w:val="none" w:sz="0" w:space="0" w:color="auto"/>
        <w:bottom w:val="none" w:sz="0" w:space="0" w:color="auto"/>
        <w:right w:val="none" w:sz="0" w:space="0" w:color="auto"/>
      </w:divBdr>
    </w:div>
    <w:div w:id="2122410179">
      <w:bodyDiv w:val="1"/>
      <w:marLeft w:val="0"/>
      <w:marRight w:val="0"/>
      <w:marTop w:val="0"/>
      <w:marBottom w:val="0"/>
      <w:divBdr>
        <w:top w:val="none" w:sz="0" w:space="0" w:color="auto"/>
        <w:left w:val="none" w:sz="0" w:space="0" w:color="auto"/>
        <w:bottom w:val="none" w:sz="0" w:space="0" w:color="auto"/>
        <w:right w:val="none" w:sz="0" w:space="0" w:color="auto"/>
      </w:divBdr>
    </w:div>
    <w:div w:id="2127238758">
      <w:bodyDiv w:val="1"/>
      <w:marLeft w:val="0"/>
      <w:marRight w:val="0"/>
      <w:marTop w:val="0"/>
      <w:marBottom w:val="0"/>
      <w:divBdr>
        <w:top w:val="none" w:sz="0" w:space="0" w:color="auto"/>
        <w:left w:val="none" w:sz="0" w:space="0" w:color="auto"/>
        <w:bottom w:val="none" w:sz="0" w:space="0" w:color="auto"/>
        <w:right w:val="none" w:sz="0" w:space="0" w:color="auto"/>
      </w:divBdr>
    </w:div>
    <w:div w:id="2131587818">
      <w:bodyDiv w:val="1"/>
      <w:marLeft w:val="0"/>
      <w:marRight w:val="0"/>
      <w:marTop w:val="0"/>
      <w:marBottom w:val="0"/>
      <w:divBdr>
        <w:top w:val="none" w:sz="0" w:space="0" w:color="auto"/>
        <w:left w:val="none" w:sz="0" w:space="0" w:color="auto"/>
        <w:bottom w:val="none" w:sz="0" w:space="0" w:color="auto"/>
        <w:right w:val="none" w:sz="0" w:space="0" w:color="auto"/>
      </w:divBdr>
      <w:divsChild>
        <w:div w:id="2321215">
          <w:blockQuote w:val="1"/>
          <w:marLeft w:val="720"/>
          <w:marRight w:val="720"/>
          <w:marTop w:val="100"/>
          <w:marBottom w:val="100"/>
          <w:divBdr>
            <w:top w:val="none" w:sz="0" w:space="0" w:color="auto"/>
            <w:left w:val="none" w:sz="0" w:space="0" w:color="auto"/>
            <w:bottom w:val="none" w:sz="0" w:space="0" w:color="auto"/>
            <w:right w:val="none" w:sz="0" w:space="0" w:color="auto"/>
          </w:divBdr>
        </w:div>
        <w:div w:id="911814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811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786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42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Valentin.MAURO@praemiareim.com"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Rodrigue.FOURNIER@praemiareim.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alicia.lucidi@praemiareim.com"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2.xml"/><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A836411F9962F40BB32EE64AD50EC69" ma:contentTypeVersion="3" ma:contentTypeDescription="Create a new document." ma:contentTypeScope="" ma:versionID="3b749703d869f1e340c62faf0a6ecf82">
  <xsd:schema xmlns:xsd="http://www.w3.org/2001/XMLSchema" xmlns:xs="http://www.w3.org/2001/XMLSchema" xmlns:p="http://schemas.microsoft.com/office/2006/metadata/properties" xmlns:ns2="a19c8144-efd9-4709-bfe2-41a5ddec7fc0" targetNamespace="http://schemas.microsoft.com/office/2006/metadata/properties" ma:root="true" ma:fieldsID="16aeb89aa1e3b1805468ea0c103113de" ns2:_="">
    <xsd:import namespace="a19c8144-efd9-4709-bfe2-41a5ddec7f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c8144-efd9-4709-bfe2-41a5ddec7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5B85B-6784-4C89-B0AB-2DD62F0A3F16}">
  <ds:schemaRefs>
    <ds:schemaRef ds:uri="http://schemas.openxmlformats.org/officeDocument/2006/bibliography"/>
  </ds:schemaRefs>
</ds:datastoreItem>
</file>

<file path=customXml/itemProps2.xml><?xml version="1.0" encoding="utf-8"?>
<ds:datastoreItem xmlns:ds="http://schemas.openxmlformats.org/officeDocument/2006/customXml" ds:itemID="{F806A360-9339-4553-865F-2E0C2498B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9c8144-efd9-4709-bfe2-41a5ddec7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37C4B1-5F87-4929-9CF8-40A39C4199C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51F78F3-60F0-48E0-8100-8ACC22EE7BFB}">
  <ds:schemaRefs>
    <ds:schemaRef ds:uri="http://schemas.microsoft.com/sharepoint/v3/contenttype/forms"/>
  </ds:schemaRefs>
</ds:datastoreItem>
</file>

<file path=docMetadata/LabelInfo.xml><?xml version="1.0" encoding="utf-8"?>
<clbl:labelList xmlns:clbl="http://schemas.microsoft.com/office/2020/mipLabelMetadata">
  <clbl:label id="{defa4170-0d19-0005-0004-bc88714345d2}" enabled="1" method="Standard" siteId="{6b143e3c-402b-41a8-b216-eb1ea263e896}" contentBits="0" removed="0"/>
</clbl:labelList>
</file>

<file path=docProps/app.xml><?xml version="1.0" encoding="utf-8"?>
<Properties xmlns="http://schemas.openxmlformats.org/officeDocument/2006/extended-properties" xmlns:vt="http://schemas.openxmlformats.org/officeDocument/2006/docPropsVTypes">
  <Template>Normal.dotm</Template>
  <TotalTime>27115</TotalTime>
  <Pages>69</Pages>
  <Words>24736</Words>
  <Characters>151386</Characters>
  <Application>Microsoft Office Word</Application>
  <DocSecurity>0</DocSecurity>
  <Lines>4091</Lines>
  <Paragraphs>2121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174001</CharactersWithSpaces>
  <SharedDoc>false</SharedDoc>
  <HLinks>
    <vt:vector size="192" baseType="variant">
      <vt:variant>
        <vt:i4>2490453</vt:i4>
      </vt:variant>
      <vt:variant>
        <vt:i4>183</vt:i4>
      </vt:variant>
      <vt:variant>
        <vt:i4>0</vt:i4>
      </vt:variant>
      <vt:variant>
        <vt:i4>5</vt:i4>
      </vt:variant>
      <vt:variant>
        <vt:lpwstr>mailto:Valentin.MAURO@praemiareim.com</vt:lpwstr>
      </vt:variant>
      <vt:variant>
        <vt:lpwstr/>
      </vt:variant>
      <vt:variant>
        <vt:i4>5963817</vt:i4>
      </vt:variant>
      <vt:variant>
        <vt:i4>180</vt:i4>
      </vt:variant>
      <vt:variant>
        <vt:i4>0</vt:i4>
      </vt:variant>
      <vt:variant>
        <vt:i4>5</vt:i4>
      </vt:variant>
      <vt:variant>
        <vt:lpwstr>mailto:Rodrigue.FOURNIER@praemiareim.com</vt:lpwstr>
      </vt:variant>
      <vt:variant>
        <vt:lpwstr/>
      </vt:variant>
      <vt:variant>
        <vt:i4>4390955</vt:i4>
      </vt:variant>
      <vt:variant>
        <vt:i4>177</vt:i4>
      </vt:variant>
      <vt:variant>
        <vt:i4>0</vt:i4>
      </vt:variant>
      <vt:variant>
        <vt:i4>5</vt:i4>
      </vt:variant>
      <vt:variant>
        <vt:lpwstr>mailto:alicia.lucidi@praemiareim.com</vt:lpwstr>
      </vt:variant>
      <vt:variant>
        <vt:lpwstr/>
      </vt:variant>
      <vt:variant>
        <vt:i4>1900598</vt:i4>
      </vt:variant>
      <vt:variant>
        <vt:i4>170</vt:i4>
      </vt:variant>
      <vt:variant>
        <vt:i4>0</vt:i4>
      </vt:variant>
      <vt:variant>
        <vt:i4>5</vt:i4>
      </vt:variant>
      <vt:variant>
        <vt:lpwstr/>
      </vt:variant>
      <vt:variant>
        <vt:lpwstr>_Toc212800637</vt:lpwstr>
      </vt:variant>
      <vt:variant>
        <vt:i4>1900598</vt:i4>
      </vt:variant>
      <vt:variant>
        <vt:i4>164</vt:i4>
      </vt:variant>
      <vt:variant>
        <vt:i4>0</vt:i4>
      </vt:variant>
      <vt:variant>
        <vt:i4>5</vt:i4>
      </vt:variant>
      <vt:variant>
        <vt:lpwstr/>
      </vt:variant>
      <vt:variant>
        <vt:lpwstr>_Toc212800636</vt:lpwstr>
      </vt:variant>
      <vt:variant>
        <vt:i4>1900598</vt:i4>
      </vt:variant>
      <vt:variant>
        <vt:i4>158</vt:i4>
      </vt:variant>
      <vt:variant>
        <vt:i4>0</vt:i4>
      </vt:variant>
      <vt:variant>
        <vt:i4>5</vt:i4>
      </vt:variant>
      <vt:variant>
        <vt:lpwstr/>
      </vt:variant>
      <vt:variant>
        <vt:lpwstr>_Toc212800635</vt:lpwstr>
      </vt:variant>
      <vt:variant>
        <vt:i4>1900598</vt:i4>
      </vt:variant>
      <vt:variant>
        <vt:i4>152</vt:i4>
      </vt:variant>
      <vt:variant>
        <vt:i4>0</vt:i4>
      </vt:variant>
      <vt:variant>
        <vt:i4>5</vt:i4>
      </vt:variant>
      <vt:variant>
        <vt:lpwstr/>
      </vt:variant>
      <vt:variant>
        <vt:lpwstr>_Toc212800634</vt:lpwstr>
      </vt:variant>
      <vt:variant>
        <vt:i4>1900598</vt:i4>
      </vt:variant>
      <vt:variant>
        <vt:i4>146</vt:i4>
      </vt:variant>
      <vt:variant>
        <vt:i4>0</vt:i4>
      </vt:variant>
      <vt:variant>
        <vt:i4>5</vt:i4>
      </vt:variant>
      <vt:variant>
        <vt:lpwstr/>
      </vt:variant>
      <vt:variant>
        <vt:lpwstr>_Toc212800633</vt:lpwstr>
      </vt:variant>
      <vt:variant>
        <vt:i4>1900598</vt:i4>
      </vt:variant>
      <vt:variant>
        <vt:i4>140</vt:i4>
      </vt:variant>
      <vt:variant>
        <vt:i4>0</vt:i4>
      </vt:variant>
      <vt:variant>
        <vt:i4>5</vt:i4>
      </vt:variant>
      <vt:variant>
        <vt:lpwstr/>
      </vt:variant>
      <vt:variant>
        <vt:lpwstr>_Toc212800632</vt:lpwstr>
      </vt:variant>
      <vt:variant>
        <vt:i4>1900598</vt:i4>
      </vt:variant>
      <vt:variant>
        <vt:i4>134</vt:i4>
      </vt:variant>
      <vt:variant>
        <vt:i4>0</vt:i4>
      </vt:variant>
      <vt:variant>
        <vt:i4>5</vt:i4>
      </vt:variant>
      <vt:variant>
        <vt:lpwstr/>
      </vt:variant>
      <vt:variant>
        <vt:lpwstr>_Toc212800631</vt:lpwstr>
      </vt:variant>
      <vt:variant>
        <vt:i4>1900598</vt:i4>
      </vt:variant>
      <vt:variant>
        <vt:i4>128</vt:i4>
      </vt:variant>
      <vt:variant>
        <vt:i4>0</vt:i4>
      </vt:variant>
      <vt:variant>
        <vt:i4>5</vt:i4>
      </vt:variant>
      <vt:variant>
        <vt:lpwstr/>
      </vt:variant>
      <vt:variant>
        <vt:lpwstr>_Toc212800630</vt:lpwstr>
      </vt:variant>
      <vt:variant>
        <vt:i4>1835062</vt:i4>
      </vt:variant>
      <vt:variant>
        <vt:i4>122</vt:i4>
      </vt:variant>
      <vt:variant>
        <vt:i4>0</vt:i4>
      </vt:variant>
      <vt:variant>
        <vt:i4>5</vt:i4>
      </vt:variant>
      <vt:variant>
        <vt:lpwstr/>
      </vt:variant>
      <vt:variant>
        <vt:lpwstr>_Toc212800629</vt:lpwstr>
      </vt:variant>
      <vt:variant>
        <vt:i4>1835062</vt:i4>
      </vt:variant>
      <vt:variant>
        <vt:i4>116</vt:i4>
      </vt:variant>
      <vt:variant>
        <vt:i4>0</vt:i4>
      </vt:variant>
      <vt:variant>
        <vt:i4>5</vt:i4>
      </vt:variant>
      <vt:variant>
        <vt:lpwstr/>
      </vt:variant>
      <vt:variant>
        <vt:lpwstr>_Toc212800628</vt:lpwstr>
      </vt:variant>
      <vt:variant>
        <vt:i4>1835062</vt:i4>
      </vt:variant>
      <vt:variant>
        <vt:i4>110</vt:i4>
      </vt:variant>
      <vt:variant>
        <vt:i4>0</vt:i4>
      </vt:variant>
      <vt:variant>
        <vt:i4>5</vt:i4>
      </vt:variant>
      <vt:variant>
        <vt:lpwstr/>
      </vt:variant>
      <vt:variant>
        <vt:lpwstr>_Toc212800627</vt:lpwstr>
      </vt:variant>
      <vt:variant>
        <vt:i4>1835062</vt:i4>
      </vt:variant>
      <vt:variant>
        <vt:i4>104</vt:i4>
      </vt:variant>
      <vt:variant>
        <vt:i4>0</vt:i4>
      </vt:variant>
      <vt:variant>
        <vt:i4>5</vt:i4>
      </vt:variant>
      <vt:variant>
        <vt:lpwstr/>
      </vt:variant>
      <vt:variant>
        <vt:lpwstr>_Toc212800626</vt:lpwstr>
      </vt:variant>
      <vt:variant>
        <vt:i4>1835062</vt:i4>
      </vt:variant>
      <vt:variant>
        <vt:i4>98</vt:i4>
      </vt:variant>
      <vt:variant>
        <vt:i4>0</vt:i4>
      </vt:variant>
      <vt:variant>
        <vt:i4>5</vt:i4>
      </vt:variant>
      <vt:variant>
        <vt:lpwstr/>
      </vt:variant>
      <vt:variant>
        <vt:lpwstr>_Toc212800625</vt:lpwstr>
      </vt:variant>
      <vt:variant>
        <vt:i4>1835062</vt:i4>
      </vt:variant>
      <vt:variant>
        <vt:i4>92</vt:i4>
      </vt:variant>
      <vt:variant>
        <vt:i4>0</vt:i4>
      </vt:variant>
      <vt:variant>
        <vt:i4>5</vt:i4>
      </vt:variant>
      <vt:variant>
        <vt:lpwstr/>
      </vt:variant>
      <vt:variant>
        <vt:lpwstr>_Toc212800624</vt:lpwstr>
      </vt:variant>
      <vt:variant>
        <vt:i4>1835062</vt:i4>
      </vt:variant>
      <vt:variant>
        <vt:i4>86</vt:i4>
      </vt:variant>
      <vt:variant>
        <vt:i4>0</vt:i4>
      </vt:variant>
      <vt:variant>
        <vt:i4>5</vt:i4>
      </vt:variant>
      <vt:variant>
        <vt:lpwstr/>
      </vt:variant>
      <vt:variant>
        <vt:lpwstr>_Toc212800623</vt:lpwstr>
      </vt:variant>
      <vt:variant>
        <vt:i4>1835062</vt:i4>
      </vt:variant>
      <vt:variant>
        <vt:i4>80</vt:i4>
      </vt:variant>
      <vt:variant>
        <vt:i4>0</vt:i4>
      </vt:variant>
      <vt:variant>
        <vt:i4>5</vt:i4>
      </vt:variant>
      <vt:variant>
        <vt:lpwstr/>
      </vt:variant>
      <vt:variant>
        <vt:lpwstr>_Toc212800622</vt:lpwstr>
      </vt:variant>
      <vt:variant>
        <vt:i4>1835062</vt:i4>
      </vt:variant>
      <vt:variant>
        <vt:i4>74</vt:i4>
      </vt:variant>
      <vt:variant>
        <vt:i4>0</vt:i4>
      </vt:variant>
      <vt:variant>
        <vt:i4>5</vt:i4>
      </vt:variant>
      <vt:variant>
        <vt:lpwstr/>
      </vt:variant>
      <vt:variant>
        <vt:lpwstr>_Toc212800621</vt:lpwstr>
      </vt:variant>
      <vt:variant>
        <vt:i4>1835062</vt:i4>
      </vt:variant>
      <vt:variant>
        <vt:i4>68</vt:i4>
      </vt:variant>
      <vt:variant>
        <vt:i4>0</vt:i4>
      </vt:variant>
      <vt:variant>
        <vt:i4>5</vt:i4>
      </vt:variant>
      <vt:variant>
        <vt:lpwstr/>
      </vt:variant>
      <vt:variant>
        <vt:lpwstr>_Toc212800620</vt:lpwstr>
      </vt:variant>
      <vt:variant>
        <vt:i4>2031670</vt:i4>
      </vt:variant>
      <vt:variant>
        <vt:i4>62</vt:i4>
      </vt:variant>
      <vt:variant>
        <vt:i4>0</vt:i4>
      </vt:variant>
      <vt:variant>
        <vt:i4>5</vt:i4>
      </vt:variant>
      <vt:variant>
        <vt:lpwstr/>
      </vt:variant>
      <vt:variant>
        <vt:lpwstr>_Toc212800619</vt:lpwstr>
      </vt:variant>
      <vt:variant>
        <vt:i4>2031670</vt:i4>
      </vt:variant>
      <vt:variant>
        <vt:i4>56</vt:i4>
      </vt:variant>
      <vt:variant>
        <vt:i4>0</vt:i4>
      </vt:variant>
      <vt:variant>
        <vt:i4>5</vt:i4>
      </vt:variant>
      <vt:variant>
        <vt:lpwstr/>
      </vt:variant>
      <vt:variant>
        <vt:lpwstr>_Toc212800618</vt:lpwstr>
      </vt:variant>
      <vt:variant>
        <vt:i4>2031670</vt:i4>
      </vt:variant>
      <vt:variant>
        <vt:i4>50</vt:i4>
      </vt:variant>
      <vt:variant>
        <vt:i4>0</vt:i4>
      </vt:variant>
      <vt:variant>
        <vt:i4>5</vt:i4>
      </vt:variant>
      <vt:variant>
        <vt:lpwstr/>
      </vt:variant>
      <vt:variant>
        <vt:lpwstr>_Toc212800617</vt:lpwstr>
      </vt:variant>
      <vt:variant>
        <vt:i4>2031670</vt:i4>
      </vt:variant>
      <vt:variant>
        <vt:i4>44</vt:i4>
      </vt:variant>
      <vt:variant>
        <vt:i4>0</vt:i4>
      </vt:variant>
      <vt:variant>
        <vt:i4>5</vt:i4>
      </vt:variant>
      <vt:variant>
        <vt:lpwstr/>
      </vt:variant>
      <vt:variant>
        <vt:lpwstr>_Toc212800616</vt:lpwstr>
      </vt:variant>
      <vt:variant>
        <vt:i4>2031670</vt:i4>
      </vt:variant>
      <vt:variant>
        <vt:i4>38</vt:i4>
      </vt:variant>
      <vt:variant>
        <vt:i4>0</vt:i4>
      </vt:variant>
      <vt:variant>
        <vt:i4>5</vt:i4>
      </vt:variant>
      <vt:variant>
        <vt:lpwstr/>
      </vt:variant>
      <vt:variant>
        <vt:lpwstr>_Toc212800615</vt:lpwstr>
      </vt:variant>
      <vt:variant>
        <vt:i4>2031670</vt:i4>
      </vt:variant>
      <vt:variant>
        <vt:i4>32</vt:i4>
      </vt:variant>
      <vt:variant>
        <vt:i4>0</vt:i4>
      </vt:variant>
      <vt:variant>
        <vt:i4>5</vt:i4>
      </vt:variant>
      <vt:variant>
        <vt:lpwstr/>
      </vt:variant>
      <vt:variant>
        <vt:lpwstr>_Toc212800614</vt:lpwstr>
      </vt:variant>
      <vt:variant>
        <vt:i4>2031670</vt:i4>
      </vt:variant>
      <vt:variant>
        <vt:i4>26</vt:i4>
      </vt:variant>
      <vt:variant>
        <vt:i4>0</vt:i4>
      </vt:variant>
      <vt:variant>
        <vt:i4>5</vt:i4>
      </vt:variant>
      <vt:variant>
        <vt:lpwstr/>
      </vt:variant>
      <vt:variant>
        <vt:lpwstr>_Toc212800613</vt:lpwstr>
      </vt:variant>
      <vt:variant>
        <vt:i4>2031670</vt:i4>
      </vt:variant>
      <vt:variant>
        <vt:i4>20</vt:i4>
      </vt:variant>
      <vt:variant>
        <vt:i4>0</vt:i4>
      </vt:variant>
      <vt:variant>
        <vt:i4>5</vt:i4>
      </vt:variant>
      <vt:variant>
        <vt:lpwstr/>
      </vt:variant>
      <vt:variant>
        <vt:lpwstr>_Toc212800612</vt:lpwstr>
      </vt:variant>
      <vt:variant>
        <vt:i4>2031670</vt:i4>
      </vt:variant>
      <vt:variant>
        <vt:i4>14</vt:i4>
      </vt:variant>
      <vt:variant>
        <vt:i4>0</vt:i4>
      </vt:variant>
      <vt:variant>
        <vt:i4>5</vt:i4>
      </vt:variant>
      <vt:variant>
        <vt:lpwstr/>
      </vt:variant>
      <vt:variant>
        <vt:lpwstr>_Toc212800611</vt:lpwstr>
      </vt:variant>
      <vt:variant>
        <vt:i4>2031670</vt:i4>
      </vt:variant>
      <vt:variant>
        <vt:i4>8</vt:i4>
      </vt:variant>
      <vt:variant>
        <vt:i4>0</vt:i4>
      </vt:variant>
      <vt:variant>
        <vt:i4>5</vt:i4>
      </vt:variant>
      <vt:variant>
        <vt:lpwstr/>
      </vt:variant>
      <vt:variant>
        <vt:lpwstr>_Toc212800610</vt:lpwstr>
      </vt:variant>
      <vt:variant>
        <vt:i4>1966134</vt:i4>
      </vt:variant>
      <vt:variant>
        <vt:i4>2</vt:i4>
      </vt:variant>
      <vt:variant>
        <vt:i4>0</vt:i4>
      </vt:variant>
      <vt:variant>
        <vt:i4>5</vt:i4>
      </vt:variant>
      <vt:variant>
        <vt:lpwstr/>
      </vt:variant>
      <vt:variant>
        <vt:lpwstr>_Toc212800609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LUCIDI</dc:creator>
  <cp:keywords/>
  <dc:description/>
  <cp:lastModifiedBy>Sébastien GRANDPERRET</cp:lastModifiedBy>
  <cp:revision>5625</cp:revision>
  <dcterms:created xsi:type="dcterms:W3CDTF">2025-10-08T22:38:00Z</dcterms:created>
  <dcterms:modified xsi:type="dcterms:W3CDTF">2025-11-07T09:32:00Z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2024-07-11T13:33:06Z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6b143e3c-402b-41a8-b216-eb1ea263e896</vt:lpwstr>
  </property>
  <property fmtid="{D5CDD505-2E9C-101B-9397-08002B2CF9AE}" pid="7" name="MSIP_Label_defa4170-0d19-0005-0004-bc88714345d2_ActionId">
    <vt:lpwstr>9d4bc2ee-f5f3-44d3-8ecf-fa8b2ab54a69</vt:lpwstr>
  </property>
  <property fmtid="{D5CDD505-2E9C-101B-9397-08002B2CF9AE}" pid="8" name="MSIP_Label_defa4170-0d19-0005-0004-bc88714345d2_ContentBits">
    <vt:lpwstr>0</vt:lpwstr>
  </property>
  <property fmtid="{D5CDD505-2E9C-101B-9397-08002B2CF9AE}" pid="9" name="ContentTypeId">
    <vt:lpwstr>0x0101008A836411F9962F40BB32EE64AD50EC69</vt:lpwstr>
  </property>
  <property fmtid="{D5CDD505-2E9C-101B-9397-08002B2CF9AE}" pid="10" name="docLang">
    <vt:lpwstr>fr</vt:lpwstr>
  </property>
</Properties>
</file>